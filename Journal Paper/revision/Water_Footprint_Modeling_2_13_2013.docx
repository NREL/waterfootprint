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77777777" w:rsidR="00BF027A" w:rsidRPr="008D7260" w:rsidRDefault="00DF3C4C" w:rsidP="008D7260">
      <w:pPr>
        <w:jc w:val="center"/>
        <w:rPr>
          <w:rFonts w:ascii="Times New Roman" w:hAnsi="Times New Roman" w:cs="Times New Roman"/>
          <w:b/>
          <w:sz w:val="24"/>
          <w:szCs w:val="24"/>
        </w:rPr>
      </w:pPr>
      <w:r>
        <w:rPr>
          <w:rFonts w:ascii="Times New Roman" w:hAnsi="Times New Roman" w:cs="Times New Roman"/>
          <w:b/>
          <w:sz w:val="24"/>
          <w:szCs w:val="24"/>
        </w:rPr>
        <w:t>Estimating Bioenergy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a Stright, Jordan Macknick, Corey Peck</w:t>
      </w:r>
    </w:p>
    <w:p w14:paraId="556AB605" w14:textId="312B0FEF" w:rsidR="002C2CCB" w:rsidRPr="008D7260" w:rsidRDefault="00BF027A" w:rsidP="008D7260">
      <w:pPr>
        <w:spacing w:line="480" w:lineRule="auto"/>
        <w:rPr>
          <w:rFonts w:ascii="Times New Roman" w:hAnsi="Times New Roman" w:cs="Times New Roman"/>
          <w:sz w:val="24"/>
          <w:szCs w:val="24"/>
        </w:rPr>
      </w:pPr>
      <w:r w:rsidRPr="008D7260">
        <w:rPr>
          <w:rFonts w:ascii="Times New Roman" w:hAnsi="Times New Roman" w:cs="Times New Roman"/>
          <w:sz w:val="24"/>
          <w:szCs w:val="24"/>
        </w:rPr>
        <w:t>Abstract</w:t>
      </w:r>
      <w:r w:rsidR="002C2CCB" w:rsidRPr="008D7260">
        <w:rPr>
          <w:rFonts w:ascii="Times New Roman" w:hAnsi="Times New Roman" w:cs="Times New Roman"/>
          <w:sz w:val="24"/>
          <w:szCs w:val="24"/>
        </w:rPr>
        <w:t xml:space="preserve"> (</w:t>
      </w:r>
      <w:r w:rsidR="002C588F">
        <w:rPr>
          <w:rFonts w:ascii="Times New Roman" w:hAnsi="Times New Roman" w:cs="Times New Roman"/>
          <w:sz w:val="24"/>
          <w:szCs w:val="24"/>
        </w:rPr>
        <w:t>2</w:t>
      </w:r>
      <w:r w:rsidR="00274FBD">
        <w:rPr>
          <w:rFonts w:ascii="Times New Roman" w:hAnsi="Times New Roman" w:cs="Times New Roman"/>
          <w:sz w:val="24"/>
          <w:szCs w:val="24"/>
        </w:rPr>
        <w:t>4</w:t>
      </w:r>
      <w:r w:rsidR="00096D65">
        <w:rPr>
          <w:rFonts w:ascii="Times New Roman" w:hAnsi="Times New Roman" w:cs="Times New Roman"/>
          <w:sz w:val="24"/>
          <w:szCs w:val="24"/>
        </w:rPr>
        <w:t>5</w:t>
      </w:r>
      <w:r w:rsidR="002C588F">
        <w:rPr>
          <w:rFonts w:ascii="Times New Roman" w:hAnsi="Times New Roman" w:cs="Times New Roman"/>
          <w:sz w:val="24"/>
          <w:szCs w:val="24"/>
        </w:rPr>
        <w:t>/</w:t>
      </w:r>
      <w:r w:rsidR="002C2CCB" w:rsidRPr="008D7260">
        <w:rPr>
          <w:rFonts w:ascii="Times New Roman" w:hAnsi="Times New Roman" w:cs="Times New Roman"/>
          <w:sz w:val="24"/>
          <w:szCs w:val="24"/>
        </w:rPr>
        <w:t>250 words)</w:t>
      </w:r>
      <w:r w:rsidRPr="008D7260">
        <w:rPr>
          <w:rFonts w:ascii="Times New Roman" w:hAnsi="Times New Roman" w:cs="Times New Roman"/>
          <w:sz w:val="24"/>
          <w:szCs w:val="24"/>
        </w:rPr>
        <w:t xml:space="preserve">: </w:t>
      </w:r>
    </w:p>
    <w:p w14:paraId="2DB2B2CD" w14:textId="184B65E9"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r w:rsidR="00AF7F76">
        <w:rPr>
          <w:rFonts w:ascii="Times New Roman" w:hAnsi="Times New Roman" w:cs="Times New Roman"/>
          <w:sz w:val="24"/>
          <w:szCs w:val="24"/>
        </w:rPr>
        <w:t>Societal s</w:t>
      </w:r>
      <w:r w:rsidR="00CD5E4E">
        <w:rPr>
          <w:rFonts w:ascii="Times New Roman" w:hAnsi="Times New Roman" w:cs="Times New Roman"/>
          <w:sz w:val="24"/>
          <w:szCs w:val="24"/>
        </w:rPr>
        <w:t xml:space="preserve">crutiny </w:t>
      </w:r>
      <w:r w:rsidR="00AF7F76">
        <w:rPr>
          <w:rFonts w:ascii="Times New Roman" w:hAnsi="Times New Roman" w:cs="Times New Roman"/>
          <w:sz w:val="24"/>
          <w:szCs w:val="24"/>
        </w:rPr>
        <w:t>derives from fear of depleting rural water supplies through activities such as irrigation for</w:t>
      </w:r>
      <w:r w:rsidR="008D7260">
        <w:rPr>
          <w:rFonts w:ascii="Times New Roman" w:hAnsi="Times New Roman" w:cs="Times New Roman"/>
          <w:sz w:val="24"/>
          <w:szCs w:val="24"/>
        </w:rPr>
        <w:t xml:space="preserve"> large-scale agricultural production</w:t>
      </w:r>
      <w:r w:rsidR="00274FBD">
        <w:rPr>
          <w:rFonts w:ascii="Times New Roman" w:hAnsi="Times New Roman" w:cs="Times New Roman"/>
          <w:sz w:val="24"/>
          <w:szCs w:val="24"/>
        </w:rPr>
        <w:t>.</w:t>
      </w:r>
      <w:r>
        <w:rPr>
          <w:rFonts w:ascii="Times New Roman" w:hAnsi="Times New Roman" w:cs="Times New Roman"/>
          <w:sz w:val="24"/>
          <w:szCs w:val="24"/>
        </w:rPr>
        <w:t xml:space="preserve"> </w:t>
      </w:r>
      <w:r w:rsidR="00AF7F76" w:rsidRPr="00AF7F76">
        <w:rPr>
          <w:rFonts w:ascii="Times New Roman" w:hAnsi="Times New Roman" w:cs="Times New Roman"/>
          <w:sz w:val="24"/>
          <w:szCs w:val="24"/>
        </w:rPr>
        <w:t xml:space="preserve"> </w:t>
      </w:r>
      <w:r w:rsidR="00AF7F76">
        <w:rPr>
          <w:rFonts w:ascii="Times New Roman" w:hAnsi="Times New Roman" w:cs="Times New Roman"/>
          <w:sz w:val="24"/>
          <w:szCs w:val="24"/>
        </w:rPr>
        <w:t>Water footprinting has been proposed as a possible clear and comprehensive measure to evaluate water use with regards to these concerns</w:t>
      </w:r>
    </w:p>
    <w:p w14:paraId="19775CBD" w14:textId="3058E1D8" w:rsidR="00D8163B" w:rsidRDefault="00AF7F76" w:rsidP="00EF57B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Existing water footprinting literature examining these concerns has often been limited in several key aspects. Key limitations include </w:t>
      </w:r>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Pr>
          <w:rFonts w:ascii="Times New Roman" w:hAnsi="Times New Roman" w:cs="Times New Roman"/>
          <w:sz w:val="24"/>
          <w:szCs w:val="24"/>
        </w:rPr>
        <w:t>assessments</w:t>
      </w:r>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stocks (e.g., vadose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Pr>
          <w:rFonts w:ascii="Times New Roman" w:hAnsi="Times New Roman" w:cs="Times New Roman"/>
          <w:sz w:val="24"/>
          <w:szCs w:val="24"/>
        </w:rPr>
        <w:t xml:space="preserve"> </w:t>
      </w:r>
      <w:r w:rsidR="00CD5E4E">
        <w:rPr>
          <w:rFonts w:ascii="Times New Roman" w:hAnsi="Times New Roman" w:cs="Times New Roman"/>
          <w:sz w:val="24"/>
          <w:szCs w:val="24"/>
        </w:rPr>
        <w:t xml:space="preserve"> </w:t>
      </w:r>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resolution of water footprinting data,</w:t>
      </w:r>
      <w:r w:rsidR="00803E80">
        <w:rPr>
          <w:rFonts w:ascii="Times New Roman" w:hAnsi="Times New Roman" w:cs="Times New Roman"/>
          <w:sz w:val="24"/>
          <w:szCs w:val="24"/>
        </w:rPr>
        <w:t xml:space="preserve"> representation of </w:t>
      </w:r>
      <w:r w:rsidR="00330825">
        <w:rPr>
          <w:rFonts w:ascii="Times New Roman" w:hAnsi="Times New Roman" w:cs="Times New Roman"/>
          <w:sz w:val="24"/>
          <w:szCs w:val="24"/>
        </w:rPr>
        <w:t xml:space="preserve">many </w:t>
      </w:r>
      <w:r w:rsidR="00FD2585">
        <w:rPr>
          <w:rFonts w:ascii="Times New Roman" w:hAnsi="Times New Roman" w:cs="Times New Roman"/>
          <w:sz w:val="24"/>
          <w:szCs w:val="24"/>
        </w:rPr>
        <w:t>agricultural feedstock</w:t>
      </w:r>
      <w:r w:rsidR="00803E80">
        <w:rPr>
          <w:rFonts w:ascii="Times New Roman" w:hAnsi="Times New Roman" w:cs="Times New Roman"/>
          <w:sz w:val="24"/>
          <w:szCs w:val="24"/>
        </w:rPr>
        <w:t>s</w:t>
      </w:r>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r w:rsidR="001E4280">
        <w:rPr>
          <w:rFonts w:ascii="Times New Roman" w:hAnsi="Times New Roman" w:cs="Times New Roman"/>
          <w:sz w:val="24"/>
          <w:szCs w:val="24"/>
        </w:rPr>
        <w:t>W</w:t>
      </w:r>
      <w:r w:rsidR="000455E5">
        <w:rPr>
          <w:rFonts w:ascii="Times New Roman" w:hAnsi="Times New Roman" w:cs="Times New Roman"/>
          <w:sz w:val="24"/>
          <w:szCs w:val="24"/>
        </w:rPr>
        <w:t xml:space="preserve">e developed a </w:t>
      </w:r>
      <w:r w:rsidR="002C588F">
        <w:rPr>
          <w:rFonts w:ascii="Times New Roman" w:hAnsi="Times New Roman" w:cs="Times New Roman"/>
          <w:sz w:val="24"/>
          <w:szCs w:val="24"/>
        </w:rPr>
        <w:t>model</w:t>
      </w:r>
      <w:r w:rsidR="00274FBD">
        <w:rPr>
          <w:rFonts w:ascii="Times New Roman" w:hAnsi="Times New Roman" w:cs="Times New Roman"/>
          <w:sz w:val="24"/>
          <w:szCs w:val="24"/>
        </w:rPr>
        <w:t xml:space="preserve"> called BioSpatial H</w:t>
      </w:r>
      <w:r w:rsidR="00274FBD" w:rsidRPr="00274FBD">
        <w:rPr>
          <w:rFonts w:ascii="Times New Roman" w:hAnsi="Times New Roman" w:cs="Times New Roman"/>
          <w:sz w:val="24"/>
          <w:szCs w:val="24"/>
          <w:vertAlign w:val="subscript"/>
        </w:rPr>
        <w:t>2</w:t>
      </w:r>
      <w:r w:rsidR="00274FBD">
        <w:rPr>
          <w:rFonts w:ascii="Times New Roman" w:hAnsi="Times New Roman" w:cs="Times New Roman"/>
          <w:sz w:val="24"/>
          <w:szCs w:val="24"/>
        </w:rPr>
        <w:t>O</w:t>
      </w:r>
      <w:r w:rsidR="002A0E52">
        <w:rPr>
          <w:rFonts w:ascii="Times New Roman" w:hAnsi="Times New Roman" w:cs="Times New Roman"/>
          <w:sz w:val="24"/>
          <w:szCs w:val="24"/>
        </w:rPr>
        <w:t xml:space="preserve"> </w:t>
      </w:r>
      <w:r w:rsidR="00EF0A41">
        <w:rPr>
          <w:rFonts w:ascii="Times New Roman" w:hAnsi="Times New Roman" w:cs="Times New Roman"/>
          <w:sz w:val="24"/>
          <w:szCs w:val="24"/>
        </w:rPr>
        <w:t xml:space="preserve">to </w:t>
      </w:r>
      <w:r w:rsidR="00CD5E4E">
        <w:rPr>
          <w:rFonts w:ascii="Times New Roman" w:hAnsi="Times New Roman" w:cs="Times New Roman"/>
          <w:sz w:val="24"/>
          <w:szCs w:val="24"/>
        </w:rPr>
        <w:t>address some of these limitations</w:t>
      </w:r>
      <w:r w:rsidR="00EF0A41">
        <w:rPr>
          <w:rFonts w:ascii="Times New Roman" w:hAnsi="Times New Roman" w:cs="Times New Roman"/>
          <w:sz w:val="24"/>
          <w:szCs w:val="24"/>
        </w:rPr>
        <w:t xml:space="preserve">. </w:t>
      </w:r>
    </w:p>
    <w:p w14:paraId="132D6F71" w14:textId="380DF229" w:rsidR="00B66636" w:rsidRPr="000E154D" w:rsidRDefault="00C42A81" w:rsidP="000E154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EC7184">
        <w:rPr>
          <w:rFonts w:ascii="Times New Roman" w:hAnsi="Times New Roman" w:cs="Times New Roman"/>
          <w:sz w:val="24"/>
          <w:szCs w:val="24"/>
        </w:rPr>
        <w:t xml:space="preserve">uses the Penman-Monteith approach to calculate </w:t>
      </w:r>
      <w:r w:rsidR="00C20AAE">
        <w:rPr>
          <w:rFonts w:ascii="Times New Roman" w:hAnsi="Times New Roman" w:cs="Times New Roman"/>
          <w:sz w:val="24"/>
          <w:szCs w:val="24"/>
        </w:rPr>
        <w:t xml:space="preserve">a complete </w:t>
      </w:r>
      <w:r w:rsidR="00EC7184">
        <w:rPr>
          <w:rFonts w:ascii="Times New Roman" w:hAnsi="Times New Roman" w:cs="Times New Roman"/>
          <w:sz w:val="24"/>
          <w:szCs w:val="24"/>
        </w:rPr>
        <w:t xml:space="preserve">water footprint. </w:t>
      </w:r>
      <w:r w:rsidR="00C20AAE">
        <w:rPr>
          <w:rFonts w:ascii="Times New Roman" w:hAnsi="Times New Roman" w:cs="Times New Roman"/>
          <w:sz w:val="24"/>
          <w:szCs w:val="24"/>
        </w:rPr>
        <w:t>BioSpatial H</w:t>
      </w:r>
      <w:r w:rsidR="00C20AAE" w:rsidRPr="00096D65">
        <w:rPr>
          <w:rFonts w:ascii="Times New Roman" w:hAnsi="Times New Roman" w:cs="Times New Roman"/>
          <w:sz w:val="24"/>
          <w:szCs w:val="24"/>
          <w:vertAlign w:val="subscript"/>
        </w:rPr>
        <w:t>2</w:t>
      </w:r>
      <w:r w:rsidR="00C20AAE">
        <w:rPr>
          <w:rFonts w:ascii="Times New Roman" w:hAnsi="Times New Roman" w:cs="Times New Roman"/>
          <w:sz w:val="24"/>
          <w:szCs w:val="24"/>
        </w:rPr>
        <w:t xml:space="preserve">O is unique in </w:t>
      </w:r>
      <w:r w:rsidR="00AF7F76">
        <w:rPr>
          <w:rFonts w:ascii="Times New Roman" w:hAnsi="Times New Roman" w:cs="Times New Roman"/>
          <w:sz w:val="24"/>
          <w:szCs w:val="24"/>
        </w:rPr>
        <w:t>its</w:t>
      </w:r>
      <w:r w:rsidR="00274FBD">
        <w:rPr>
          <w:rFonts w:ascii="Times New Roman" w:hAnsi="Times New Roman" w:cs="Times New Roman"/>
          <w:sz w:val="24"/>
          <w:szCs w:val="24"/>
        </w:rPr>
        <w:t xml:space="preserve"> </w:t>
      </w:r>
      <w:r w:rsidR="00EC7184">
        <w:rPr>
          <w:rFonts w:ascii="Times New Roman" w:hAnsi="Times New Roman" w:cs="Times New Roman"/>
          <w:sz w:val="24"/>
          <w:szCs w:val="24"/>
        </w:rPr>
        <w:t>link</w:t>
      </w:r>
      <w:r w:rsidR="00274FBD">
        <w:rPr>
          <w:rFonts w:ascii="Times New Roman" w:hAnsi="Times New Roman" w:cs="Times New Roman"/>
          <w:sz w:val="24"/>
          <w:szCs w:val="24"/>
        </w:rPr>
        <w:t>s</w:t>
      </w:r>
      <w:r w:rsidR="00EC7184">
        <w:rPr>
          <w:rFonts w:ascii="Times New Roman" w:hAnsi="Times New Roman" w:cs="Times New Roman"/>
          <w:sz w:val="24"/>
          <w:szCs w:val="24"/>
        </w:rPr>
        <w:t xml:space="preserve"> to a </w:t>
      </w:r>
      <w:r w:rsidR="00EF0A41">
        <w:rPr>
          <w:rFonts w:ascii="Times New Roman" w:hAnsi="Times New Roman" w:cs="Times New Roman"/>
          <w:sz w:val="24"/>
          <w:szCs w:val="24"/>
        </w:rPr>
        <w:t>database composed of</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annual </w:t>
      </w:r>
      <w:r w:rsidR="00EC7184">
        <w:rPr>
          <w:rFonts w:ascii="Times New Roman" w:hAnsi="Times New Roman" w:cs="Times New Roman"/>
          <w:sz w:val="24"/>
          <w:szCs w:val="24"/>
        </w:rPr>
        <w:t xml:space="preserve">spatial </w:t>
      </w:r>
      <w:r w:rsidR="00C20AAE">
        <w:rPr>
          <w:rFonts w:ascii="Times New Roman" w:hAnsi="Times New Roman" w:cs="Times New Roman"/>
          <w:sz w:val="24"/>
          <w:szCs w:val="24"/>
        </w:rPr>
        <w:t>explicit</w:t>
      </w:r>
      <w:r w:rsidR="00EC7184">
        <w:rPr>
          <w:rFonts w:ascii="Times New Roman" w:hAnsi="Times New Roman" w:cs="Times New Roman"/>
          <w:sz w:val="24"/>
          <w:szCs w:val="24"/>
        </w:rPr>
        <w:t xml:space="preserve"> </w:t>
      </w:r>
      <w:r w:rsidR="00EF0A41">
        <w:rPr>
          <w:rFonts w:ascii="Times New Roman" w:hAnsi="Times New Roman" w:cs="Times New Roman"/>
          <w:sz w:val="24"/>
          <w:szCs w:val="24"/>
        </w:rPr>
        <w:t>climate</w:t>
      </w:r>
      <w:r w:rsidR="002C588F">
        <w:rPr>
          <w:rFonts w:ascii="Times New Roman" w:hAnsi="Times New Roman" w:cs="Times New Roman"/>
          <w:sz w:val="24"/>
          <w:szCs w:val="24"/>
        </w:rPr>
        <w:t>, soil</w:t>
      </w:r>
      <w:r w:rsidR="00272B64">
        <w:rPr>
          <w:rFonts w:ascii="Times New Roman" w:hAnsi="Times New Roman" w:cs="Times New Roman"/>
          <w:sz w:val="24"/>
          <w:szCs w:val="24"/>
        </w:rPr>
        <w:t>,</w:t>
      </w:r>
      <w:r w:rsidR="002C588F">
        <w:rPr>
          <w:rFonts w:ascii="Times New Roman" w:hAnsi="Times New Roman" w:cs="Times New Roman"/>
          <w:sz w:val="24"/>
          <w:szCs w:val="24"/>
        </w:rPr>
        <w:t xml:space="preserve"> and plant physiological</w:t>
      </w:r>
      <w:r w:rsidR="00EF0A41">
        <w:rPr>
          <w:rFonts w:ascii="Times New Roman" w:hAnsi="Times New Roman" w:cs="Times New Roman"/>
          <w:sz w:val="24"/>
          <w:szCs w:val="24"/>
        </w:rPr>
        <w:t xml:space="preserve"> data</w:t>
      </w:r>
      <w:r w:rsidR="00CD5E4E">
        <w:rPr>
          <w:rFonts w:ascii="Times New Roman" w:hAnsi="Times New Roman" w:cs="Times New Roman"/>
          <w:sz w:val="24"/>
          <w:szCs w:val="24"/>
        </w:rPr>
        <w:t xml:space="preserve"> used to estimate annual crop water requirements</w:t>
      </w:r>
      <w:r w:rsidR="00EF0A41">
        <w:rPr>
          <w:rFonts w:ascii="Times New Roman" w:hAnsi="Times New Roman" w:cs="Times New Roman"/>
          <w:sz w:val="24"/>
          <w:szCs w:val="24"/>
        </w:rPr>
        <w:t>.</w:t>
      </w:r>
      <w:r w:rsidR="00330825">
        <w:rPr>
          <w:rFonts w:ascii="Times New Roman" w:hAnsi="Times New Roman" w:cs="Times New Roman"/>
          <w:sz w:val="24"/>
          <w:szCs w:val="24"/>
        </w:rPr>
        <w:t xml:space="preserve"> </w:t>
      </w:r>
      <w:r w:rsidR="00EC7184">
        <w:rPr>
          <w:rFonts w:ascii="Times New Roman" w:hAnsi="Times New Roman" w:cs="Times New Roman"/>
          <w:sz w:val="24"/>
          <w:szCs w:val="24"/>
        </w:rPr>
        <w:t>In this paper we present the model</w:t>
      </w:r>
      <w:r w:rsidR="00274FBD">
        <w:rPr>
          <w:rFonts w:ascii="Times New Roman" w:hAnsi="Times New Roman" w:cs="Times New Roman"/>
          <w:sz w:val="24"/>
          <w:szCs w:val="24"/>
        </w:rPr>
        <w:t>ing approach</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and</w:t>
      </w:r>
      <w:r w:rsidR="00EC7184">
        <w:rPr>
          <w:rFonts w:ascii="Times New Roman" w:hAnsi="Times New Roman" w:cs="Times New Roman"/>
          <w:sz w:val="24"/>
          <w:szCs w:val="24"/>
        </w:rPr>
        <w:t xml:space="preserve"> illustrative results using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nd soybeans 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Estimated 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r>
        <w:rPr>
          <w:rFonts w:ascii="Times New Roman" w:hAnsi="Times New Roman" w:cs="Times New Roman"/>
          <w:sz w:val="24"/>
          <w:szCs w:val="24"/>
        </w:rPr>
        <w:t>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C20AAE">
        <w:rPr>
          <w:rFonts w:ascii="Times New Roman" w:hAnsi="Times New Roman" w:cs="Times New Roman"/>
          <w:sz w:val="24"/>
          <w:szCs w:val="24"/>
        </w:rPr>
        <w:t xml:space="preserve"> </w:t>
      </w:r>
      <w:r w:rsidR="005F283C">
        <w:rPr>
          <w:rFonts w:ascii="Times New Roman" w:hAnsi="Times New Roman" w:cs="Times New Roman"/>
          <w:sz w:val="24"/>
          <w:szCs w:val="24"/>
        </w:rPr>
        <w:t xml:space="preserve">The database </w:t>
      </w:r>
      <w:r w:rsidR="005F283C">
        <w:rPr>
          <w:rFonts w:ascii="Times New Roman" w:hAnsi="Times New Roman" w:cs="Times New Roman"/>
          <w:sz w:val="24"/>
          <w:szCs w:val="24"/>
        </w:rPr>
        <w:lastRenderedPageBreak/>
        <w:t>includes o</w:t>
      </w:r>
      <w:r w:rsidR="00180DD0">
        <w:rPr>
          <w:rFonts w:ascii="Times New Roman" w:hAnsi="Times New Roman" w:cs="Times New Roman"/>
          <w:sz w:val="24"/>
          <w:szCs w:val="24"/>
        </w:rPr>
        <w:t>t</w:t>
      </w:r>
      <w:r w:rsidR="005F283C">
        <w:rPr>
          <w:rFonts w:ascii="Times New Roman" w:hAnsi="Times New Roman" w:cs="Times New Roman"/>
          <w:sz w:val="24"/>
          <w:szCs w:val="24"/>
        </w:rPr>
        <w:t>her</w:t>
      </w:r>
      <w:r w:rsidR="00C20AAE">
        <w:rPr>
          <w:rFonts w:ascii="Times New Roman" w:hAnsi="Times New Roman" w:cs="Times New Roman"/>
          <w:sz w:val="24"/>
          <w:szCs w:val="24"/>
        </w:rPr>
        <w:t xml:space="preserve"> crop categories</w:t>
      </w:r>
      <w:r w:rsidR="00180DD0">
        <w:rPr>
          <w:rFonts w:ascii="Times New Roman" w:hAnsi="Times New Roman" w:cs="Times New Roman"/>
          <w:sz w:val="24"/>
          <w:szCs w:val="24"/>
        </w:rPr>
        <w:t xml:space="preserve"> such as perennial grasses</w:t>
      </w:r>
      <w:r w:rsidR="00C20AAE">
        <w:rPr>
          <w:rFonts w:ascii="Times New Roman" w:hAnsi="Times New Roman" w:cs="Times New Roman"/>
          <w:sz w:val="24"/>
          <w:szCs w:val="24"/>
        </w:rPr>
        <w:t xml:space="preserve"> </w:t>
      </w:r>
      <w:r w:rsidR="005F283C">
        <w:rPr>
          <w:rFonts w:ascii="Times New Roman" w:hAnsi="Times New Roman" w:cs="Times New Roman"/>
          <w:sz w:val="24"/>
          <w:szCs w:val="24"/>
        </w:rPr>
        <w:t>and</w:t>
      </w:r>
      <w:r w:rsidR="00C20AAE">
        <w:rPr>
          <w:rFonts w:ascii="Times New Roman" w:hAnsi="Times New Roman" w:cs="Times New Roman"/>
          <w:sz w:val="24"/>
          <w:szCs w:val="24"/>
        </w:rPr>
        <w:t xml:space="preserve"> c</w:t>
      </w:r>
      <w:r w:rsidR="005F283C">
        <w:rPr>
          <w:rFonts w:ascii="Times New Roman" w:hAnsi="Times New Roman" w:cs="Times New Roman"/>
          <w:sz w:val="24"/>
          <w:szCs w:val="24"/>
        </w:rPr>
        <w:t>ould</w:t>
      </w:r>
      <w:r w:rsidR="00C20AAE">
        <w:rPr>
          <w:rFonts w:ascii="Times New Roman" w:hAnsi="Times New Roman" w:cs="Times New Roman"/>
          <w:sz w:val="24"/>
          <w:szCs w:val="24"/>
        </w:rPr>
        <w:t xml:space="preserve"> </w:t>
      </w:r>
      <w:r w:rsidR="005F283C">
        <w:rPr>
          <w:rFonts w:ascii="Times New Roman" w:hAnsi="Times New Roman" w:cs="Times New Roman"/>
          <w:sz w:val="24"/>
          <w:szCs w:val="24"/>
        </w:rPr>
        <w:t xml:space="preserve">also </w:t>
      </w:r>
      <w:r w:rsidR="00C20AAE">
        <w:rPr>
          <w:rFonts w:ascii="Times New Roman" w:hAnsi="Times New Roman" w:cs="Times New Roman"/>
          <w:sz w:val="24"/>
          <w:szCs w:val="24"/>
        </w:rPr>
        <w:t xml:space="preserve">be modified to represent alternative climatic conditions. </w:t>
      </w:r>
      <w:r w:rsidR="005F283C">
        <w:rPr>
          <w:rFonts w:ascii="Times New Roman" w:hAnsi="Times New Roman" w:cs="Times New Roman"/>
          <w:sz w:val="24"/>
          <w:szCs w:val="24"/>
        </w:rPr>
        <w:t xml:space="preserve">Scenario analysis examining the implication of expanding cellulosic biofuels </w:t>
      </w:r>
      <w:r w:rsidR="00180DD0">
        <w:rPr>
          <w:rFonts w:ascii="Times New Roman" w:hAnsi="Times New Roman" w:cs="Times New Roman"/>
          <w:sz w:val="24"/>
          <w:szCs w:val="24"/>
        </w:rPr>
        <w:t>is a unique feature of</w:t>
      </w:r>
      <w:r w:rsidR="005F283C">
        <w:rPr>
          <w:rFonts w:ascii="Times New Roman" w:hAnsi="Times New Roman" w:cs="Times New Roman"/>
          <w:sz w:val="24"/>
          <w:szCs w:val="24"/>
        </w:rPr>
        <w:t xml:space="preserve"> BioSpatial H</w:t>
      </w:r>
      <w:r w:rsidR="005F283C" w:rsidRPr="00096D65">
        <w:rPr>
          <w:rFonts w:ascii="Times New Roman" w:hAnsi="Times New Roman" w:cs="Times New Roman"/>
          <w:sz w:val="24"/>
          <w:szCs w:val="24"/>
          <w:vertAlign w:val="subscript"/>
        </w:rPr>
        <w:t>2</w:t>
      </w:r>
      <w:r w:rsidR="005F283C">
        <w:rPr>
          <w:rFonts w:ascii="Times New Roman" w:hAnsi="Times New Roman" w:cs="Times New Roman"/>
          <w:sz w:val="24"/>
          <w:szCs w:val="24"/>
        </w:rPr>
        <w:t>O.</w:t>
      </w:r>
    </w:p>
    <w:p w14:paraId="46FD1D4A" w14:textId="77777777" w:rsidR="005A5CA7" w:rsidRPr="005A5CA7" w:rsidRDefault="005A5CA7" w:rsidP="008D7260">
      <w:pPr>
        <w:spacing w:line="480" w:lineRule="auto"/>
        <w:rPr>
          <w:rFonts w:ascii="Times New Roman" w:hAnsi="Times New Roman" w:cs="Times New Roman"/>
          <w:sz w:val="24"/>
          <w:szCs w:val="24"/>
          <w:u w:val="single"/>
        </w:rPr>
      </w:pPr>
      <w:r w:rsidRPr="005A5CA7">
        <w:rPr>
          <w:rFonts w:ascii="Times New Roman" w:hAnsi="Times New Roman" w:cs="Times New Roman"/>
          <w:sz w:val="24"/>
          <w:szCs w:val="24"/>
          <w:u w:val="single"/>
        </w:rPr>
        <w:t>Keywords:</w:t>
      </w:r>
      <w:r w:rsidR="00D5016F">
        <w:rPr>
          <w:rFonts w:ascii="Times New Roman" w:hAnsi="Times New Roman" w:cs="Times New Roman"/>
          <w:sz w:val="24"/>
          <w:szCs w:val="24"/>
          <w:u w:val="single"/>
        </w:rPr>
        <w:t xml:space="preserve"> water footprinting, agriculture, green water, blue water, biomass, bioenergy, sustainability</w:t>
      </w:r>
    </w:p>
    <w:p w14:paraId="775986FB" w14:textId="77777777" w:rsidR="008D7260" w:rsidRDefault="008D7260" w:rsidP="002D6718">
      <w:pPr>
        <w:rPr>
          <w:rFonts w:ascii="Times New Roman" w:hAnsi="Times New Roman" w:cs="Times New Roman"/>
          <w:sz w:val="24"/>
          <w:szCs w:val="24"/>
        </w:rPr>
        <w:sectPr w:rsidR="008D7260" w:rsidSect="002D6718">
          <w:footerReference w:type="default" r:id="rId9"/>
          <w:pgSz w:w="12240" w:h="15840"/>
          <w:pgMar w:top="1440" w:right="1440" w:bottom="1440" w:left="1440" w:header="720" w:footer="720" w:gutter="0"/>
          <w:lnNumType w:countBy="1"/>
          <w:cols w:space="720"/>
          <w:docGrid w:linePitch="360"/>
        </w:sectPr>
      </w:pPr>
    </w:p>
    <w:p w14:paraId="409C48FD" w14:textId="77777777" w:rsidR="002C588F" w:rsidRPr="002C588F" w:rsidRDefault="002C588F" w:rsidP="00B57EEA">
      <w:pPr>
        <w:spacing w:line="480" w:lineRule="auto"/>
        <w:rPr>
          <w:rFonts w:ascii="Times New Roman" w:hAnsi="Times New Roman" w:cs="Times New Roman"/>
          <w:sz w:val="24"/>
          <w:szCs w:val="24"/>
        </w:rPr>
      </w:pPr>
      <w:r w:rsidRPr="002C588F">
        <w:rPr>
          <w:rFonts w:ascii="Times New Roman" w:hAnsi="Times New Roman" w:cs="Times New Roman"/>
          <w:sz w:val="24"/>
          <w:szCs w:val="24"/>
        </w:rPr>
        <w:lastRenderedPageBreak/>
        <w:t>Main Paper (</w:t>
      </w:r>
      <w:r w:rsidR="00930159">
        <w:rPr>
          <w:rFonts w:ascii="Times New Roman" w:hAnsi="Times New Roman" w:cs="Times New Roman"/>
          <w:sz w:val="24"/>
          <w:szCs w:val="24"/>
        </w:rPr>
        <w:t>~5000</w:t>
      </w:r>
      <w:r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p>
    <w:p w14:paraId="594677F9" w14:textId="77777777" w:rsidR="003D427D"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 xml:space="preserve">1.1. </w:t>
      </w:r>
      <w:r w:rsidR="003D427D" w:rsidRPr="00B57EEA">
        <w:rPr>
          <w:rFonts w:ascii="Times New Roman" w:hAnsi="Times New Roman" w:cs="Times New Roman"/>
          <w:i/>
          <w:sz w:val="24"/>
          <w:szCs w:val="24"/>
        </w:rPr>
        <w:t>Water Scarcity</w:t>
      </w:r>
    </w:p>
    <w:p w14:paraId="7F756FEF" w14:textId="2E7BB906" w:rsidR="0043366A" w:rsidRDefault="00761B02"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EF57B8" w:rsidRPr="00096D65">
        <w:rPr>
          <w:rFonts w:ascii="Times New Roman" w:hAnsi="Times New Roman" w:cs="Times New Roman"/>
          <w:sz w:val="24"/>
          <w:szCs w:val="24"/>
          <w:vertAlign w:val="superscript"/>
        </w:rPr>
        <w: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EF57B8" w:rsidRPr="00096D65">
        <w:rPr>
          <w:rFonts w:ascii="Times New Roman" w:hAnsi="Times New Roman" w:cs="Times New Roman"/>
          <w:noProof/>
          <w:sz w:val="24"/>
          <w:szCs w:val="24"/>
          <w:vertAlign w:val="superscript"/>
        </w:rPr>
        <w:t>(</w:t>
      </w:r>
      <w:hyperlink w:anchor="_ENREF_1" w:tooltip="UNESCO, (2009) #88" w:history="1">
        <w:r w:rsidR="00096D65" w:rsidRPr="00096D65">
          <w:rPr>
            <w:rFonts w:ascii="Times New Roman" w:hAnsi="Times New Roman" w:cs="Times New Roman"/>
            <w:noProof/>
            <w:sz w:val="24"/>
            <w:szCs w:val="24"/>
            <w:vertAlign w:val="superscript"/>
          </w:rPr>
          <w:t>1</w:t>
        </w:r>
      </w:hyperlink>
      <w:r w:rsidR="00EF57B8" w:rsidRPr="00096D65">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Agricultural water consumption </w:t>
      </w:r>
      <w:r w:rsidRPr="00761B02">
        <w:rPr>
          <w:rFonts w:ascii="Times New Roman" w:hAnsi="Times New Roman" w:cs="Times New Roman"/>
          <w:sz w:val="24"/>
          <w:szCs w:val="24"/>
        </w:rPr>
        <w:t>has the potential to become an even more contentious issue in the future</w:t>
      </w:r>
      <w:r>
        <w:rPr>
          <w:rFonts w:ascii="Times New Roman" w:hAnsi="Times New Roman" w:cs="Times New Roman"/>
          <w:sz w:val="24"/>
          <w:szCs w:val="24"/>
        </w:rPr>
        <w:t xml:space="preserve"> due to expansion of biofuels</w:t>
      </w:r>
      <w:r w:rsidRPr="00761B02">
        <w:rPr>
          <w:rFonts w:ascii="Times New Roman" w:hAnsi="Times New Roman" w:cs="Times New Roman"/>
          <w:sz w:val="24"/>
          <w:szCs w:val="24"/>
        </w:rPr>
        <w:t>.</w:t>
      </w:r>
      <w:r w:rsidDel="00761B02">
        <w:rPr>
          <w:rFonts w:ascii="Times New Roman" w:hAnsi="Times New Roman" w:cs="Times New Roman"/>
          <w:sz w:val="24"/>
          <w:szCs w:val="24"/>
        </w:rPr>
        <w:t xml:space="preserve"> </w:t>
      </w:r>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EF57B8">
        <w:rPr>
          <w:rFonts w:ascii="Times New Roman" w:hAnsi="Times New Roman" w:cs="Times New Roman"/>
          <w:sz w:val="24"/>
          <w:szCs w:val="24"/>
          <w:vertAlign w:val="superscript"/>
        </w:rPr>
        <w:instrText xml:space="preserve"> ADDIN EN.CITE &lt;EndNote&gt;&lt;Cite&gt;&lt;Author&gt;Hoekstra&lt;/Author&gt;&lt;Year&gt;(2007)&lt;/Year&gt;&lt;RecNum&gt;101&lt;/RecNum&gt;&lt;DisplayText&gt;(2)&lt;/DisplayText&gt;&lt;record&gt;&lt;rec-number&gt;101&lt;/rec-number&gt;&lt;foreign-keys&gt;&lt;key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EF57B8">
        <w:rPr>
          <w:rFonts w:ascii="Times New Roman" w:hAnsi="Times New Roman" w:cs="Times New Roman"/>
          <w:noProof/>
          <w:sz w:val="24"/>
          <w:szCs w:val="24"/>
          <w:vertAlign w:val="superscript"/>
        </w:rPr>
        <w:t>(</w:t>
      </w:r>
      <w:hyperlink w:anchor="_ENREF_2" w:tooltip="Hoekstra, (2007) #101" w:history="1">
        <w:r w:rsidR="00096D65">
          <w:rPr>
            <w:rFonts w:ascii="Times New Roman" w:hAnsi="Times New Roman" w:cs="Times New Roman"/>
            <w:noProof/>
            <w:sz w:val="24"/>
            <w:szCs w:val="24"/>
            <w:vertAlign w:val="superscript"/>
          </w:rPr>
          <w:t>2</w:t>
        </w:r>
      </w:hyperlink>
      <w:r w:rsidR="00EF57B8">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EF57B8">
        <w:rPr>
          <w:rFonts w:ascii="Times New Roman" w:hAnsi="Times New Roman" w:cs="Times New Roman"/>
          <w:sz w:val="24"/>
          <w:szCs w:val="24"/>
          <w:vertAlign w:val="superscript"/>
        </w:rPr>
        <w: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EF57B8">
        <w:rPr>
          <w:rFonts w:ascii="Times New Roman" w:hAnsi="Times New Roman" w:cs="Times New Roman"/>
          <w:noProof/>
          <w:sz w:val="24"/>
          <w:szCs w:val="24"/>
          <w:vertAlign w:val="superscript"/>
        </w:rPr>
        <w:t>(</w:t>
      </w:r>
      <w:hyperlink w:anchor="_ENREF_1" w:tooltip="UNESCO, (2009) #88" w:history="1">
        <w:r w:rsidR="00096D65">
          <w:rPr>
            <w:rFonts w:ascii="Times New Roman" w:hAnsi="Times New Roman" w:cs="Times New Roman"/>
            <w:noProof/>
            <w:sz w:val="24"/>
            <w:szCs w:val="24"/>
            <w:vertAlign w:val="superscript"/>
          </w:rPr>
          <w:t>1</w:t>
        </w:r>
      </w:hyperlink>
      <w:r w:rsidR="00EF57B8">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&lt;EndNote&gt;&lt;Cite&gt;&lt;Author&gt;Falkenmark&lt;/Author&gt;&lt;Year&gt;(1989)&lt;/Year&gt;&lt;RecNum&gt;102&lt;/RecNum&gt;&lt;DisplayText&gt;(3)&lt;/DisplayText&gt;&lt;record&gt;&lt;rec-number&gt;102&lt;/rec-number&gt;&lt;foreign-keys&gt;&lt;key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B801A1" w:rsidRPr="008D7260">
        <w:rPr>
          <w:rFonts w:ascii="Times New Roman" w:hAnsi="Times New Roman" w:cs="Times New Roman"/>
          <w:noProof/>
          <w:sz w:val="24"/>
          <w:szCs w:val="24"/>
          <w:vertAlign w:val="superscript"/>
        </w:rPr>
        <w:t>(</w:t>
      </w:r>
      <w:hyperlink w:anchor="_ENREF_3" w:tooltip="Falkenmark, (1989) #102" w:history="1">
        <w:r w:rsidR="00096D65" w:rsidRPr="008D7260">
          <w:rPr>
            <w:rFonts w:ascii="Times New Roman" w:hAnsi="Times New Roman" w:cs="Times New Roman"/>
            <w:noProof/>
            <w:sz w:val="24"/>
            <w:szCs w:val="24"/>
            <w:vertAlign w:val="superscript"/>
          </w:rPr>
          <w:t>3</w:t>
        </w:r>
      </w:hyperlink>
      <w:r w:rsidR="00B801A1" w:rsidRPr="008D7260">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r w:rsidR="003F6D91">
        <w:rPr>
          <w:rFonts w:ascii="Times New Roman" w:hAnsi="Times New Roman" w:cs="Times New Roman"/>
          <w:sz w:val="24"/>
          <w:szCs w:val="24"/>
        </w:rPr>
        <w:t xml:space="preserve">Balancing </w:t>
      </w:r>
      <w:r w:rsidR="006B4E0A">
        <w:rPr>
          <w:rFonts w:ascii="Times New Roman" w:hAnsi="Times New Roman" w:cs="Times New Roman"/>
          <w:sz w:val="24"/>
          <w:szCs w:val="24"/>
        </w:rPr>
        <w:t xml:space="preserve">the </w:t>
      </w:r>
      <w:r w:rsidR="003F6D91">
        <w:rPr>
          <w:rFonts w:ascii="Times New Roman" w:hAnsi="Times New Roman" w:cs="Times New Roman"/>
          <w:sz w:val="24"/>
          <w:szCs w:val="24"/>
        </w:rPr>
        <w:t xml:space="preserve">competing uses for </w:t>
      </w:r>
      <w:r w:rsidR="006B4E0A">
        <w:rPr>
          <w:rFonts w:ascii="Times New Roman" w:hAnsi="Times New Roman" w:cs="Times New Roman"/>
          <w:sz w:val="24"/>
          <w:szCs w:val="24"/>
        </w:rPr>
        <w:t xml:space="preserve">a </w:t>
      </w:r>
      <w:r w:rsidR="003F6D91">
        <w:rPr>
          <w:rFonts w:ascii="Times New Roman" w:hAnsi="Times New Roman" w:cs="Times New Roman"/>
          <w:sz w:val="24"/>
          <w:szCs w:val="24"/>
        </w:rPr>
        <w:t>limited water suppl</w:t>
      </w:r>
      <w:r w:rsidR="006B4E0A">
        <w:rPr>
          <w:rFonts w:ascii="Times New Roman" w:hAnsi="Times New Roman" w:cs="Times New Roman"/>
          <w:sz w:val="24"/>
          <w:szCs w:val="24"/>
        </w:rPr>
        <w:t>y is contentious and can have significant societal and environmental impacts</w:t>
      </w:r>
      <w:r w:rsidR="00B93F8D">
        <w:rPr>
          <w:rFonts w:ascii="Times New Roman" w:hAnsi="Times New Roman" w:cs="Times New Roman"/>
          <w:sz w:val="24"/>
          <w:szCs w:val="24"/>
        </w:rPr>
        <w:t>. For example,</w:t>
      </w:r>
      <w:r w:rsidR="00EB5E9F">
        <w:rPr>
          <w:rFonts w:ascii="Times New Roman" w:hAnsi="Times New Roman" w:cs="Times New Roman"/>
          <w:sz w:val="24"/>
          <w:szCs w:val="24"/>
        </w:rPr>
        <w:t xml:space="preserve"> </w:t>
      </w:r>
      <w:r w:rsidR="006A716B" w:rsidRPr="008D7260">
        <w:rPr>
          <w:rFonts w:ascii="Times New Roman" w:hAnsi="Times New Roman" w:cs="Times New Roman"/>
          <w:sz w:val="24"/>
          <w:szCs w:val="24"/>
        </w:rPr>
        <w:t>aquatic environment</w:t>
      </w:r>
      <w:r w:rsidR="00EB5E9F">
        <w:rPr>
          <w:rFonts w:ascii="Times New Roman" w:hAnsi="Times New Roman" w:cs="Times New Roman"/>
          <w:sz w:val="24"/>
          <w:szCs w:val="24"/>
        </w:rPr>
        <w:t>s</w:t>
      </w:r>
      <w:r w:rsidR="006A716B" w:rsidRPr="008D7260">
        <w:rPr>
          <w:rFonts w:ascii="Times New Roman" w:hAnsi="Times New Roman" w:cs="Times New Roman"/>
          <w:sz w:val="24"/>
          <w:szCs w:val="24"/>
        </w:rPr>
        <w:t xml:space="preserve"> </w:t>
      </w:r>
      <w:r w:rsidR="00EB5E9F">
        <w:rPr>
          <w:rFonts w:ascii="Times New Roman" w:hAnsi="Times New Roman" w:cs="Times New Roman"/>
          <w:sz w:val="24"/>
          <w:szCs w:val="24"/>
        </w:rPr>
        <w:t>show</w:t>
      </w:r>
      <w:r w:rsidR="006A716B" w:rsidRPr="008D7260">
        <w:rPr>
          <w:rFonts w:ascii="Times New Roman" w:hAnsi="Times New Roman" w:cs="Times New Roman"/>
          <w:sz w:val="24"/>
          <w:szCs w:val="24"/>
        </w:rPr>
        <w:t xml:space="preserve"> signs of </w:t>
      </w:r>
      <w:r w:rsidR="00B801A1" w:rsidRPr="008D7260">
        <w:rPr>
          <w:rFonts w:ascii="Times New Roman" w:hAnsi="Times New Roman" w:cs="Times New Roman"/>
          <w:sz w:val="24"/>
          <w:szCs w:val="24"/>
        </w:rPr>
        <w:t xml:space="preserve">decline and </w:t>
      </w:r>
      <w:r w:rsidR="006A716B" w:rsidRPr="008D7260">
        <w:rPr>
          <w:rFonts w:ascii="Times New Roman" w:hAnsi="Times New Roman" w:cs="Times New Roman"/>
          <w:sz w:val="24"/>
          <w:szCs w:val="24"/>
        </w:rPr>
        <w:t xml:space="preserve">degradation </w:t>
      </w:r>
      <w:r w:rsidR="00B801A1" w:rsidRPr="008D7260">
        <w:rPr>
          <w:rFonts w:ascii="Times New Roman" w:hAnsi="Times New Roman" w:cs="Times New Roman"/>
          <w:sz w:val="24"/>
          <w:szCs w:val="24"/>
        </w:rPr>
        <w:t xml:space="preserve">due in part to how water is managed in many </w:t>
      </w:r>
      <w:r w:rsidR="006A651E">
        <w:rPr>
          <w:rFonts w:ascii="Times New Roman" w:hAnsi="Times New Roman" w:cs="Times New Roman"/>
          <w:sz w:val="24"/>
          <w:szCs w:val="24"/>
        </w:rPr>
        <w:t>nations</w:t>
      </w:r>
      <w:r w:rsidR="006A716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&lt;EndNote&gt;&lt;Cite&gt;&lt;Author&gt;Postel&lt;/Author&gt;&lt;Year&gt;(2000)&lt;/Year&gt;&lt;RecNum&gt;95&lt;/RecNum&gt;&lt;DisplayText&gt;(4)&lt;/DisplayText&gt;&lt;record&gt;&lt;rec-number&gt;95&lt;/rec-number&gt;&lt;foreign-keys&gt;&lt;key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B801A1" w:rsidRPr="008D7260">
        <w:rPr>
          <w:rFonts w:ascii="Times New Roman" w:hAnsi="Times New Roman" w:cs="Times New Roman"/>
          <w:noProof/>
          <w:sz w:val="24"/>
          <w:szCs w:val="24"/>
          <w:vertAlign w:val="superscript"/>
        </w:rPr>
        <w:t>(</w:t>
      </w:r>
      <w:hyperlink w:anchor="_ENREF_4" w:tooltip="Postel, (2000) #95" w:history="1">
        <w:r w:rsidR="00096D65" w:rsidRPr="008D7260">
          <w:rPr>
            <w:rFonts w:ascii="Times New Roman" w:hAnsi="Times New Roman" w:cs="Times New Roman"/>
            <w:noProof/>
            <w:sz w:val="24"/>
            <w:szCs w:val="24"/>
            <w:vertAlign w:val="superscript"/>
          </w:rPr>
          <w:t>4</w:t>
        </w:r>
      </w:hyperlink>
      <w:r w:rsidR="00B801A1" w:rsidRPr="008D7260">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6A716B" w:rsidRPr="008D7260">
        <w:rPr>
          <w:rFonts w:ascii="Times New Roman" w:hAnsi="Times New Roman" w:cs="Times New Roman"/>
          <w:sz w:val="24"/>
          <w:szCs w:val="24"/>
          <w:vertAlign w:val="superscript"/>
        </w:rPr>
        <w:t xml:space="preserve">  </w:t>
      </w:r>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r w:rsidR="006B4E0A">
        <w:rPr>
          <w:rFonts w:ascii="Times New Roman" w:hAnsi="Times New Roman" w:cs="Times New Roman"/>
          <w:sz w:val="24"/>
          <w:szCs w:val="24"/>
        </w:rPr>
        <w:t>while still</w:t>
      </w:r>
      <w:r w:rsidR="00D64924">
        <w:rPr>
          <w:rFonts w:ascii="Times New Roman" w:hAnsi="Times New Roman" w:cs="Times New Roman"/>
          <w:sz w:val="24"/>
          <w:szCs w:val="24"/>
        </w:rPr>
        <w:t xml:space="preserve"> </w:t>
      </w:r>
      <w:r w:rsidR="00884E53" w:rsidRPr="008D7260">
        <w:rPr>
          <w:rFonts w:ascii="Times New Roman" w:hAnsi="Times New Roman" w:cs="Times New Roman"/>
          <w:sz w:val="24"/>
          <w:szCs w:val="24"/>
        </w:rPr>
        <w:t>m</w:t>
      </w:r>
      <w:r w:rsidR="00B801A1" w:rsidRPr="008D7260">
        <w:rPr>
          <w:rFonts w:ascii="Times New Roman" w:hAnsi="Times New Roman" w:cs="Times New Roman"/>
          <w:sz w:val="24"/>
          <w:szCs w:val="24"/>
        </w:rPr>
        <w:t>eet</w:t>
      </w:r>
      <w:r w:rsidR="006B4E0A">
        <w:rPr>
          <w:rFonts w:ascii="Times New Roman" w:hAnsi="Times New Roman" w:cs="Times New Roman"/>
          <w:sz w:val="24"/>
          <w:szCs w:val="24"/>
        </w:rPr>
        <w:t>ing</w:t>
      </w:r>
      <w:r w:rsidR="00B801A1" w:rsidRPr="008D7260">
        <w:rPr>
          <w:rFonts w:ascii="Times New Roman" w:hAnsi="Times New Roman" w:cs="Times New Roman"/>
          <w:sz w:val="24"/>
          <w:szCs w:val="24"/>
        </w:rPr>
        <w:t xml:space="preserve"> b</w:t>
      </w:r>
      <w:r w:rsidR="00EA27BE" w:rsidRPr="008D7260">
        <w:rPr>
          <w:rFonts w:ascii="Times New Roman" w:hAnsi="Times New Roman" w:cs="Times New Roman"/>
          <w:sz w:val="24"/>
          <w:szCs w:val="24"/>
        </w:rPr>
        <w:t>asic human need</w:t>
      </w:r>
      <w:r w:rsidR="00D64924">
        <w:rPr>
          <w:rFonts w:ascii="Times New Roman" w:hAnsi="Times New Roman" w:cs="Times New Roman"/>
          <w:sz w:val="24"/>
          <w:szCs w:val="24"/>
        </w:rPr>
        <w:t>s</w:t>
      </w:r>
      <w:r w:rsidR="00884E53" w:rsidRPr="008D7260">
        <w:rPr>
          <w:rFonts w:ascii="Times New Roman" w:hAnsi="Times New Roman" w:cs="Times New Roman"/>
          <w:sz w:val="24"/>
          <w:szCs w:val="24"/>
        </w:rPr>
        <w:t xml:space="preserve"> </w:t>
      </w:r>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PFJlY051bT45MzwvUmVjTnVtPjxEaXNwbGF5VGV4dD4oNSwgNik8L0Rpc3BsYXlUZXh0PjxyZWNv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</w:fldData>
        </w:fldChar>
      </w:r>
      <w:r w:rsidR="002D6DCD">
        <w:rPr>
          <w:rFonts w:ascii="Times New Roman" w:hAnsi="Times New Roman" w:cs="Times New Roman"/>
          <w:sz w:val="24"/>
          <w:szCs w:val="24"/>
          <w:vertAlign w:val="superscript"/>
        </w:rPr>
        <w:instrText xml:space="preserve"> ADDIN EN.CITE </w:instrText>
      </w:r>
      <w:r w:rsidR="002D6DC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PFJlY051bT45MzwvUmVjTnVtPjxEaXNwbGF5VGV4dD4oNSwgNik8L0Rpc3BsYXlUZXh0PjxyZWNv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</w:fldData>
        </w:fldChar>
      </w:r>
      <w:r w:rsidR="002D6DCD">
        <w:rPr>
          <w:rFonts w:ascii="Times New Roman" w:hAnsi="Times New Roman" w:cs="Times New Roman"/>
          <w:sz w:val="24"/>
          <w:szCs w:val="24"/>
          <w:vertAlign w:val="superscript"/>
        </w:rPr>
        <w:instrText xml:space="preserve"> ADDIN EN.CITE.DATA </w:instrText>
      </w:r>
      <w:r w:rsidR="002D6DCD">
        <w:rPr>
          <w:rFonts w:ascii="Times New Roman" w:hAnsi="Times New Roman" w:cs="Times New Roman"/>
          <w:sz w:val="24"/>
          <w:szCs w:val="24"/>
          <w:vertAlign w:val="superscript"/>
        </w:rPr>
      </w:r>
      <w:r w:rsidR="002D6DC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B801A1" w:rsidRPr="008D7260">
        <w:rPr>
          <w:rFonts w:ascii="Times New Roman" w:hAnsi="Times New Roman" w:cs="Times New Roman"/>
          <w:noProof/>
          <w:sz w:val="24"/>
          <w:szCs w:val="24"/>
          <w:vertAlign w:val="superscript"/>
        </w:rPr>
        <w:t>(</w:t>
      </w:r>
      <w:hyperlink w:anchor="_ENREF_5" w:tooltip="Postel, (1996) #93" w:history="1">
        <w:r w:rsidR="00096D65" w:rsidRPr="008D7260">
          <w:rPr>
            <w:rFonts w:ascii="Times New Roman" w:hAnsi="Times New Roman" w:cs="Times New Roman"/>
            <w:noProof/>
            <w:sz w:val="24"/>
            <w:szCs w:val="24"/>
            <w:vertAlign w:val="superscript"/>
          </w:rPr>
          <w:t>5</w:t>
        </w:r>
      </w:hyperlink>
      <w:r w:rsidR="00B801A1" w:rsidRPr="008D7260">
        <w:rPr>
          <w:rFonts w:ascii="Times New Roman" w:hAnsi="Times New Roman" w:cs="Times New Roman"/>
          <w:noProof/>
          <w:sz w:val="24"/>
          <w:szCs w:val="24"/>
          <w:vertAlign w:val="superscript"/>
        </w:rPr>
        <w:t xml:space="preserve">, </w:t>
      </w:r>
      <w:hyperlink w:anchor="_ENREF_6" w:tooltip="Gleick, (1998) #94" w:history="1">
        <w:r w:rsidR="00096D65" w:rsidRPr="008D7260">
          <w:rPr>
            <w:rFonts w:ascii="Times New Roman" w:hAnsi="Times New Roman" w:cs="Times New Roman"/>
            <w:noProof/>
            <w:sz w:val="24"/>
            <w:szCs w:val="24"/>
            <w:vertAlign w:val="superscript"/>
          </w:rPr>
          <w:t>6</w:t>
        </w:r>
      </w:hyperlink>
      <w:r w:rsidR="00B801A1" w:rsidRPr="008D7260">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If</w:t>
      </w:r>
      <w:r w:rsidR="006B4E0A">
        <w:rPr>
          <w:rFonts w:ascii="Times New Roman" w:hAnsi="Times New Roman" w:cs="Times New Roman"/>
          <w:sz w:val="24"/>
          <w:szCs w:val="24"/>
        </w:rPr>
        <w:t xml:space="preserve"> water becomes more scarce, diverting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&lt;EndNote&gt;&lt;Cite&gt;&lt;Author&gt;Postel&lt;/Author&gt;&lt;Year&gt;(2000)&lt;/Year&gt;&lt;RecNum&gt;95&lt;/RecNum&gt;&lt;DisplayText&gt;(4)&lt;/DisplayText&gt;&lt;record&gt;&lt;rec-number&gt;95&lt;/rec-number&gt;&lt;foreign-keys&gt;&lt;key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B801A1" w:rsidRPr="008D7260">
        <w:rPr>
          <w:rFonts w:ascii="Times New Roman" w:hAnsi="Times New Roman" w:cs="Times New Roman"/>
          <w:noProof/>
          <w:sz w:val="24"/>
          <w:szCs w:val="24"/>
          <w:vertAlign w:val="superscript"/>
        </w:rPr>
        <w:t>(</w:t>
      </w:r>
      <w:hyperlink w:anchor="_ENREF_4" w:tooltip="Postel, (2000) #95" w:history="1">
        <w:r w:rsidR="00096D65" w:rsidRPr="008D7260">
          <w:rPr>
            <w:rFonts w:ascii="Times New Roman" w:hAnsi="Times New Roman" w:cs="Times New Roman"/>
            <w:noProof/>
            <w:sz w:val="24"/>
            <w:szCs w:val="24"/>
            <w:vertAlign w:val="superscript"/>
          </w:rPr>
          <w:t>4</w:t>
        </w:r>
      </w:hyperlink>
      <w:r w:rsidR="00B801A1" w:rsidRPr="008D7260">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p>
    <w:p w14:paraId="575413EA" w14:textId="2E64B1B7" w:rsidR="008C5E2E" w:rsidRPr="002D6718" w:rsidRDefault="002E0942" w:rsidP="00B57EEA">
      <w:pPr>
        <w:spacing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Population growth and climate change are a</w:t>
      </w:r>
      <w:r w:rsidR="00865DBA">
        <w:rPr>
          <w:rFonts w:ascii="Times New Roman" w:hAnsi="Times New Roman" w:cs="Times New Roman"/>
          <w:sz w:val="24"/>
          <w:szCs w:val="24"/>
        </w:rPr>
        <w:t xml:space="preserve">lready </w:t>
      </w:r>
      <w:r>
        <w:rPr>
          <w:rFonts w:ascii="Times New Roman" w:hAnsi="Times New Roman" w:cs="Times New Roman"/>
          <w:sz w:val="24"/>
          <w:szCs w:val="24"/>
        </w:rPr>
        <w:t>stressing some water-</w:t>
      </w:r>
      <w:r w:rsidR="00272B64">
        <w:rPr>
          <w:rFonts w:ascii="Times New Roman" w:hAnsi="Times New Roman" w:cs="Times New Roman"/>
          <w:sz w:val="24"/>
          <w:szCs w:val="24"/>
        </w:rPr>
        <w:t xml:space="preserve">scarce </w:t>
      </w:r>
      <w:r>
        <w:rPr>
          <w:rFonts w:ascii="Times New Roman" w:hAnsi="Times New Roman" w:cs="Times New Roman"/>
          <w:sz w:val="24"/>
          <w:szCs w:val="24"/>
        </w:rPr>
        <w:t>regions of the world</w:t>
      </w:r>
      <w:r w:rsidR="000A6EC6" w:rsidRPr="00D1125D">
        <w:rPr>
          <w:rFonts w:ascii="Times New Roman" w:hAnsi="Times New Roman" w:cs="Times New Roman"/>
          <w:sz w:val="24"/>
          <w:szCs w:val="24"/>
        </w:rPr>
        <w:t>.</w:t>
      </w:r>
      <w:r w:rsidR="0071467F" w:rsidRPr="00D1125D">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r w:rsidR="0071467F" w:rsidRPr="00D1125D">
        <w:rPr>
          <w:rFonts w:ascii="Times New Roman" w:hAnsi="Times New Roman" w:cs="Times New Roman"/>
          <w:sz w:val="24"/>
          <w:szCs w:val="24"/>
          <w:vertAlign w:val="superscript"/>
        </w:rPr>
        <w:fldChar w:fldCharType="separate"/>
      </w:r>
      <w:r w:rsidR="00BC75A4">
        <w:rPr>
          <w:rFonts w:ascii="Times New Roman" w:hAnsi="Times New Roman" w:cs="Times New Roman"/>
          <w:noProof/>
          <w:sz w:val="24"/>
          <w:szCs w:val="24"/>
          <w:vertAlign w:val="superscript"/>
        </w:rPr>
        <w:t>(</w:t>
      </w:r>
      <w:hyperlink w:anchor="_ENREF_7" w:tooltip="Pfister, (2009) #86" w:history="1">
        <w:r w:rsidR="00096D65">
          <w:rPr>
            <w:rFonts w:ascii="Times New Roman" w:hAnsi="Times New Roman" w:cs="Times New Roman"/>
            <w:noProof/>
            <w:sz w:val="24"/>
            <w:szCs w:val="24"/>
            <w:vertAlign w:val="superscript"/>
          </w:rPr>
          <w:t>7</w:t>
        </w:r>
      </w:hyperlink>
      <w:r w:rsidR="00BC75A4">
        <w:rPr>
          <w:rFonts w:ascii="Times New Roman" w:hAnsi="Times New Roman" w:cs="Times New Roman"/>
          <w:noProof/>
          <w:sz w:val="24"/>
          <w:szCs w:val="24"/>
          <w:vertAlign w:val="superscript"/>
        </w:rPr>
        <w:t>)</w:t>
      </w:r>
      <w:r w:rsidR="0071467F" w:rsidRPr="00D1125D">
        <w:rPr>
          <w:rFonts w:ascii="Times New Roman" w:hAnsi="Times New Roman" w:cs="Times New Roman"/>
          <w:sz w:val="24"/>
          <w:szCs w:val="24"/>
          <w:vertAlign w:val="superscript"/>
        </w:rPr>
        <w:fldChar w:fldCharType="end"/>
      </w:r>
      <w:r w:rsidR="00EB5E9F">
        <w:rPr>
          <w:rFonts w:ascii="Times New Roman" w:hAnsi="Times New Roman" w:cs="Times New Roman"/>
          <w:sz w:val="24"/>
          <w:szCs w:val="24"/>
        </w:rPr>
        <w:t xml:space="preserve"> In 2005</w:t>
      </w:r>
      <w:r w:rsidR="00D1168C">
        <w:rPr>
          <w:rFonts w:ascii="Times New Roman" w:hAnsi="Times New Roman" w:cs="Times New Roman"/>
          <w:sz w:val="24"/>
          <w:szCs w:val="24"/>
        </w:rPr>
        <w:t>,</w:t>
      </w:r>
      <w:r w:rsidR="00EB5E9F">
        <w:rPr>
          <w:rFonts w:ascii="Times New Roman" w:hAnsi="Times New Roman" w:cs="Times New Roman"/>
          <w:sz w:val="24"/>
          <w:szCs w:val="24"/>
        </w:rPr>
        <w:t xml:space="preserve"> it was</w:t>
      </w:r>
      <w:r w:rsidR="00865DBA">
        <w:rPr>
          <w:rFonts w:ascii="Times New Roman" w:hAnsi="Times New Roman" w:cs="Times New Roman"/>
          <w:sz w:val="24"/>
          <w:szCs w:val="24"/>
        </w:rPr>
        <w:t xml:space="preserve"> estimated that </w:t>
      </w:r>
      <w:r w:rsidR="009D19D7" w:rsidRPr="00D1125D">
        <w:rPr>
          <w:rFonts w:ascii="Times New Roman" w:hAnsi="Times New Roman" w:cs="Times New Roman"/>
          <w:sz w:val="24"/>
          <w:szCs w:val="24"/>
        </w:rPr>
        <w:t>about 35% of the world populat</w:t>
      </w:r>
      <w:r w:rsidR="00865DBA">
        <w:rPr>
          <w:rFonts w:ascii="Times New Roman" w:hAnsi="Times New Roman" w:cs="Times New Roman"/>
          <w:sz w:val="24"/>
          <w:szCs w:val="24"/>
        </w:rPr>
        <w:t xml:space="preserve">ion </w:t>
      </w:r>
      <w:r>
        <w:rPr>
          <w:rFonts w:ascii="Times New Roman" w:hAnsi="Times New Roman" w:cs="Times New Roman"/>
          <w:sz w:val="24"/>
          <w:szCs w:val="24"/>
        </w:rPr>
        <w:t>experienced</w:t>
      </w:r>
      <w:r w:rsidR="00865DBA">
        <w:rPr>
          <w:rFonts w:ascii="Times New Roman" w:hAnsi="Times New Roman" w:cs="Times New Roman"/>
          <w:sz w:val="24"/>
          <w:szCs w:val="24"/>
        </w:rPr>
        <w:t xml:space="preserve"> </w:t>
      </w:r>
      <w:r w:rsidR="00EB5E9F">
        <w:rPr>
          <w:rFonts w:ascii="Times New Roman" w:hAnsi="Times New Roman" w:cs="Times New Roman"/>
          <w:sz w:val="24"/>
          <w:szCs w:val="24"/>
        </w:rPr>
        <w:t xml:space="preserve">long-term </w:t>
      </w:r>
      <w:r w:rsidR="009D19D7" w:rsidRPr="00D1125D">
        <w:rPr>
          <w:rFonts w:ascii="Times New Roman" w:hAnsi="Times New Roman" w:cs="Times New Roman"/>
          <w:sz w:val="24"/>
          <w:szCs w:val="24"/>
        </w:rPr>
        <w:t>wa</w:t>
      </w:r>
      <w:r w:rsidR="00D1125D" w:rsidRPr="00D1125D">
        <w:rPr>
          <w:rFonts w:ascii="Times New Roman" w:hAnsi="Times New Roman" w:cs="Times New Roman"/>
          <w:sz w:val="24"/>
          <w:szCs w:val="24"/>
        </w:rPr>
        <w:t>ter shortage</w:t>
      </w:r>
      <w:r w:rsidR="00865DBA">
        <w:rPr>
          <w:rFonts w:ascii="Times New Roman" w:hAnsi="Times New Roman" w:cs="Times New Roman"/>
          <w:sz w:val="24"/>
          <w:szCs w:val="24"/>
        </w:rPr>
        <w:t>s</w:t>
      </w:r>
      <w:r w:rsidR="00D1125D" w:rsidRPr="00D1125D">
        <w:rPr>
          <w:rFonts w:ascii="Times New Roman" w:hAnsi="Times New Roman" w:cs="Times New Roman"/>
          <w:sz w:val="24"/>
          <w:szCs w:val="24"/>
        </w:rPr>
        <w:t>.</w:t>
      </w:r>
      <w:r w:rsidR="0071467F" w:rsidRPr="00D1125D">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r w:rsidR="0071467F" w:rsidRPr="00D1125D">
        <w:rPr>
          <w:rFonts w:ascii="Times New Roman" w:hAnsi="Times New Roman" w:cs="Times New Roman"/>
          <w:sz w:val="24"/>
          <w:szCs w:val="24"/>
          <w:vertAlign w:val="superscript"/>
        </w:rPr>
        <w:fldChar w:fldCharType="separate"/>
      </w:r>
      <w:r w:rsidR="00BC75A4">
        <w:rPr>
          <w:rFonts w:ascii="Times New Roman" w:hAnsi="Times New Roman" w:cs="Times New Roman"/>
          <w:noProof/>
          <w:sz w:val="24"/>
          <w:szCs w:val="24"/>
          <w:vertAlign w:val="superscript"/>
        </w:rPr>
        <w:t>(</w:t>
      </w:r>
      <w:hyperlink w:anchor="_ENREF_8" w:tooltip="Matti, (2010) #87" w:history="1">
        <w:r w:rsidR="00096D65">
          <w:rPr>
            <w:rFonts w:ascii="Times New Roman" w:hAnsi="Times New Roman" w:cs="Times New Roman"/>
            <w:noProof/>
            <w:sz w:val="24"/>
            <w:szCs w:val="24"/>
            <w:vertAlign w:val="superscript"/>
          </w:rPr>
          <w:t>8</w:t>
        </w:r>
      </w:hyperlink>
      <w:r w:rsidR="00BC75A4">
        <w:rPr>
          <w:rFonts w:ascii="Times New Roman" w:hAnsi="Times New Roman" w:cs="Times New Roman"/>
          <w:noProof/>
          <w:sz w:val="24"/>
          <w:szCs w:val="24"/>
          <w:vertAlign w:val="superscript"/>
        </w:rPr>
        <w:t>)</w:t>
      </w:r>
      <w:r w:rsidR="0071467F" w:rsidRPr="00D1125D">
        <w:rPr>
          <w:rFonts w:ascii="Times New Roman" w:hAnsi="Times New Roman" w:cs="Times New Roman"/>
          <w:sz w:val="24"/>
          <w:szCs w:val="24"/>
          <w:vertAlign w:val="superscript"/>
        </w:rPr>
        <w:fldChar w:fldCharType="end"/>
      </w:r>
      <w:r w:rsidR="009D19D7" w:rsidRPr="00D1125D">
        <w:rPr>
          <w:rFonts w:ascii="Times New Roman" w:hAnsi="Times New Roman" w:cs="Times New Roman"/>
          <w:sz w:val="24"/>
          <w:szCs w:val="24"/>
        </w:rPr>
        <w:t xml:space="preserve"> </w:t>
      </w:r>
      <w:r w:rsidR="00A62A29" w:rsidRPr="00A62A29">
        <w:rPr>
          <w:rFonts w:ascii="Times New Roman" w:hAnsi="Times New Roman" w:cs="Times New Roman"/>
          <w:sz w:val="24"/>
          <w:szCs w:val="24"/>
        </w:rPr>
        <w:t>United Nations Educational, Scientific and Cultural Organization</w:t>
      </w:r>
      <w:r w:rsidR="0063295C">
        <w:rPr>
          <w:rFonts w:ascii="Times New Roman" w:hAnsi="Times New Roman" w:cs="Times New Roman"/>
          <w:sz w:val="24"/>
          <w:szCs w:val="24"/>
        </w:rPr>
        <w:t xml:space="preserve"> </w:t>
      </w:r>
      <w:r w:rsidR="00230BF3">
        <w:rPr>
          <w:rFonts w:ascii="Times New Roman" w:hAnsi="Times New Roman" w:cs="Times New Roman"/>
          <w:sz w:val="24"/>
          <w:szCs w:val="24"/>
        </w:rPr>
        <w:t xml:space="preserve">(UNESCO) </w:t>
      </w:r>
      <w:r w:rsidR="00865DBA">
        <w:rPr>
          <w:rFonts w:ascii="Times New Roman" w:hAnsi="Times New Roman" w:cs="Times New Roman"/>
          <w:sz w:val="24"/>
          <w:szCs w:val="24"/>
        </w:rPr>
        <w:t>estimates that w</w:t>
      </w:r>
      <w:r w:rsidR="009D19D7" w:rsidRPr="00D1125D">
        <w:rPr>
          <w:rFonts w:ascii="Times New Roman" w:hAnsi="Times New Roman" w:cs="Times New Roman"/>
          <w:sz w:val="24"/>
          <w:szCs w:val="24"/>
        </w:rPr>
        <w:t xml:space="preserve">ater shortages are already </w:t>
      </w:r>
      <w:r w:rsidR="00865DBA">
        <w:rPr>
          <w:rFonts w:ascii="Times New Roman" w:hAnsi="Times New Roman" w:cs="Times New Roman"/>
          <w:sz w:val="24"/>
          <w:szCs w:val="24"/>
        </w:rPr>
        <w:t>a</w:t>
      </w:r>
      <w:r w:rsidR="009D19D7" w:rsidRPr="00D1125D">
        <w:rPr>
          <w:rFonts w:ascii="Times New Roman" w:hAnsi="Times New Roman" w:cs="Times New Roman"/>
          <w:sz w:val="24"/>
          <w:szCs w:val="24"/>
        </w:rPr>
        <w:t xml:space="preserve"> constrain</w:t>
      </w:r>
      <w:r w:rsidR="00865DBA">
        <w:rPr>
          <w:rFonts w:ascii="Times New Roman" w:hAnsi="Times New Roman" w:cs="Times New Roman"/>
          <w:sz w:val="24"/>
          <w:szCs w:val="24"/>
        </w:rPr>
        <w:t>t on</w:t>
      </w:r>
      <w:r w:rsidR="009D19D7" w:rsidRPr="00D1125D">
        <w:rPr>
          <w:rFonts w:ascii="Times New Roman" w:hAnsi="Times New Roman" w:cs="Times New Roman"/>
          <w:sz w:val="24"/>
          <w:szCs w:val="24"/>
        </w:rPr>
        <w:t xml:space="preserve"> economic growth in </w:t>
      </w:r>
      <w:r w:rsidR="00467B2D">
        <w:rPr>
          <w:rFonts w:ascii="Times New Roman" w:hAnsi="Times New Roman" w:cs="Times New Roman"/>
          <w:sz w:val="24"/>
          <w:szCs w:val="24"/>
        </w:rPr>
        <w:t xml:space="preserve">India, </w:t>
      </w:r>
      <w:r w:rsidR="009D19D7" w:rsidRPr="00D1125D">
        <w:rPr>
          <w:rFonts w:ascii="Times New Roman" w:hAnsi="Times New Roman" w:cs="Times New Roman"/>
          <w:sz w:val="24"/>
          <w:szCs w:val="24"/>
        </w:rPr>
        <w:t xml:space="preserve">China, </w:t>
      </w:r>
      <w:r w:rsidR="00467B2D">
        <w:rPr>
          <w:rFonts w:ascii="Times New Roman" w:hAnsi="Times New Roman" w:cs="Times New Roman"/>
          <w:sz w:val="24"/>
          <w:szCs w:val="24"/>
        </w:rPr>
        <w:t xml:space="preserve">and </w:t>
      </w:r>
      <w:r w:rsidR="009D19D7" w:rsidRPr="00D1125D">
        <w:rPr>
          <w:rFonts w:ascii="Times New Roman" w:hAnsi="Times New Roman" w:cs="Times New Roman"/>
          <w:sz w:val="24"/>
          <w:szCs w:val="24"/>
        </w:rPr>
        <w:t>Australia</w:t>
      </w:r>
      <w:r w:rsidR="00D1125D" w:rsidRPr="00D1125D">
        <w:rPr>
          <w:rFonts w:ascii="Times New Roman" w:hAnsi="Times New Roman" w:cs="Times New Roman"/>
          <w:sz w:val="24"/>
          <w:szCs w:val="24"/>
        </w:rPr>
        <w:t>.</w:t>
      </w:r>
      <w:r w:rsidR="0071467F" w:rsidRPr="00D1125D">
        <w:rPr>
          <w:rFonts w:ascii="Times New Roman" w:hAnsi="Times New Roman" w:cs="Times New Roman"/>
          <w:sz w:val="24"/>
          <w:szCs w:val="24"/>
          <w:vertAlign w:val="superscript"/>
        </w:rPr>
        <w:fldChar w:fldCharType="begin"/>
      </w:r>
      <w:r w:rsidR="00EF57B8">
        <w:rPr>
          <w:rFonts w:ascii="Times New Roman" w:hAnsi="Times New Roman" w:cs="Times New Roman"/>
          <w:sz w:val="24"/>
          <w:szCs w:val="24"/>
          <w:vertAlign w:val="superscript"/>
        </w:rPr>
        <w: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D1125D">
        <w:rPr>
          <w:rFonts w:ascii="Times New Roman" w:hAnsi="Times New Roman" w:cs="Times New Roman"/>
          <w:sz w:val="24"/>
          <w:szCs w:val="24"/>
          <w:vertAlign w:val="superscript"/>
        </w:rPr>
        <w:fldChar w:fldCharType="separate"/>
      </w:r>
      <w:r w:rsidR="00EF57B8">
        <w:rPr>
          <w:rFonts w:ascii="Times New Roman" w:hAnsi="Times New Roman" w:cs="Times New Roman"/>
          <w:noProof/>
          <w:sz w:val="24"/>
          <w:szCs w:val="24"/>
          <w:vertAlign w:val="superscript"/>
        </w:rPr>
        <w:t>(</w:t>
      </w:r>
      <w:hyperlink w:anchor="_ENREF_1" w:tooltip="UNESCO, (2009) #88" w:history="1">
        <w:r w:rsidR="00096D65">
          <w:rPr>
            <w:rFonts w:ascii="Times New Roman" w:hAnsi="Times New Roman" w:cs="Times New Roman"/>
            <w:noProof/>
            <w:sz w:val="24"/>
            <w:szCs w:val="24"/>
            <w:vertAlign w:val="superscript"/>
          </w:rPr>
          <w:t>1</w:t>
        </w:r>
      </w:hyperlink>
      <w:r w:rsidR="00EF57B8">
        <w:rPr>
          <w:rFonts w:ascii="Times New Roman" w:hAnsi="Times New Roman" w:cs="Times New Roman"/>
          <w:noProof/>
          <w:sz w:val="24"/>
          <w:szCs w:val="24"/>
          <w:vertAlign w:val="superscript"/>
        </w:rPr>
        <w:t>)</w:t>
      </w:r>
      <w:r w:rsidR="0071467F" w:rsidRPr="00D1125D">
        <w:rPr>
          <w:rFonts w:ascii="Times New Roman" w:hAnsi="Times New Roman" w:cs="Times New Roman"/>
          <w:sz w:val="24"/>
          <w:szCs w:val="24"/>
          <w:vertAlign w:val="superscript"/>
        </w:rPr>
        <w:fldChar w:fldCharType="end"/>
      </w:r>
      <w:r w:rsidR="00865DBA">
        <w:rPr>
          <w:rFonts w:ascii="Times New Roman" w:hAnsi="Times New Roman" w:cs="Times New Roman"/>
          <w:sz w:val="24"/>
          <w:szCs w:val="24"/>
        </w:rPr>
        <w:t xml:space="preserve"> </w:t>
      </w:r>
      <w:r w:rsidR="00467B2D">
        <w:rPr>
          <w:rFonts w:ascii="Times New Roman" w:hAnsi="Times New Roman" w:cs="Times New Roman"/>
          <w:sz w:val="24"/>
          <w:szCs w:val="24"/>
        </w:rPr>
        <w:t xml:space="preserve">Projections by </w:t>
      </w:r>
      <w:r w:rsidR="00A62A29" w:rsidRPr="00A62A29">
        <w:rPr>
          <w:rFonts w:ascii="Times New Roman" w:hAnsi="Times New Roman" w:cs="Times New Roman"/>
          <w:sz w:val="24"/>
          <w:szCs w:val="24"/>
        </w:rPr>
        <w:t>United Nations Environment Program</w:t>
      </w:r>
      <w:r w:rsidR="006D5AF2">
        <w:rPr>
          <w:rFonts w:ascii="Times New Roman" w:hAnsi="Times New Roman" w:cs="Times New Roman"/>
          <w:sz w:val="24"/>
          <w:szCs w:val="24"/>
        </w:rPr>
        <w:t xml:space="preserve"> (UNEP)</w:t>
      </w:r>
      <w:r w:rsidR="0071467F" w:rsidRPr="00D1125D">
        <w:rPr>
          <w:rFonts w:ascii="Times New Roman" w:hAnsi="Times New Roman" w:cs="Times New Roman"/>
          <w:sz w:val="24"/>
          <w:szCs w:val="24"/>
          <w:vertAlign w:val="superscript"/>
        </w:rPr>
        <w:fldChar w:fldCharType="begin"/>
      </w:r>
      <w:r w:rsidR="002D6DCD">
        <w:rPr>
          <w:rFonts w:ascii="Times New Roman" w:hAnsi="Times New Roman" w:cs="Times New Roman"/>
          <w:sz w:val="24"/>
          <w:szCs w:val="24"/>
          <w:vertAlign w:val="superscript"/>
        </w:rPr>
        <w: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instrText>
      </w:r>
      <w:r w:rsidR="0071467F" w:rsidRPr="00D1125D">
        <w:rPr>
          <w:rFonts w:ascii="Times New Roman" w:hAnsi="Times New Roman" w:cs="Times New Roman"/>
          <w:sz w:val="24"/>
          <w:szCs w:val="24"/>
          <w:vertAlign w:val="superscript"/>
        </w:rPr>
        <w:fldChar w:fldCharType="separate"/>
      </w:r>
      <w:r w:rsidR="00BC75A4">
        <w:rPr>
          <w:rFonts w:ascii="Times New Roman" w:hAnsi="Times New Roman" w:cs="Times New Roman"/>
          <w:noProof/>
          <w:sz w:val="24"/>
          <w:szCs w:val="24"/>
          <w:vertAlign w:val="superscript"/>
        </w:rPr>
        <w:t>(</w:t>
      </w:r>
      <w:hyperlink w:anchor="_ENREF_9" w:tooltip="UNEP, (2007) #89" w:history="1">
        <w:r w:rsidR="00096D65">
          <w:rPr>
            <w:rFonts w:ascii="Times New Roman" w:hAnsi="Times New Roman" w:cs="Times New Roman"/>
            <w:noProof/>
            <w:sz w:val="24"/>
            <w:szCs w:val="24"/>
            <w:vertAlign w:val="superscript"/>
          </w:rPr>
          <w:t>9</w:t>
        </w:r>
      </w:hyperlink>
      <w:r w:rsidR="00BC75A4">
        <w:rPr>
          <w:rFonts w:ascii="Times New Roman" w:hAnsi="Times New Roman" w:cs="Times New Roman"/>
          <w:noProof/>
          <w:sz w:val="24"/>
          <w:szCs w:val="24"/>
          <w:vertAlign w:val="superscript"/>
        </w:rPr>
        <w:t>)</w:t>
      </w:r>
      <w:r w:rsidR="0071467F" w:rsidRPr="00D1125D">
        <w:rPr>
          <w:rFonts w:ascii="Times New Roman" w:hAnsi="Times New Roman" w:cs="Times New Roman"/>
          <w:sz w:val="24"/>
          <w:szCs w:val="24"/>
          <w:vertAlign w:val="superscript"/>
        </w:rPr>
        <w:fldChar w:fldCharType="end"/>
      </w:r>
      <w:r w:rsidR="00467B2D">
        <w:rPr>
          <w:rFonts w:ascii="Times New Roman" w:hAnsi="Times New Roman" w:cs="Times New Roman"/>
          <w:sz w:val="24"/>
          <w:szCs w:val="24"/>
        </w:rPr>
        <w:t xml:space="preserve"> </w:t>
      </w:r>
      <w:r w:rsidR="00694AE6">
        <w:rPr>
          <w:rFonts w:ascii="Times New Roman" w:hAnsi="Times New Roman" w:cs="Times New Roman"/>
          <w:sz w:val="24"/>
          <w:szCs w:val="24"/>
        </w:rPr>
        <w:t>suggest</w:t>
      </w:r>
      <w:r w:rsidR="00467B2D">
        <w:rPr>
          <w:rFonts w:ascii="Times New Roman" w:hAnsi="Times New Roman" w:cs="Times New Roman"/>
          <w:sz w:val="24"/>
          <w:szCs w:val="24"/>
        </w:rPr>
        <w:t xml:space="preserve"> that by </w:t>
      </w:r>
      <w:r w:rsidR="00467B2D" w:rsidRPr="00884E53">
        <w:rPr>
          <w:rFonts w:ascii="Times New Roman" w:hAnsi="Times New Roman" w:cs="Times New Roman"/>
          <w:sz w:val="24"/>
          <w:szCs w:val="24"/>
        </w:rPr>
        <w:t>2025</w:t>
      </w:r>
      <w:r w:rsidR="006D5AF2">
        <w:rPr>
          <w:rFonts w:ascii="Times New Roman" w:hAnsi="Times New Roman" w:cs="Times New Roman"/>
          <w:sz w:val="24"/>
          <w:szCs w:val="24"/>
        </w:rPr>
        <w:t>,</w:t>
      </w:r>
      <w:r w:rsidR="00467B2D" w:rsidRPr="00884E53">
        <w:rPr>
          <w:rFonts w:ascii="Times New Roman" w:hAnsi="Times New Roman" w:cs="Times New Roman"/>
          <w:sz w:val="24"/>
          <w:szCs w:val="24"/>
        </w:rPr>
        <w:t xml:space="preserve"> most of the</w:t>
      </w:r>
      <w:r w:rsidR="009D19D7" w:rsidRPr="00884E53">
        <w:rPr>
          <w:rFonts w:ascii="Times New Roman" w:hAnsi="Times New Roman" w:cs="Times New Roman"/>
          <w:sz w:val="24"/>
          <w:szCs w:val="24"/>
        </w:rPr>
        <w:t xml:space="preserve"> global population </w:t>
      </w:r>
      <w:r w:rsidR="006D5AF2">
        <w:rPr>
          <w:rFonts w:ascii="Times New Roman" w:hAnsi="Times New Roman" w:cs="Times New Roman"/>
          <w:sz w:val="24"/>
          <w:szCs w:val="24"/>
        </w:rPr>
        <w:t xml:space="preserve">will </w:t>
      </w:r>
      <w:r w:rsidR="009D19D7" w:rsidRPr="00884E53">
        <w:rPr>
          <w:rFonts w:ascii="Times New Roman" w:hAnsi="Times New Roman" w:cs="Times New Roman"/>
          <w:sz w:val="24"/>
          <w:szCs w:val="24"/>
        </w:rPr>
        <w:t>liv</w:t>
      </w:r>
      <w:r>
        <w:rPr>
          <w:rFonts w:ascii="Times New Roman" w:hAnsi="Times New Roman" w:cs="Times New Roman"/>
          <w:sz w:val="24"/>
          <w:szCs w:val="24"/>
        </w:rPr>
        <w:t>e</w:t>
      </w:r>
      <w:r w:rsidR="009D19D7" w:rsidRPr="00884E53">
        <w:rPr>
          <w:rFonts w:ascii="Times New Roman" w:hAnsi="Times New Roman" w:cs="Times New Roman"/>
          <w:sz w:val="24"/>
          <w:szCs w:val="24"/>
        </w:rPr>
        <w:t xml:space="preserve"> in areas </w:t>
      </w:r>
      <w:r>
        <w:rPr>
          <w:rFonts w:ascii="Times New Roman" w:hAnsi="Times New Roman" w:cs="Times New Roman"/>
          <w:sz w:val="24"/>
          <w:szCs w:val="24"/>
        </w:rPr>
        <w:t xml:space="preserve">with </w:t>
      </w:r>
      <w:r w:rsidR="00467B2D" w:rsidRPr="00884E53">
        <w:rPr>
          <w:rFonts w:ascii="Times New Roman" w:hAnsi="Times New Roman" w:cs="Times New Roman"/>
          <w:sz w:val="24"/>
          <w:szCs w:val="24"/>
        </w:rPr>
        <w:t xml:space="preserve">periodic </w:t>
      </w:r>
      <w:r w:rsidR="009D19D7" w:rsidRPr="00884E53">
        <w:rPr>
          <w:rFonts w:ascii="Times New Roman" w:hAnsi="Times New Roman" w:cs="Times New Roman"/>
          <w:sz w:val="24"/>
          <w:szCs w:val="24"/>
        </w:rPr>
        <w:t>w</w:t>
      </w:r>
      <w:r w:rsidR="00467B2D" w:rsidRPr="00884E53">
        <w:rPr>
          <w:rFonts w:ascii="Times New Roman" w:hAnsi="Times New Roman" w:cs="Times New Roman"/>
          <w:sz w:val="24"/>
          <w:szCs w:val="24"/>
        </w:rPr>
        <w:t>ater shortages</w:t>
      </w:r>
      <w:r w:rsidR="00D1125D" w:rsidRPr="00884E53">
        <w:rPr>
          <w:rFonts w:ascii="Times New Roman" w:hAnsi="Times New Roman" w:cs="Times New Roman"/>
          <w:sz w:val="24"/>
          <w:szCs w:val="24"/>
        </w:rPr>
        <w:t>.</w:t>
      </w:r>
      <w:r w:rsidR="00865DBA" w:rsidRPr="00884E53">
        <w:rPr>
          <w:rFonts w:ascii="Times New Roman" w:hAnsi="Times New Roman" w:cs="Times New Roman"/>
          <w:sz w:val="24"/>
          <w:szCs w:val="24"/>
        </w:rPr>
        <w:t xml:space="preserve"> </w:t>
      </w:r>
      <w:r w:rsidR="00884E53" w:rsidRPr="008D7260">
        <w:rPr>
          <w:rFonts w:ascii="Times New Roman" w:hAnsi="Times New Roman" w:cs="Times New Roman"/>
          <w:sz w:val="24"/>
          <w:szCs w:val="24"/>
        </w:rPr>
        <w:t>C</w:t>
      </w:r>
      <w:r w:rsidR="008C5E2E" w:rsidRPr="008D7260">
        <w:rPr>
          <w:rFonts w:ascii="Times New Roman" w:hAnsi="Times New Roman" w:cs="Times New Roman"/>
          <w:sz w:val="24"/>
          <w:szCs w:val="24"/>
        </w:rPr>
        <w:t>oncern</w:t>
      </w:r>
      <w:r w:rsidR="00230BF3">
        <w:rPr>
          <w:rFonts w:ascii="Times New Roman" w:hAnsi="Times New Roman" w:cs="Times New Roman"/>
          <w:sz w:val="24"/>
          <w:szCs w:val="24"/>
        </w:rPr>
        <w:t>s</w:t>
      </w:r>
      <w:r w:rsidR="008C5E2E" w:rsidRPr="008D7260">
        <w:rPr>
          <w:rFonts w:ascii="Times New Roman" w:hAnsi="Times New Roman" w:cs="Times New Roman"/>
          <w:sz w:val="24"/>
          <w:szCs w:val="24"/>
        </w:rPr>
        <w:t xml:space="preserve"> over whether the food</w:t>
      </w:r>
      <w:r w:rsidR="00884E53" w:rsidRPr="008D7260">
        <w:rPr>
          <w:rFonts w:ascii="Times New Roman" w:hAnsi="Times New Roman" w:cs="Times New Roman"/>
          <w:sz w:val="24"/>
          <w:szCs w:val="24"/>
        </w:rPr>
        <w:t>, feed</w:t>
      </w:r>
      <w:r w:rsidR="006D5AF2">
        <w:rPr>
          <w:rFonts w:ascii="Times New Roman" w:hAnsi="Times New Roman" w:cs="Times New Roman"/>
          <w:sz w:val="24"/>
          <w:szCs w:val="24"/>
        </w:rPr>
        <w:t>,</w:t>
      </w:r>
      <w:r w:rsidR="008C5E2E" w:rsidRPr="008D7260">
        <w:rPr>
          <w:rFonts w:ascii="Times New Roman" w:hAnsi="Times New Roman" w:cs="Times New Roman"/>
          <w:sz w:val="24"/>
          <w:szCs w:val="24"/>
        </w:rPr>
        <w:t xml:space="preserve"> and fiber needs </w:t>
      </w:r>
      <w:r w:rsidR="00884E53" w:rsidRPr="008D7260">
        <w:rPr>
          <w:rFonts w:ascii="Times New Roman" w:hAnsi="Times New Roman" w:cs="Times New Roman"/>
          <w:sz w:val="24"/>
          <w:szCs w:val="24"/>
        </w:rPr>
        <w:t>in the</w:t>
      </w:r>
      <w:r w:rsidR="008C5E2E" w:rsidRPr="008D7260">
        <w:rPr>
          <w:rFonts w:ascii="Times New Roman" w:hAnsi="Times New Roman" w:cs="Times New Roman"/>
          <w:sz w:val="24"/>
          <w:szCs w:val="24"/>
        </w:rPr>
        <w:t xml:space="preserve"> future</w:t>
      </w:r>
      <w:r w:rsidR="00884E53" w:rsidRPr="008D7260">
        <w:rPr>
          <w:rFonts w:ascii="Times New Roman" w:hAnsi="Times New Roman" w:cs="Times New Roman"/>
          <w:sz w:val="24"/>
          <w:szCs w:val="24"/>
        </w:rPr>
        <w:t xml:space="preserve"> </w:t>
      </w:r>
      <w:r w:rsidR="008C5E2E" w:rsidRPr="008D7260">
        <w:rPr>
          <w:rFonts w:ascii="Times New Roman" w:hAnsi="Times New Roman" w:cs="Times New Roman"/>
          <w:sz w:val="24"/>
          <w:szCs w:val="24"/>
        </w:rPr>
        <w:t xml:space="preserve">can be met in regions with </w:t>
      </w:r>
      <w:r w:rsidR="008C5E2E" w:rsidRPr="008D7260">
        <w:rPr>
          <w:rFonts w:ascii="Times New Roman" w:hAnsi="Times New Roman" w:cs="Times New Roman"/>
          <w:sz w:val="24"/>
          <w:szCs w:val="24"/>
        </w:rPr>
        <w:lastRenderedPageBreak/>
        <w:t>limited water resources</w:t>
      </w:r>
      <w:r w:rsidR="00884E53" w:rsidRPr="008D7260">
        <w:rPr>
          <w:rFonts w:ascii="Times New Roman" w:hAnsi="Times New Roman" w:cs="Times New Roman"/>
          <w:sz w:val="24"/>
          <w:szCs w:val="24"/>
        </w:rPr>
        <w:t xml:space="preserve"> are substantial</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Pr>
          <w:rFonts w:ascii="Times New Roman" w:hAnsi="Times New Roman" w:cs="Times New Roman"/>
          <w:sz w:val="24"/>
          <w:szCs w:val="24"/>
          <w:vertAlign w:val="superscript"/>
        </w:rPr>
        <w:instrText xml:space="preserve"> ADDIN EN.CITE </w:instrText>
      </w:r>
      <w:r w:rsidR="002D6DCD">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Pr>
          <w:rFonts w:ascii="Times New Roman" w:hAnsi="Times New Roman" w:cs="Times New Roman"/>
          <w:sz w:val="24"/>
          <w:szCs w:val="24"/>
          <w:vertAlign w:val="superscript"/>
        </w:rPr>
        <w:instrText xml:space="preserve"> ADDIN EN.CITE.DATA </w:instrText>
      </w:r>
      <w:r w:rsidR="002D6DCD">
        <w:rPr>
          <w:rFonts w:ascii="Times New Roman" w:hAnsi="Times New Roman" w:cs="Times New Roman"/>
          <w:sz w:val="24"/>
          <w:szCs w:val="24"/>
          <w:vertAlign w:val="superscript"/>
        </w:rPr>
      </w:r>
      <w:r w:rsidR="002D6DC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884E53" w:rsidRPr="008D7260">
        <w:rPr>
          <w:rFonts w:ascii="Times New Roman" w:hAnsi="Times New Roman" w:cs="Times New Roman"/>
          <w:noProof/>
          <w:sz w:val="24"/>
          <w:szCs w:val="24"/>
          <w:vertAlign w:val="superscript"/>
        </w:rPr>
        <w:t>(</w:t>
      </w:r>
      <w:hyperlink w:anchor="_ENREF_4" w:tooltip="Postel, (2000) #95" w:history="1">
        <w:r w:rsidR="00096D65" w:rsidRPr="008D7260">
          <w:rPr>
            <w:rFonts w:ascii="Times New Roman" w:hAnsi="Times New Roman" w:cs="Times New Roman"/>
            <w:noProof/>
            <w:sz w:val="24"/>
            <w:szCs w:val="24"/>
            <w:vertAlign w:val="superscript"/>
          </w:rPr>
          <w:t>4</w:t>
        </w:r>
      </w:hyperlink>
      <w:r w:rsidR="00884E53" w:rsidRPr="008D7260">
        <w:rPr>
          <w:rFonts w:ascii="Times New Roman" w:hAnsi="Times New Roman" w:cs="Times New Roman"/>
          <w:noProof/>
          <w:sz w:val="24"/>
          <w:szCs w:val="24"/>
          <w:vertAlign w:val="superscript"/>
        </w:rPr>
        <w:t xml:space="preserve">, </w:t>
      </w:r>
      <w:hyperlink w:anchor="_ENREF_10" w:tooltip="Fischer, (2001) #97" w:history="1">
        <w:r w:rsidR="00096D65" w:rsidRPr="008D7260">
          <w:rPr>
            <w:rFonts w:ascii="Times New Roman" w:hAnsi="Times New Roman" w:cs="Times New Roman"/>
            <w:noProof/>
            <w:sz w:val="24"/>
            <w:szCs w:val="24"/>
            <w:vertAlign w:val="superscript"/>
          </w:rPr>
          <w:t>10-13</w:t>
        </w:r>
      </w:hyperlink>
      <w:r w:rsidR="00884E53" w:rsidRPr="008D7260">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43366A" w:rsidRPr="00884E53">
        <w:rPr>
          <w:rFonts w:ascii="Times New Roman" w:hAnsi="Times New Roman" w:cs="Times New Roman"/>
          <w:sz w:val="24"/>
          <w:szCs w:val="24"/>
        </w:rPr>
        <w:t xml:space="preserve"> </w:t>
      </w:r>
      <w:r w:rsidR="00884E53" w:rsidRPr="008D7260">
        <w:rPr>
          <w:rFonts w:ascii="Times New Roman" w:hAnsi="Times New Roman" w:cs="Times New Roman"/>
          <w:sz w:val="24"/>
          <w:szCs w:val="24"/>
        </w:rPr>
        <w:t>given projections of a world population of 9.6 billion people by 2050.</w:t>
      </w:r>
      <w:r w:rsidR="0071467F" w:rsidRPr="008D7260">
        <w:rPr>
          <w:rFonts w:ascii="Times New Roman" w:hAnsi="Times New Roman" w:cs="Times New Roman"/>
          <w:sz w:val="24"/>
          <w:szCs w:val="24"/>
          <w:vertAlign w:val="superscript"/>
        </w:rPr>
        <w:fldChar w:fldCharType="begin"/>
      </w:r>
      <w:r w:rsidR="002D6DCD">
        <w:rPr>
          <w:rFonts w:ascii="Times New Roman" w:hAnsi="Times New Roman" w:cs="Times New Roman"/>
          <w:sz w:val="24"/>
          <w:szCs w:val="24"/>
          <w:vertAlign w:val="superscript"/>
        </w:rPr>
        <w: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884E53" w:rsidRPr="008D7260">
        <w:rPr>
          <w:rFonts w:ascii="Times New Roman" w:hAnsi="Times New Roman" w:cs="Times New Roman"/>
          <w:noProof/>
          <w:sz w:val="24"/>
          <w:szCs w:val="24"/>
          <w:vertAlign w:val="superscript"/>
        </w:rPr>
        <w:t>(</w:t>
      </w:r>
      <w:hyperlink w:anchor="_ENREF_14" w:tooltip="United Nations, (2013) #96" w:history="1">
        <w:r w:rsidR="00096D65" w:rsidRPr="008D7260">
          <w:rPr>
            <w:rFonts w:ascii="Times New Roman" w:hAnsi="Times New Roman" w:cs="Times New Roman"/>
            <w:noProof/>
            <w:sz w:val="24"/>
            <w:szCs w:val="24"/>
            <w:vertAlign w:val="superscript"/>
          </w:rPr>
          <w:t>14</w:t>
        </w:r>
      </w:hyperlink>
      <w:r w:rsidR="00884E53" w:rsidRPr="008D7260">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p>
    <w:p w14:paraId="4F8CEE05" w14:textId="663AE8ED" w:rsidR="00754C8E" w:rsidRDefault="00754C8E" w:rsidP="00B57EEA">
      <w:pPr>
        <w:spacing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 xml:space="preserve">In the </w:t>
      </w:r>
      <w:r w:rsidR="006D5AF2">
        <w:rPr>
          <w:rFonts w:ascii="Times New Roman" w:hAnsi="Times New Roman" w:cs="Times New Roman"/>
          <w:sz w:val="24"/>
          <w:szCs w:val="24"/>
        </w:rPr>
        <w:t>United States, which serves as</w:t>
      </w:r>
      <w:r>
        <w:rPr>
          <w:rFonts w:ascii="Times New Roman" w:hAnsi="Times New Roman" w:cs="Times New Roman"/>
          <w:sz w:val="24"/>
          <w:szCs w:val="24"/>
        </w:rPr>
        <w:t xml:space="preserve"> the geographic focus of this study, agricultural areas </w:t>
      </w:r>
      <w:r w:rsidR="002E0942">
        <w:rPr>
          <w:rFonts w:ascii="Times New Roman" w:hAnsi="Times New Roman" w:cs="Times New Roman"/>
          <w:sz w:val="24"/>
          <w:szCs w:val="24"/>
        </w:rPr>
        <w:t xml:space="preserve">experience periodic </w:t>
      </w:r>
      <w:r>
        <w:rPr>
          <w:rFonts w:ascii="Times New Roman" w:hAnsi="Times New Roman" w:cs="Times New Roman"/>
          <w:sz w:val="24"/>
          <w:szCs w:val="24"/>
        </w:rPr>
        <w:t xml:space="preserve">drought conditions. </w:t>
      </w:r>
      <w:r w:rsidR="002E0942">
        <w:rPr>
          <w:rFonts w:ascii="Times New Roman" w:hAnsi="Times New Roman" w:cs="Times New Roman"/>
          <w:sz w:val="24"/>
          <w:szCs w:val="24"/>
        </w:rPr>
        <w:t>In 2013, s</w:t>
      </w:r>
      <w:r>
        <w:rPr>
          <w:rFonts w:ascii="Times New Roman" w:hAnsi="Times New Roman" w:cs="Times New Roman"/>
          <w:sz w:val="24"/>
          <w:szCs w:val="24"/>
        </w:rPr>
        <w:t>tates such</w:t>
      </w:r>
      <w:r w:rsidR="006D5AF2">
        <w:rPr>
          <w:rFonts w:ascii="Times New Roman" w:hAnsi="Times New Roman" w:cs="Times New Roman"/>
          <w:sz w:val="24"/>
          <w:szCs w:val="24"/>
        </w:rPr>
        <w:t xml:space="preserve"> as</w:t>
      </w:r>
      <w:r>
        <w:rPr>
          <w:rFonts w:ascii="Times New Roman" w:hAnsi="Times New Roman" w:cs="Times New Roman"/>
          <w:sz w:val="24"/>
          <w:szCs w:val="24"/>
        </w:rPr>
        <w:t xml:space="preserve"> Minnesota, </w:t>
      </w:r>
      <w:r w:rsidR="00EB5E9F">
        <w:rPr>
          <w:rFonts w:ascii="Times New Roman" w:hAnsi="Times New Roman" w:cs="Times New Roman"/>
          <w:sz w:val="24"/>
          <w:szCs w:val="24"/>
        </w:rPr>
        <w:t>Kansas, and Nebraska u</w:t>
      </w:r>
      <w:r>
        <w:rPr>
          <w:rFonts w:ascii="Times New Roman" w:hAnsi="Times New Roman" w:cs="Times New Roman"/>
          <w:sz w:val="24"/>
          <w:szCs w:val="24"/>
        </w:rPr>
        <w:t>nder</w:t>
      </w:r>
      <w:r w:rsidR="00EB5E9F">
        <w:rPr>
          <w:rFonts w:ascii="Times New Roman" w:hAnsi="Times New Roman" w:cs="Times New Roman"/>
          <w:sz w:val="24"/>
          <w:szCs w:val="24"/>
        </w:rPr>
        <w:t>went</w:t>
      </w:r>
      <w:r>
        <w:rPr>
          <w:rFonts w:ascii="Times New Roman" w:hAnsi="Times New Roman" w:cs="Times New Roman"/>
          <w:sz w:val="24"/>
          <w:szCs w:val="24"/>
        </w:rPr>
        <w:t xml:space="preserve"> moderate to extreme drought conditions.</w:t>
      </w:r>
      <w:r w:rsidR="0071467F" w:rsidRPr="002D6718">
        <w:rPr>
          <w:rFonts w:ascii="Times New Roman" w:hAnsi="Times New Roman" w:cs="Times New Roman"/>
          <w:sz w:val="24"/>
          <w:szCs w:val="24"/>
          <w:vertAlign w:val="superscript"/>
        </w:rPr>
        <w:fldChar w:fldCharType="begin"/>
      </w:r>
      <w:r w:rsidR="002D6DCD">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Center&lt;/Author&gt;&lt;Year&gt;(2013)&lt;/Year&gt;&lt;RecNum&gt;55&lt;/RecNum&gt;&lt;DisplayText&gt;(15)&lt;/DisplayText&gt;&lt;record&gt;&lt;rec-number&gt;55&lt;/rec-number&gt;&lt;foreign-keys&gt;&lt;key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884E53">
        <w:rPr>
          <w:rFonts w:ascii="Times New Roman" w:hAnsi="Times New Roman" w:cs="Times New Roman"/>
          <w:noProof/>
          <w:sz w:val="24"/>
          <w:szCs w:val="24"/>
          <w:vertAlign w:val="superscript"/>
        </w:rPr>
        <w:t>(</w:t>
      </w:r>
      <w:hyperlink w:anchor="_ENREF_15" w:tooltip="National Drought Mitigation Center, (2013) #55" w:history="1">
        <w:r w:rsidR="00096D65">
          <w:rPr>
            <w:rFonts w:ascii="Times New Roman" w:hAnsi="Times New Roman" w:cs="Times New Roman"/>
            <w:noProof/>
            <w:sz w:val="24"/>
            <w:szCs w:val="24"/>
            <w:vertAlign w:val="superscript"/>
          </w:rPr>
          <w:t>15</w:t>
        </w:r>
      </w:hyperlink>
      <w:r w:rsidR="00884E53">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w:t>
      </w:r>
      <w:r w:rsidR="006D5AF2">
        <w:rPr>
          <w:rFonts w:ascii="Times New Roman" w:hAnsi="Times New Roman" w:cs="Times New Roman"/>
          <w:sz w:val="24"/>
          <w:szCs w:val="24"/>
        </w:rPr>
        <w:t>s</w:t>
      </w:r>
      <w:r>
        <w:rPr>
          <w:rFonts w:ascii="Times New Roman" w:hAnsi="Times New Roman" w:cs="Times New Roman"/>
          <w:sz w:val="24"/>
          <w:szCs w:val="24"/>
        </w:rPr>
        <w:t xml:space="preserve"> change</w:t>
      </w:r>
      <w:r w:rsidR="007F30FE">
        <w:rPr>
          <w:rFonts w:ascii="Times New Roman" w:hAnsi="Times New Roman" w:cs="Times New Roman"/>
          <w:sz w:val="24"/>
          <w:szCs w:val="24"/>
        </w:rPr>
        <w:t>,</w:t>
      </w:r>
      <w:r>
        <w:rPr>
          <w:rFonts w:ascii="Times New Roman" w:hAnsi="Times New Roman" w:cs="Times New Roman"/>
          <w:sz w:val="24"/>
          <w:szCs w:val="24"/>
        </w:rPr>
        <w:t xml:space="preserve"> </w:t>
      </w:r>
      <w:r w:rsidR="007B04C2">
        <w:rPr>
          <w:rFonts w:ascii="Times New Roman" w:hAnsi="Times New Roman" w:cs="Times New Roman"/>
          <w:sz w:val="24"/>
          <w:szCs w:val="24"/>
        </w:rPr>
        <w:t>Kenneth et al.</w:t>
      </w:r>
      <w:r w:rsidR="002E378C" w:rsidRPr="002E378C">
        <w:rPr>
          <w:rFonts w:ascii="Times New Roman" w:hAnsi="Times New Roman" w:cs="Times New Roman"/>
          <w:sz w:val="24"/>
          <w:szCs w:val="24"/>
          <w:vertAlign w:val="superscript"/>
        </w:rPr>
        <w:t xml:space="preserve"> </w:t>
      </w:r>
      <w:r w:rsidR="002E378C">
        <w:rPr>
          <w:rFonts w:ascii="Times New Roman" w:hAnsi="Times New Roman" w:cs="Times New Roman"/>
          <w:sz w:val="24"/>
          <w:szCs w:val="24"/>
          <w:vertAlign w:val="superscript"/>
        </w:rPr>
        <w:fldChar w:fldCharType="begin"/>
      </w:r>
      <w:r w:rsidR="002E378C">
        <w:rPr>
          <w:rFonts w:ascii="Times New Roman" w:hAnsi="Times New Roman" w:cs="Times New Roman"/>
          <w:sz w:val="24"/>
          <w:szCs w:val="24"/>
          <w:vertAlign w:val="superscript"/>
        </w:rPr>
        <w:instrText xml:space="preserve"> ADDIN EN.CITE &lt;EndNote&gt;&lt;Cite&gt;&lt;Author&gt;Kenneth&lt;/Author&gt;&lt;Year&gt;(2010)&lt;/Year&gt;&lt;RecNum&gt;56&lt;/RecNum&gt;&lt;DisplayText&gt;(16)&lt;/DisplayText&gt;&lt;record&gt;&lt;rec-number&gt;56&lt;/rec-number&gt;&lt;foreign-keys&gt;&lt;key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r w:rsidR="002E378C">
        <w:rPr>
          <w:rFonts w:ascii="Times New Roman" w:hAnsi="Times New Roman" w:cs="Times New Roman"/>
          <w:sz w:val="24"/>
          <w:szCs w:val="24"/>
          <w:vertAlign w:val="superscript"/>
        </w:rPr>
        <w:fldChar w:fldCharType="separate"/>
      </w:r>
      <w:r w:rsidR="002E378C">
        <w:rPr>
          <w:rFonts w:ascii="Times New Roman" w:hAnsi="Times New Roman" w:cs="Times New Roman"/>
          <w:noProof/>
          <w:sz w:val="24"/>
          <w:szCs w:val="24"/>
          <w:vertAlign w:val="superscript"/>
        </w:rPr>
        <w:t>(</w:t>
      </w:r>
      <w:hyperlink w:anchor="_ENREF_16" w:tooltip="Kenneth, (2010) #56" w:history="1">
        <w:r w:rsidR="00096D65">
          <w:rPr>
            <w:rFonts w:ascii="Times New Roman" w:hAnsi="Times New Roman" w:cs="Times New Roman"/>
            <w:noProof/>
            <w:sz w:val="24"/>
            <w:szCs w:val="24"/>
            <w:vertAlign w:val="superscript"/>
          </w:rPr>
          <w:t>16</w:t>
        </w:r>
      </w:hyperlink>
      <w:r w:rsidR="002E378C">
        <w:rPr>
          <w:rFonts w:ascii="Times New Roman" w:hAnsi="Times New Roman" w:cs="Times New Roman"/>
          <w:noProof/>
          <w:sz w:val="24"/>
          <w:szCs w:val="24"/>
          <w:vertAlign w:val="superscript"/>
        </w:rPr>
        <w:t>)</w:t>
      </w:r>
      <w:r w:rsidR="002E378C">
        <w:rPr>
          <w:rFonts w:ascii="Times New Roman" w:hAnsi="Times New Roman" w:cs="Times New Roman"/>
          <w:sz w:val="24"/>
          <w:szCs w:val="24"/>
          <w:vertAlign w:val="superscript"/>
        </w:rPr>
        <w:fldChar w:fldCharType="end"/>
      </w:r>
      <w:r w:rsidR="007B04C2">
        <w:rPr>
          <w:rFonts w:ascii="Times New Roman" w:hAnsi="Times New Roman" w:cs="Times New Roman"/>
          <w:sz w:val="24"/>
          <w:szCs w:val="24"/>
        </w:rPr>
        <w:t xml:space="preserve"> project that </w:t>
      </w:r>
      <w:r>
        <w:rPr>
          <w:rFonts w:ascii="Times New Roman" w:hAnsi="Times New Roman" w:cs="Times New Roman"/>
          <w:sz w:val="24"/>
          <w:szCs w:val="24"/>
        </w:rPr>
        <w:t xml:space="preserve">frequency of droughts </w:t>
      </w:r>
      <w:r w:rsidR="007B04C2">
        <w:rPr>
          <w:rFonts w:ascii="Times New Roman" w:hAnsi="Times New Roman" w:cs="Times New Roman"/>
          <w:sz w:val="24"/>
          <w:szCs w:val="24"/>
        </w:rPr>
        <w:t>will</w:t>
      </w:r>
      <w:r>
        <w:rPr>
          <w:rFonts w:ascii="Times New Roman" w:hAnsi="Times New Roman" w:cs="Times New Roman"/>
          <w:sz w:val="24"/>
          <w:szCs w:val="24"/>
        </w:rPr>
        <w:t xml:space="preserve"> increase in parts of some U.S. regions such as the southwest, </w:t>
      </w:r>
      <w:r w:rsidR="006D5AF2">
        <w:rPr>
          <w:rFonts w:ascii="Times New Roman" w:hAnsi="Times New Roman" w:cs="Times New Roman"/>
          <w:sz w:val="24"/>
          <w:szCs w:val="24"/>
        </w:rPr>
        <w:t xml:space="preserve">the </w:t>
      </w:r>
      <w:r>
        <w:rPr>
          <w:rFonts w:ascii="Times New Roman" w:hAnsi="Times New Roman" w:cs="Times New Roman"/>
          <w:sz w:val="24"/>
          <w:szCs w:val="24"/>
        </w:rPr>
        <w:t xml:space="preserve">Rocky Mountain states, and </w:t>
      </w:r>
      <w:r w:rsidR="006D5AF2">
        <w:rPr>
          <w:rFonts w:ascii="Times New Roman" w:hAnsi="Times New Roman" w:cs="Times New Roman"/>
          <w:sz w:val="24"/>
          <w:szCs w:val="24"/>
        </w:rPr>
        <w:t xml:space="preserve">the </w:t>
      </w:r>
      <w:r>
        <w:rPr>
          <w:rFonts w:ascii="Times New Roman" w:hAnsi="Times New Roman" w:cs="Times New Roman"/>
          <w:sz w:val="24"/>
          <w:szCs w:val="24"/>
        </w:rPr>
        <w:t>plains states.</w:t>
      </w:r>
      <w:r w:rsidR="002E378C" w:rsidDel="002E378C">
        <w:rPr>
          <w:rFonts w:ascii="Times New Roman" w:hAnsi="Times New Roman" w:cs="Times New Roman"/>
          <w:sz w:val="24"/>
          <w:szCs w:val="24"/>
          <w:vertAlign w:val="superscript"/>
        </w:rPr>
        <w:t xml:space="preserve"> </w:t>
      </w:r>
    </w:p>
    <w:p w14:paraId="07A50C25" w14:textId="32BBDE71" w:rsidR="00C864C2" w:rsidRPr="00B57EEA" w:rsidRDefault="00C22598" w:rsidP="00096D65">
      <w:pPr>
        <w:spacing w:line="480" w:lineRule="auto"/>
        <w:ind w:firstLine="720"/>
        <w:rPr>
          <w:rFonts w:ascii="Times New Roman" w:hAnsi="Times New Roman" w:cs="Times New Roman"/>
          <w:i/>
          <w:sz w:val="24"/>
          <w:szCs w:val="24"/>
        </w:rPr>
      </w:pPr>
      <w:r>
        <w:rPr>
          <w:rFonts w:ascii="Times New Roman" w:hAnsi="Times New Roman" w:cs="Times New Roman"/>
          <w:i/>
          <w:sz w:val="24"/>
          <w:szCs w:val="24"/>
        </w:rPr>
        <w:t>1</w:t>
      </w:r>
      <w:r w:rsidR="00C864C2" w:rsidRPr="00B57EEA">
        <w:rPr>
          <w:rFonts w:ascii="Times New Roman" w:hAnsi="Times New Roman" w:cs="Times New Roman"/>
          <w:i/>
          <w:sz w:val="24"/>
          <w:szCs w:val="24"/>
        </w:rPr>
        <w:t>.2. Water Footprinting</w:t>
      </w:r>
      <w:r w:rsidR="00AA3CA5">
        <w:rPr>
          <w:rFonts w:ascii="Times New Roman" w:hAnsi="Times New Roman" w:cs="Times New Roman"/>
          <w:i/>
          <w:sz w:val="24"/>
          <w:szCs w:val="24"/>
        </w:rPr>
        <w:t xml:space="preserve"> Definition</w:t>
      </w:r>
    </w:p>
    <w:p w14:paraId="61CFA927" w14:textId="37AC7263" w:rsidR="00BB7EB5" w:rsidRDefault="00C864C2" w:rsidP="00BB7EB5">
      <w:pPr>
        <w:spacing w:line="480" w:lineRule="auto"/>
        <w:ind w:firstLine="720"/>
        <w:rPr>
          <w:rFonts w:ascii="Times New Roman" w:hAnsi="Times New Roman" w:cs="Times New Roman"/>
          <w:sz w:val="24"/>
          <w:szCs w:val="24"/>
        </w:rPr>
      </w:pPr>
      <w:r>
        <w:rPr>
          <w:rFonts w:ascii="Times New Roman" w:hAnsi="Times New Roman" w:cs="Times New Roman"/>
          <w:sz w:val="24"/>
          <w:szCs w:val="24"/>
        </w:rPr>
        <w:t>Our</w:t>
      </w:r>
      <w:r w:rsidRPr="002D6718">
        <w:rPr>
          <w:rFonts w:ascii="Times New Roman" w:hAnsi="Times New Roman" w:cs="Times New Roman"/>
          <w:sz w:val="24"/>
          <w:szCs w:val="24"/>
        </w:rPr>
        <w:t xml:space="preserve"> analysis uses </w:t>
      </w:r>
      <w:r>
        <w:rPr>
          <w:rFonts w:ascii="Times New Roman" w:hAnsi="Times New Roman" w:cs="Times New Roman"/>
          <w:sz w:val="24"/>
          <w:szCs w:val="24"/>
        </w:rPr>
        <w:t>the following</w:t>
      </w:r>
      <w:r w:rsidR="00BB7EB5">
        <w:rPr>
          <w:rFonts w:ascii="Times New Roman" w:hAnsi="Times New Roman" w:cs="Times New Roman"/>
          <w:sz w:val="24"/>
          <w:szCs w:val="24"/>
        </w:rPr>
        <w:t xml:space="preserve"> definition of water use</w:t>
      </w:r>
      <w:r>
        <w:rPr>
          <w:rFonts w:ascii="Times New Roman" w:hAnsi="Times New Roman" w:cs="Times New Roman"/>
          <w:sz w:val="24"/>
          <w:szCs w:val="24"/>
        </w:rPr>
        <w:t xml:space="preserve"> </w:t>
      </w:r>
      <w:r w:rsidR="00930159">
        <w:rPr>
          <w:rFonts w:ascii="Times New Roman" w:hAnsi="Times New Roman" w:cs="Times New Roman"/>
          <w:sz w:val="24"/>
          <w:szCs w:val="24"/>
        </w:rPr>
        <w:t xml:space="preserve">from the U.S. Geological </w:t>
      </w:r>
      <w:r w:rsidR="00AC463C">
        <w:rPr>
          <w:rFonts w:ascii="Times New Roman" w:hAnsi="Times New Roman" w:cs="Times New Roman"/>
          <w:sz w:val="24"/>
          <w:szCs w:val="24"/>
        </w:rPr>
        <w:t>Survey (</w:t>
      </w:r>
      <w:r w:rsidR="00BB7EB5" w:rsidRPr="00930159">
        <w:rPr>
          <w:rFonts w:ascii="Times New Roman" w:hAnsi="Times New Roman" w:cs="Times New Roman"/>
          <w:sz w:val="24"/>
          <w:szCs w:val="24"/>
        </w:rPr>
        <w:t>co.water.usgs.gov/infodata/wateruseconcepts.html</w:t>
      </w:r>
      <w:r w:rsidR="00BB7EB5">
        <w:rPr>
          <w:rFonts w:ascii="Times New Roman" w:hAnsi="Times New Roman" w:cs="Times New Roman"/>
          <w:sz w:val="24"/>
          <w:szCs w:val="24"/>
        </w:rPr>
        <w:t>):</w:t>
      </w:r>
    </w:p>
    <w:p w14:paraId="76992278" w14:textId="31500786" w:rsidR="00835EB6" w:rsidRDefault="00BB7EB5" w:rsidP="000E154D">
      <w:pPr>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“Water </w:t>
      </w:r>
      <w:r w:rsidR="00F9754E">
        <w:rPr>
          <w:rFonts w:ascii="Times New Roman" w:hAnsi="Times New Roman" w:cs="Times New Roman"/>
          <w:sz w:val="24"/>
          <w:szCs w:val="24"/>
        </w:rPr>
        <w:t xml:space="preserve">use </w:t>
      </w:r>
      <w:r w:rsidR="00930159" w:rsidRPr="00930159">
        <w:rPr>
          <w:rFonts w:ascii="Times New Roman" w:hAnsi="Times New Roman" w:cs="Times New Roman"/>
          <w:sz w:val="24"/>
          <w:szCs w:val="24"/>
        </w:rPr>
        <w:t>in the broadest sense,</w:t>
      </w:r>
      <w:r w:rsidR="00953E43">
        <w:rPr>
          <w:rFonts w:ascii="Times New Roman" w:hAnsi="Times New Roman" w:cs="Times New Roman"/>
          <w:sz w:val="24"/>
          <w:szCs w:val="24"/>
        </w:rPr>
        <w:t>[sic]</w:t>
      </w:r>
      <w:r w:rsidR="00930159" w:rsidRPr="00930159">
        <w:rPr>
          <w:rFonts w:ascii="Times New Roman" w:hAnsi="Times New Roman" w:cs="Times New Roman"/>
          <w:sz w:val="24"/>
          <w:szCs w:val="24"/>
        </w:rPr>
        <w: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t>
      </w:r>
      <w:r>
        <w:rPr>
          <w:rFonts w:ascii="Times New Roman" w:hAnsi="Times New Roman" w:cs="Times New Roman"/>
          <w:sz w:val="24"/>
          <w:szCs w:val="24"/>
        </w:rPr>
        <w:t>”</w:t>
      </w:r>
      <w:r w:rsidR="00930159">
        <w:rPr>
          <w:rFonts w:ascii="Times New Roman" w:hAnsi="Times New Roman" w:cs="Times New Roman"/>
          <w:sz w:val="24"/>
          <w:szCs w:val="24"/>
        </w:rPr>
        <w:t xml:space="preserve"> </w:t>
      </w:r>
    </w:p>
    <w:p w14:paraId="6BCC459C" w14:textId="01BC265F" w:rsidR="00835EB6" w:rsidRDefault="00BB7EB5" w:rsidP="000E154D">
      <w:pPr>
        <w:spacing w:line="480" w:lineRule="auto"/>
        <w:ind w:left="720"/>
        <w:rPr>
          <w:rFonts w:ascii="Times New Roman" w:hAnsi="Times New Roman" w:cs="Times New Roman"/>
          <w:sz w:val="24"/>
          <w:szCs w:val="24"/>
        </w:rPr>
      </w:pPr>
      <w:r>
        <w:rPr>
          <w:rFonts w:ascii="Times New Roman" w:hAnsi="Times New Roman" w:cs="Times New Roman"/>
          <w:sz w:val="24"/>
          <w:szCs w:val="24"/>
        </w:rPr>
        <w:t>“</w:t>
      </w:r>
      <w:r w:rsidR="00930159">
        <w:rPr>
          <w:rFonts w:ascii="Times New Roman" w:hAnsi="Times New Roman" w:cs="Times New Roman"/>
          <w:sz w:val="24"/>
          <w:szCs w:val="24"/>
        </w:rPr>
        <w:t xml:space="preserve">Offstream water use </w:t>
      </w:r>
      <w:r w:rsidR="00930159" w:rsidRPr="00930159">
        <w:rPr>
          <w:rFonts w:ascii="Times New Roman" w:hAnsi="Times New Roman" w:cs="Times New Roman"/>
          <w:sz w:val="24"/>
          <w:szCs w:val="24"/>
        </w:rPr>
        <w:t>occurs when water is withdrawn or diverted from a ground- or surface-water source for public-water supply, industry, irrigation, livestock, cooling for thermoelectric power generation, mining and domestic purposes.</w:t>
      </w:r>
      <w:r>
        <w:rPr>
          <w:rFonts w:ascii="Times New Roman" w:hAnsi="Times New Roman" w:cs="Times New Roman"/>
          <w:sz w:val="24"/>
          <w:szCs w:val="24"/>
        </w:rPr>
        <w:t>”</w:t>
      </w:r>
      <w:r w:rsidR="00930159">
        <w:rPr>
          <w:rFonts w:ascii="Times New Roman" w:hAnsi="Times New Roman" w:cs="Times New Roman"/>
          <w:sz w:val="24"/>
          <w:szCs w:val="24"/>
        </w:rPr>
        <w:t xml:space="preserve"> </w:t>
      </w:r>
    </w:p>
    <w:p w14:paraId="169760CB" w14:textId="3BC0E750" w:rsidR="00835EB6" w:rsidRDefault="00BB7EB5" w:rsidP="000E154D">
      <w:pPr>
        <w:spacing w:line="480" w:lineRule="auto"/>
        <w:ind w:left="720"/>
        <w:rPr>
          <w:rFonts w:ascii="Times New Roman" w:hAnsi="Times New Roman" w:cs="Times New Roman"/>
          <w:sz w:val="24"/>
          <w:szCs w:val="24"/>
        </w:rPr>
      </w:pPr>
      <w:r>
        <w:rPr>
          <w:rFonts w:ascii="Times New Roman" w:hAnsi="Times New Roman" w:cs="Times New Roman"/>
          <w:sz w:val="24"/>
          <w:szCs w:val="24"/>
        </w:rPr>
        <w:t>“</w:t>
      </w:r>
      <w:r w:rsidR="00930159">
        <w:rPr>
          <w:rFonts w:ascii="Times New Roman" w:hAnsi="Times New Roman" w:cs="Times New Roman"/>
          <w:sz w:val="24"/>
          <w:szCs w:val="24"/>
        </w:rPr>
        <w:t xml:space="preserve">Instream water use </w:t>
      </w:r>
      <w:r w:rsidR="00930159" w:rsidRPr="00930159">
        <w:rPr>
          <w:rFonts w:ascii="Times New Roman" w:hAnsi="Times New Roman" w:cs="Times New Roman"/>
          <w:sz w:val="24"/>
          <w:szCs w:val="24"/>
        </w:rPr>
        <w:t>occurs when the water remains in the stream (surface water) or aquifer (ground water) during use.</w:t>
      </w:r>
      <w:r>
        <w:rPr>
          <w:rFonts w:ascii="Times New Roman" w:hAnsi="Times New Roman" w:cs="Times New Roman"/>
          <w:sz w:val="24"/>
          <w:szCs w:val="24"/>
        </w:rPr>
        <w:t>”</w:t>
      </w:r>
    </w:p>
    <w:p w14:paraId="013BE68D" w14:textId="627AE89B" w:rsidR="00C864C2" w:rsidRPr="00E34A32" w:rsidRDefault="00EB5E9F" w:rsidP="00BB7EB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C864C2">
        <w:rPr>
          <w:rFonts w:ascii="Times New Roman" w:hAnsi="Times New Roman" w:cs="Times New Roman"/>
          <w:sz w:val="24"/>
          <w:szCs w:val="24"/>
        </w:rPr>
        <w:t>ater footprinting characterizes total water consumption along with the sources of the water consumed.</w:t>
      </w:r>
      <w:r w:rsidR="00263B5D" w:rsidRPr="00274FBD">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&lt;EndNote&gt;&lt;Cite&gt;&lt;Author&gt;Hsu&lt;/Author&gt;&lt;Year&gt;(2010)&lt;/Year&gt;&lt;RecNum&gt;112&lt;/RecNum&gt;&lt;DisplayText&gt;(17)&lt;/DisplayText&gt;&lt;record&gt;&lt;rec-number&gt;112&lt;/rec-number&gt;&lt;foreign-keys&gt;&lt;key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r w:rsidR="00263B5D" w:rsidRPr="00274FBD">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17" w:tooltip="Hsu, (2010) #112" w:history="1">
        <w:r w:rsidR="00096D65">
          <w:rPr>
            <w:rFonts w:ascii="Times New Roman" w:hAnsi="Times New Roman" w:cs="Times New Roman"/>
            <w:noProof/>
            <w:sz w:val="24"/>
            <w:szCs w:val="24"/>
            <w:vertAlign w:val="superscript"/>
          </w:rPr>
          <w:t>17</w:t>
        </w:r>
      </w:hyperlink>
      <w:r w:rsidR="00ED0C0F">
        <w:rPr>
          <w:rFonts w:ascii="Times New Roman" w:hAnsi="Times New Roman" w:cs="Times New Roman"/>
          <w:noProof/>
          <w:sz w:val="24"/>
          <w:szCs w:val="24"/>
          <w:vertAlign w:val="superscript"/>
        </w:rPr>
        <w:t>)</w:t>
      </w:r>
      <w:r w:rsidR="00263B5D" w:rsidRPr="00274FBD">
        <w:rPr>
          <w:rFonts w:ascii="Times New Roman" w:hAnsi="Times New Roman" w:cs="Times New Roman"/>
          <w:sz w:val="24"/>
          <w:szCs w:val="24"/>
          <w:vertAlign w:val="superscript"/>
        </w:rPr>
        <w:fldChar w:fldCharType="end"/>
      </w:r>
      <w:r w:rsidR="00C864C2">
        <w:rPr>
          <w:rFonts w:ascii="Times New Roman" w:hAnsi="Times New Roman" w:cs="Times New Roman"/>
          <w:sz w:val="24"/>
          <w:szCs w:val="24"/>
        </w:rPr>
        <w:t xml:space="preserve"> Therefore</w:t>
      </w:r>
      <w:r>
        <w:rPr>
          <w:rFonts w:ascii="Times New Roman" w:hAnsi="Times New Roman" w:cs="Times New Roman"/>
          <w:sz w:val="24"/>
          <w:szCs w:val="24"/>
        </w:rPr>
        <w:t>,</w:t>
      </w:r>
      <w:r w:rsidR="00C864C2">
        <w:rPr>
          <w:rFonts w:ascii="Times New Roman" w:hAnsi="Times New Roman" w:cs="Times New Roman"/>
          <w:sz w:val="24"/>
          <w:szCs w:val="24"/>
        </w:rPr>
        <w:t xml:space="preserve"> we consider both “green” and “blue” water consumption</w:t>
      </w:r>
      <w:r w:rsidR="00E61BEF">
        <w:rPr>
          <w:rFonts w:ascii="Times New Roman" w:hAnsi="Times New Roman" w:cs="Times New Roman"/>
          <w:sz w:val="24"/>
          <w:szCs w:val="24"/>
        </w:rPr>
        <w:t xml:space="preserve"> in this paper</w:t>
      </w:r>
      <w:r w:rsidR="00C864C2">
        <w:rPr>
          <w:rFonts w:ascii="Times New Roman" w:hAnsi="Times New Roman" w:cs="Times New Roman"/>
          <w:sz w:val="24"/>
          <w:szCs w:val="24"/>
        </w:rPr>
        <w:t xml:space="preserve">. </w:t>
      </w:r>
      <w:r w:rsidR="00194631">
        <w:rPr>
          <w:rFonts w:ascii="Times New Roman" w:hAnsi="Times New Roman" w:cs="Times New Roman"/>
          <w:sz w:val="24"/>
          <w:szCs w:val="24"/>
        </w:rPr>
        <w:t>Our definition of g</w:t>
      </w:r>
      <w:r w:rsidR="00C864C2">
        <w:rPr>
          <w:rFonts w:ascii="Times New Roman" w:hAnsi="Times New Roman" w:cs="Times New Roman"/>
          <w:sz w:val="24"/>
          <w:szCs w:val="24"/>
        </w:rPr>
        <w:t xml:space="preserve">reen </w:t>
      </w:r>
      <w:r w:rsidR="00194631">
        <w:rPr>
          <w:rFonts w:ascii="Times New Roman" w:hAnsi="Times New Roman" w:cs="Times New Roman"/>
          <w:sz w:val="24"/>
          <w:szCs w:val="24"/>
        </w:rPr>
        <w:t xml:space="preserve">water </w:t>
      </w:r>
      <w:r w:rsidR="00C864C2">
        <w:rPr>
          <w:rFonts w:ascii="Times New Roman" w:hAnsi="Times New Roman" w:cs="Times New Roman"/>
          <w:sz w:val="24"/>
          <w:szCs w:val="24"/>
        </w:rPr>
        <w:t xml:space="preserve">and blue water are </w:t>
      </w:r>
      <w:r w:rsidR="00194631">
        <w:rPr>
          <w:rFonts w:ascii="Times New Roman" w:hAnsi="Times New Roman" w:cs="Times New Roman"/>
          <w:sz w:val="24"/>
          <w:szCs w:val="24"/>
        </w:rPr>
        <w:t>in agreement</w:t>
      </w:r>
      <w:r w:rsidR="00C864C2">
        <w:rPr>
          <w:rFonts w:ascii="Times New Roman" w:hAnsi="Times New Roman" w:cs="Times New Roman"/>
          <w:sz w:val="24"/>
          <w:szCs w:val="24"/>
        </w:rPr>
        <w:t xml:space="preserve"> with</w:t>
      </w:r>
      <w:r w:rsidR="00E34A32">
        <w:rPr>
          <w:rFonts w:ascii="Times New Roman" w:hAnsi="Times New Roman" w:cs="Times New Roman"/>
          <w:sz w:val="24"/>
          <w:szCs w:val="24"/>
        </w:rPr>
        <w:t xml:space="preserve"> other literature such as</w:t>
      </w:r>
      <w:r w:rsidR="00C864C2">
        <w:rPr>
          <w:rFonts w:ascii="Times New Roman" w:hAnsi="Times New Roman" w:cs="Times New Roman"/>
          <w:sz w:val="24"/>
          <w:szCs w:val="24"/>
        </w:rPr>
        <w:t xml:space="preserve"> Yeh et al.</w:t>
      </w:r>
      <w:r w:rsidR="0071467F" w:rsidRPr="00BE33B6">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r w:rsidR="0071467F" w:rsidRPr="00BE33B6">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18" w:tooltip="Yeh, (2011) #73" w:history="1">
        <w:r w:rsidR="00096D65">
          <w:rPr>
            <w:rFonts w:ascii="Times New Roman" w:hAnsi="Times New Roman" w:cs="Times New Roman"/>
            <w:noProof/>
            <w:sz w:val="24"/>
            <w:szCs w:val="24"/>
            <w:vertAlign w:val="superscript"/>
          </w:rPr>
          <w:t>18</w:t>
        </w:r>
      </w:hyperlink>
      <w:r w:rsidR="00ED0C0F">
        <w:rPr>
          <w:rFonts w:ascii="Times New Roman" w:hAnsi="Times New Roman" w:cs="Times New Roman"/>
          <w:noProof/>
          <w:sz w:val="24"/>
          <w:szCs w:val="24"/>
          <w:vertAlign w:val="superscript"/>
        </w:rPr>
        <w:t>)</w:t>
      </w:r>
      <w:r w:rsidR="0071467F" w:rsidRPr="00BE33B6">
        <w:rPr>
          <w:rFonts w:ascii="Times New Roman" w:hAnsi="Times New Roman" w:cs="Times New Roman"/>
          <w:sz w:val="24"/>
          <w:szCs w:val="24"/>
          <w:vertAlign w:val="superscript"/>
        </w:rPr>
        <w:fldChar w:fldCharType="end"/>
      </w:r>
      <w:r w:rsidR="00D21DB1">
        <w:rPr>
          <w:rFonts w:ascii="Times New Roman" w:hAnsi="Times New Roman" w:cs="Times New Roman"/>
          <w:sz w:val="24"/>
          <w:szCs w:val="24"/>
        </w:rPr>
        <w:t xml:space="preserve"> </w:t>
      </w:r>
      <w:r w:rsidR="00194631">
        <w:rPr>
          <w:rFonts w:ascii="Times New Roman" w:hAnsi="Times New Roman" w:cs="Times New Roman"/>
          <w:sz w:val="24"/>
          <w:szCs w:val="24"/>
        </w:rPr>
        <w:t>and</w:t>
      </w:r>
      <w:r w:rsidR="00C864C2">
        <w:rPr>
          <w:rFonts w:ascii="Times New Roman" w:hAnsi="Times New Roman" w:cs="Times New Roman"/>
          <w:sz w:val="24"/>
          <w:szCs w:val="24"/>
        </w:rPr>
        <w:t xml:space="preserve"> Hoff et al.</w:t>
      </w:r>
      <w:r w:rsidR="0071467F" w:rsidRPr="007544CD">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&lt;EndNote&gt;&lt;Cite&gt;&lt;Author&gt;Hoff&lt;/Author&gt;&lt;Year&gt;(2010)&lt;/Year&gt;&lt;RecNum&gt;76&lt;/RecNum&gt;&lt;DisplayText&gt;(19)&lt;/DisplayText&gt;&lt;record&gt;&lt;rec-number&gt;76&lt;/rec-number&gt;&lt;foreign-keys&gt;&lt;key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r w:rsidR="0071467F" w:rsidRPr="007544CD">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19" w:tooltip="Hoff, (2010) #76" w:history="1">
        <w:r w:rsidR="00096D65">
          <w:rPr>
            <w:rFonts w:ascii="Times New Roman" w:hAnsi="Times New Roman" w:cs="Times New Roman"/>
            <w:noProof/>
            <w:sz w:val="24"/>
            <w:szCs w:val="24"/>
            <w:vertAlign w:val="superscript"/>
          </w:rPr>
          <w:t>19</w:t>
        </w:r>
      </w:hyperlink>
      <w:r w:rsidR="00ED0C0F">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554B15">
        <w:rPr>
          <w:rFonts w:ascii="Times New Roman" w:hAnsi="Times New Roman" w:cs="Times New Roman"/>
          <w:sz w:val="24"/>
          <w:szCs w:val="24"/>
        </w:rPr>
        <w:t xml:space="preserve"> </w:t>
      </w:r>
      <w:r>
        <w:rPr>
          <w:rFonts w:ascii="Times New Roman" w:hAnsi="Times New Roman" w:cs="Times New Roman"/>
          <w:sz w:val="24"/>
          <w:szCs w:val="24"/>
        </w:rPr>
        <w:t>Rockström et al.</w:t>
      </w:r>
      <w:r w:rsidRPr="007544CD">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&lt;EndNote&gt;&lt;Cite&gt;&lt;Author&gt;Rockström&lt;/Author&gt;&lt;Year&gt;(2009)&lt;/Year&gt;&lt;RecNum&gt;75&lt;/RecNum&gt;&lt;DisplayText&gt;(20)&lt;/DisplayText&gt;&lt;record&gt;&lt;rec-number&gt;75&lt;/rec-number&gt;&lt;foreign-keys&gt;&lt;key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r w:rsidRPr="007544CD">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0" w:tooltip="Rockström, (2009) #75" w:history="1">
        <w:r w:rsidR="00096D65">
          <w:rPr>
            <w:rFonts w:ascii="Times New Roman" w:hAnsi="Times New Roman" w:cs="Times New Roman"/>
            <w:noProof/>
            <w:sz w:val="24"/>
            <w:szCs w:val="24"/>
            <w:vertAlign w:val="superscript"/>
          </w:rPr>
          <w:t>20</w:t>
        </w:r>
      </w:hyperlink>
      <w:r w:rsidR="00ED0C0F">
        <w:rPr>
          <w:rFonts w:ascii="Times New Roman" w:hAnsi="Times New Roman" w:cs="Times New Roman"/>
          <w:noProof/>
          <w:sz w:val="24"/>
          <w:szCs w:val="24"/>
          <w:vertAlign w:val="superscript"/>
        </w:rPr>
        <w:t>)</w:t>
      </w:r>
      <w:r w:rsidRPr="007544CD">
        <w:rPr>
          <w:rFonts w:ascii="Times New Roman" w:hAnsi="Times New Roman" w:cs="Times New Roman"/>
          <w:sz w:val="24"/>
          <w:szCs w:val="24"/>
          <w:vertAlign w:val="superscript"/>
        </w:rPr>
        <w:fldChar w:fldCharType="end"/>
      </w:r>
      <w:r w:rsidR="00194631" w:rsidRPr="00194631">
        <w:rPr>
          <w:rFonts w:ascii="Times New Roman" w:hAnsi="Times New Roman" w:cs="Times New Roman"/>
          <w:sz w:val="24"/>
          <w:szCs w:val="24"/>
        </w:rPr>
        <w:t xml:space="preserve"> </w:t>
      </w:r>
      <w:r w:rsidR="00194631">
        <w:rPr>
          <w:rFonts w:ascii="Times New Roman" w:hAnsi="Times New Roman" w:cs="Times New Roman"/>
          <w:sz w:val="24"/>
          <w:szCs w:val="24"/>
        </w:rPr>
        <w:t>describ</w:t>
      </w:r>
      <w:r w:rsidR="001D7DE0">
        <w:rPr>
          <w:rFonts w:ascii="Times New Roman" w:hAnsi="Times New Roman" w:cs="Times New Roman"/>
          <w:sz w:val="24"/>
          <w:szCs w:val="24"/>
        </w:rPr>
        <w:t>ing</w:t>
      </w:r>
      <w:r w:rsidR="00194631">
        <w:rPr>
          <w:rFonts w:ascii="Times New Roman" w:hAnsi="Times New Roman" w:cs="Times New Roman"/>
          <w:sz w:val="24"/>
          <w:szCs w:val="24"/>
        </w:rPr>
        <w:t xml:space="preserve"> these concepts</w:t>
      </w:r>
      <w:r w:rsidR="00E34A32">
        <w:rPr>
          <w:rFonts w:ascii="Times New Roman" w:hAnsi="Times New Roman" w:cs="Times New Roman"/>
          <w:sz w:val="24"/>
          <w:szCs w:val="24"/>
        </w:rPr>
        <w:t>:</w:t>
      </w:r>
    </w:p>
    <w:p w14:paraId="720870A2" w14:textId="3E1D9FEC" w:rsidR="00C864C2" w:rsidRDefault="00C864C2" w:rsidP="00C864C2">
      <w:pPr>
        <w:spacing w:line="480" w:lineRule="auto"/>
        <w:ind w:left="720"/>
        <w:rPr>
          <w:rFonts w:ascii="Times New Roman" w:hAnsi="Times New Roman" w:cs="Times New Roman"/>
          <w:sz w:val="24"/>
          <w:szCs w:val="24"/>
        </w:rPr>
      </w:pPr>
      <w:r>
        <w:rPr>
          <w:rFonts w:ascii="Times New Roman" w:hAnsi="Times New Roman" w:cs="Times New Roman"/>
          <w:sz w:val="24"/>
          <w:szCs w:val="24"/>
        </w:rPr>
        <w:t>“</w:t>
      </w:r>
      <w:r w:rsidR="00742ACE">
        <w:rPr>
          <w:rFonts w:ascii="Times New Roman" w:hAnsi="Times New Roman" w:cs="Times New Roman"/>
          <w:sz w:val="24"/>
          <w:szCs w:val="24"/>
        </w:rPr>
        <w:t xml:space="preserve">… </w:t>
      </w:r>
      <w:r>
        <w:rPr>
          <w:rFonts w:ascii="Times New Roman" w:hAnsi="Times New Roman" w:cs="Times New Roman"/>
          <w:sz w:val="24"/>
          <w:szCs w:val="24"/>
        </w:rPr>
        <w:t xml:space="preserve">green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w:t>
      </w:r>
      <w:r w:rsidR="00F9754E">
        <w:rPr>
          <w:rFonts w:ascii="Times New Roman" w:hAnsi="Times New Roman" w:cs="Times New Roman"/>
          <w:sz w:val="24"/>
          <w:szCs w:val="24"/>
        </w:rPr>
        <w:t xml:space="preserve">vadose </w:t>
      </w:r>
      <w:r>
        <w:rPr>
          <w:rFonts w:ascii="Times New Roman" w:hAnsi="Times New Roman" w:cs="Times New Roman"/>
          <w:sz w:val="24"/>
          <w:szCs w:val="24"/>
        </w:rPr>
        <w:t xml:space="preserve">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w:t>
      </w:r>
      <w:r w:rsidRPr="007544CD">
        <w:rPr>
          <w:rFonts w:ascii="Times New Roman" w:hAnsi="Times New Roman" w:cs="Times New Roman"/>
          <w:sz w:val="24"/>
          <w:szCs w:val="24"/>
        </w:rPr>
        <w:t>Rainwater harvesting is at the interface of blue and</w:t>
      </w:r>
      <w:r>
        <w:rPr>
          <w:rFonts w:ascii="Times New Roman" w:hAnsi="Times New Roman" w:cs="Times New Roman"/>
          <w:sz w:val="24"/>
          <w:szCs w:val="24"/>
        </w:rPr>
        <w:t xml:space="preserve"> </w:t>
      </w:r>
      <w:r w:rsidRPr="007544CD">
        <w:rPr>
          <w:rFonts w:ascii="Times New Roman" w:hAnsi="Times New Roman" w:cs="Times New Roman"/>
          <w:sz w:val="24"/>
          <w:szCs w:val="24"/>
        </w:rPr>
        <w:t>green water. Catching runoff and</w:t>
      </w:r>
      <w:r>
        <w:rPr>
          <w:rFonts w:ascii="Times New Roman" w:hAnsi="Times New Roman" w:cs="Times New Roman"/>
          <w:sz w:val="24"/>
          <w:szCs w:val="24"/>
        </w:rPr>
        <w:t xml:space="preserve"> storing it in small reservoirs </w:t>
      </w:r>
      <w:r w:rsidRPr="007544CD">
        <w:rPr>
          <w:rFonts w:ascii="Times New Roman" w:hAnsi="Times New Roman" w:cs="Times New Roman"/>
          <w:sz w:val="24"/>
          <w:szCs w:val="24"/>
        </w:rPr>
        <w:t>(or possibly unde</w:t>
      </w:r>
      <w:r>
        <w:rPr>
          <w:rFonts w:ascii="Times New Roman" w:hAnsi="Times New Roman" w:cs="Times New Roman"/>
          <w:sz w:val="24"/>
          <w:szCs w:val="24"/>
        </w:rPr>
        <w:t xml:space="preserve">rground) is interpreted as blue </w:t>
      </w:r>
      <w:r w:rsidRPr="007544CD">
        <w:rPr>
          <w:rFonts w:ascii="Times New Roman" w:hAnsi="Times New Roman" w:cs="Times New Roman"/>
          <w:sz w:val="24"/>
          <w:szCs w:val="24"/>
        </w:rPr>
        <w:t>water management</w:t>
      </w:r>
      <w:r w:rsidR="00953E43">
        <w:rPr>
          <w:rFonts w:ascii="Times New Roman" w:hAnsi="Times New Roman" w:cs="Times New Roman"/>
          <w:sz w:val="24"/>
          <w:szCs w:val="24"/>
        </w:rPr>
        <w:t>;</w:t>
      </w:r>
      <w:r w:rsidRPr="007544CD">
        <w:rPr>
          <w:rFonts w:ascii="Times New Roman" w:hAnsi="Times New Roman" w:cs="Times New Roman"/>
          <w:sz w:val="24"/>
          <w:szCs w:val="24"/>
        </w:rPr>
        <w:t xml:space="preserve"> </w:t>
      </w:r>
      <w:r>
        <w:rPr>
          <w:rFonts w:ascii="Times New Roman" w:hAnsi="Times New Roman" w:cs="Times New Roman"/>
          <w:sz w:val="24"/>
          <w:szCs w:val="24"/>
        </w:rPr>
        <w:t xml:space="preserve">enhancement of infiltration and </w:t>
      </w:r>
      <w:r w:rsidRPr="007544CD">
        <w:rPr>
          <w:rFonts w:ascii="Times New Roman" w:hAnsi="Times New Roman" w:cs="Times New Roman"/>
          <w:sz w:val="24"/>
          <w:szCs w:val="24"/>
        </w:rPr>
        <w:t>storage of rain in s</w:t>
      </w:r>
      <w:r>
        <w:rPr>
          <w:rFonts w:ascii="Times New Roman" w:hAnsi="Times New Roman" w:cs="Times New Roman"/>
          <w:sz w:val="24"/>
          <w:szCs w:val="24"/>
        </w:rPr>
        <w:t>oil as green water management</w:t>
      </w:r>
      <w:r w:rsidR="00194631">
        <w:rPr>
          <w:rFonts w:ascii="Times New Roman" w:hAnsi="Times New Roman" w:cs="Times New Roman"/>
          <w:sz w:val="24"/>
          <w:szCs w:val="24"/>
        </w:rPr>
        <w:t xml:space="preserve"> (</w:t>
      </w:r>
      <w:r w:rsidR="007C291A">
        <w:rPr>
          <w:rFonts w:ascii="Times New Roman" w:hAnsi="Times New Roman" w:cs="Times New Roman"/>
          <w:sz w:val="24"/>
          <w:szCs w:val="24"/>
        </w:rPr>
        <w:t>pg. 178</w:t>
      </w:r>
      <w:r w:rsidR="00194631">
        <w:rPr>
          <w:rFonts w:ascii="Times New Roman" w:hAnsi="Times New Roman" w:cs="Times New Roman"/>
          <w:sz w:val="24"/>
          <w:szCs w:val="24"/>
        </w:rPr>
        <w:t>)</w:t>
      </w:r>
      <w:r w:rsidR="002E6501">
        <w:rPr>
          <w:rFonts w:ascii="Times New Roman" w:hAnsi="Times New Roman" w:cs="Times New Roman"/>
          <w:sz w:val="24"/>
          <w:szCs w:val="24"/>
        </w:rPr>
        <w:t>.</w:t>
      </w:r>
      <w:r>
        <w:rPr>
          <w:rFonts w:ascii="Times New Roman" w:hAnsi="Times New Roman" w:cs="Times New Roman"/>
          <w:sz w:val="24"/>
          <w:szCs w:val="24"/>
        </w:rPr>
        <w:t xml:space="preserve">” </w:t>
      </w:r>
    </w:p>
    <w:p w14:paraId="48D5E6A5" w14:textId="545C25B4" w:rsidR="00C864C2" w:rsidRDefault="00C864C2" w:rsidP="00C864C2">
      <w:pPr>
        <w:spacing w:line="480" w:lineRule="auto"/>
        <w:ind w:firstLine="720"/>
        <w:rPr>
          <w:rFonts w:ascii="Times New Roman" w:hAnsi="Times New Roman" w:cs="Times New Roman"/>
          <w:sz w:val="24"/>
          <w:szCs w:val="24"/>
        </w:rPr>
      </w:pPr>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aquifers</w:t>
      </w:r>
      <w:r w:rsidR="00023FE3">
        <w:rPr>
          <w:rFonts w:ascii="Times New Roman" w:hAnsi="Times New Roman" w:cs="Times New Roman"/>
          <w:sz w:val="24"/>
          <w:szCs w:val="24"/>
        </w:rPr>
        <w:t xml:space="preserve"> (outstream)</w:t>
      </w:r>
      <w:r>
        <w:rPr>
          <w:rFonts w:ascii="Times New Roman" w:hAnsi="Times New Roman" w:cs="Times New Roman"/>
          <w:sz w:val="24"/>
          <w:szCs w:val="24"/>
        </w:rPr>
        <w:t xml:space="preserve"> and surface water</w:t>
      </w:r>
      <w:r w:rsidR="00023FE3">
        <w:rPr>
          <w:rFonts w:ascii="Times New Roman" w:hAnsi="Times New Roman" w:cs="Times New Roman"/>
          <w:sz w:val="24"/>
          <w:szCs w:val="24"/>
        </w:rPr>
        <w:t xml:space="preserve"> (instream)</w:t>
      </w:r>
      <w:r>
        <w:rPr>
          <w:rFonts w:ascii="Times New Roman" w:hAnsi="Times New Roman" w:cs="Times New Roman"/>
          <w:sz w:val="24"/>
          <w:szCs w:val="24"/>
        </w:rPr>
        <w:t xml:space="preserve"> can be consumed or re</w:t>
      </w:r>
      <w:r w:rsidR="00930159">
        <w:rPr>
          <w:rFonts w:ascii="Times New Roman" w:hAnsi="Times New Roman" w:cs="Times New Roman"/>
          <w:sz w:val="24"/>
          <w:szCs w:val="24"/>
        </w:rPr>
        <w:t xml:space="preserve">leased </w:t>
      </w:r>
      <w:r w:rsidR="00023FE3">
        <w:rPr>
          <w:rFonts w:ascii="Times New Roman" w:hAnsi="Times New Roman" w:cs="Times New Roman"/>
          <w:sz w:val="24"/>
          <w:szCs w:val="24"/>
        </w:rPr>
        <w:t>as a part of its utilization</w:t>
      </w:r>
      <w:r w:rsidR="00930159">
        <w:rPr>
          <w:rFonts w:ascii="Times New Roman" w:hAnsi="Times New Roman" w:cs="Times New Roman"/>
          <w:sz w:val="24"/>
          <w:szCs w:val="24"/>
        </w:rPr>
        <w:t>. Inst</w:t>
      </w:r>
      <w:r w:rsidR="00E61BEF">
        <w:rPr>
          <w:rFonts w:ascii="Times New Roman" w:hAnsi="Times New Roman" w:cs="Times New Roman"/>
          <w:sz w:val="24"/>
          <w:szCs w:val="24"/>
        </w:rPr>
        <w:t>r</w:t>
      </w:r>
      <w:r w:rsidR="00930159">
        <w:rPr>
          <w:rFonts w:ascii="Times New Roman" w:hAnsi="Times New Roman" w:cs="Times New Roman"/>
          <w:sz w:val="24"/>
          <w:szCs w:val="24"/>
        </w:rPr>
        <w:t>eam</w:t>
      </w:r>
      <w:r>
        <w:rPr>
          <w:rFonts w:ascii="Times New Roman" w:hAnsi="Times New Roman" w:cs="Times New Roman"/>
          <w:sz w:val="24"/>
          <w:szCs w:val="24"/>
        </w:rPr>
        <w:t xml:space="preserve">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 xml:space="preserve">tion. </w:t>
      </w:r>
      <w:r w:rsidR="00930159">
        <w:rPr>
          <w:rFonts w:ascii="Times New Roman" w:hAnsi="Times New Roman" w:cs="Times New Roman"/>
          <w:sz w:val="24"/>
          <w:szCs w:val="24"/>
        </w:rPr>
        <w:t>Outstream</w:t>
      </w:r>
      <w:r>
        <w:rPr>
          <w:rFonts w:ascii="Times New Roman" w:hAnsi="Times New Roman" w:cs="Times New Roman"/>
          <w:sz w:val="24"/>
          <w:szCs w:val="24"/>
        </w:rPr>
        <w:t xml:space="preserve"> use is</w:t>
      </w:r>
      <w:r w:rsidR="00742ACE">
        <w:rPr>
          <w:rFonts w:ascii="Times New Roman" w:hAnsi="Times New Roman" w:cs="Times New Roman"/>
          <w:sz w:val="24"/>
          <w:szCs w:val="24"/>
        </w:rPr>
        <w:t xml:space="preserve"> water</w:t>
      </w:r>
      <w:r>
        <w:rPr>
          <w:rFonts w:ascii="Times New Roman" w:hAnsi="Times New Roman" w:cs="Times New Roman"/>
          <w:sz w:val="24"/>
          <w:szCs w:val="24"/>
        </w:rPr>
        <w:t xml:space="preserve">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 xml:space="preserve">ironment without quality changes and therefore can be used elsewhere for agriculture, industry, and drinking water. Green water </w:t>
      </w:r>
      <w:r w:rsidR="007C291A">
        <w:rPr>
          <w:rFonts w:ascii="Times New Roman" w:hAnsi="Times New Roman" w:cs="Times New Roman"/>
          <w:sz w:val="24"/>
          <w:szCs w:val="24"/>
        </w:rPr>
        <w:t>by definitions is rainwater that is consumed</w:t>
      </w:r>
      <w:r>
        <w:rPr>
          <w:rFonts w:ascii="Times New Roman" w:hAnsi="Times New Roman" w:cs="Times New Roman"/>
          <w:sz w:val="24"/>
          <w:szCs w:val="24"/>
        </w:rPr>
        <w:t>.</w:t>
      </w:r>
    </w:p>
    <w:p w14:paraId="50FE2D9E" w14:textId="1F4E37F7" w:rsidR="00E34A32" w:rsidRDefault="00C864C2" w:rsidP="00ED0C0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our study we specifically differentiate “full growth” water consumption for a given climate </w:t>
      </w:r>
      <w:r w:rsidR="00694AE6">
        <w:rPr>
          <w:rFonts w:ascii="Times New Roman" w:hAnsi="Times New Roman" w:cs="Times New Roman"/>
          <w:sz w:val="24"/>
          <w:szCs w:val="24"/>
        </w:rPr>
        <w:t xml:space="preserve">and crop production </w:t>
      </w:r>
      <w:r>
        <w:rPr>
          <w:rFonts w:ascii="Times New Roman" w:hAnsi="Times New Roman" w:cs="Times New Roman"/>
          <w:sz w:val="24"/>
          <w:szCs w:val="24"/>
        </w:rPr>
        <w:t xml:space="preserve">from “actual” water consumption. Actual water consumption represents what a farmer applied and </w:t>
      </w:r>
      <w:r w:rsidR="002E6501">
        <w:rPr>
          <w:rFonts w:ascii="Times New Roman" w:hAnsi="Times New Roman" w:cs="Times New Roman"/>
          <w:sz w:val="24"/>
          <w:szCs w:val="24"/>
        </w:rPr>
        <w:t xml:space="preserve">what </w:t>
      </w:r>
      <w:r>
        <w:rPr>
          <w:rFonts w:ascii="Times New Roman" w:hAnsi="Times New Roman" w:cs="Times New Roman"/>
          <w:sz w:val="24"/>
          <w:szCs w:val="24"/>
        </w:rPr>
        <w:t xml:space="preserve">is used by an agricultural crop. </w:t>
      </w:r>
      <w:r w:rsidR="00742ACE">
        <w:rPr>
          <w:rFonts w:ascii="Times New Roman" w:hAnsi="Times New Roman" w:cs="Times New Roman"/>
          <w:sz w:val="24"/>
          <w:szCs w:val="24"/>
        </w:rPr>
        <w:t>A</w:t>
      </w:r>
      <w:r>
        <w:rPr>
          <w:rFonts w:ascii="Times New Roman" w:hAnsi="Times New Roman" w:cs="Times New Roman"/>
          <w:sz w:val="24"/>
          <w:szCs w:val="24"/>
        </w:rPr>
        <w:t xml:space="preserve">ctual water </w:t>
      </w:r>
      <w:r>
        <w:rPr>
          <w:rFonts w:ascii="Times New Roman" w:hAnsi="Times New Roman" w:cs="Times New Roman"/>
          <w:sz w:val="24"/>
          <w:szCs w:val="24"/>
        </w:rPr>
        <w:lastRenderedPageBreak/>
        <w:t>consumption</w:t>
      </w:r>
      <w:r w:rsidRPr="00027A03">
        <w:rPr>
          <w:rFonts w:ascii="Times New Roman" w:hAnsi="Times New Roman" w:cs="Times New Roman"/>
          <w:sz w:val="24"/>
          <w:szCs w:val="24"/>
        </w:rPr>
        <w:t xml:space="preserve"> may </w:t>
      </w:r>
      <w:r>
        <w:rPr>
          <w:rFonts w:ascii="Times New Roman" w:hAnsi="Times New Roman" w:cs="Times New Roman"/>
          <w:sz w:val="24"/>
          <w:szCs w:val="24"/>
        </w:rPr>
        <w:t xml:space="preserve">be lower than “full growth” water consumption </w:t>
      </w:r>
      <w:r w:rsidR="00742ACE">
        <w:rPr>
          <w:rFonts w:ascii="Times New Roman" w:hAnsi="Times New Roman" w:cs="Times New Roman"/>
          <w:sz w:val="24"/>
          <w:szCs w:val="24"/>
        </w:rPr>
        <w:t xml:space="preserve">depending on the </w:t>
      </w:r>
      <w:r w:rsidR="00DC50DE">
        <w:rPr>
          <w:rFonts w:ascii="Times New Roman" w:hAnsi="Times New Roman" w:cs="Times New Roman"/>
          <w:sz w:val="24"/>
          <w:szCs w:val="24"/>
        </w:rPr>
        <w:t xml:space="preserve">individual producer’s </w:t>
      </w:r>
      <w:r w:rsidR="001D7DE0">
        <w:rPr>
          <w:rFonts w:ascii="Times New Roman" w:hAnsi="Times New Roman" w:cs="Times New Roman"/>
          <w:sz w:val="24"/>
          <w:szCs w:val="24"/>
        </w:rPr>
        <w:t xml:space="preserve">risk </w:t>
      </w:r>
      <w:r w:rsidR="00DC50DE">
        <w:rPr>
          <w:rFonts w:ascii="Times New Roman" w:hAnsi="Times New Roman" w:cs="Times New Roman"/>
          <w:sz w:val="24"/>
          <w:szCs w:val="24"/>
        </w:rPr>
        <w:t>tolerance</w:t>
      </w:r>
      <w:r w:rsidR="001D7DE0">
        <w:rPr>
          <w:rFonts w:ascii="Times New Roman" w:hAnsi="Times New Roman" w:cs="Times New Roman"/>
          <w:sz w:val="24"/>
          <w:szCs w:val="24"/>
        </w:rPr>
        <w:t xml:space="preserve"> </w:t>
      </w:r>
      <w:r w:rsidR="00DC50DE">
        <w:rPr>
          <w:rFonts w:ascii="Times New Roman" w:hAnsi="Times New Roman" w:cs="Times New Roman"/>
          <w:sz w:val="24"/>
          <w:szCs w:val="24"/>
        </w:rPr>
        <w:t>(i.e., yield reduction because of reduced water)</w:t>
      </w:r>
      <w:r>
        <w:rPr>
          <w:rFonts w:ascii="Times New Roman" w:hAnsi="Times New Roman" w:cs="Times New Roman"/>
          <w:sz w:val="24"/>
          <w:szCs w:val="24"/>
        </w:rPr>
        <w:t>.</w:t>
      </w:r>
      <w:r w:rsidR="0071467F" w:rsidRPr="00714FF5">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714FF5">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sidR="00ED0C0F">
        <w:rPr>
          <w:rFonts w:ascii="Times New Roman" w:hAnsi="Times New Roman" w:cs="Times New Roman"/>
          <w:noProof/>
          <w:sz w:val="24"/>
          <w:szCs w:val="24"/>
          <w:vertAlign w:val="superscript"/>
        </w:rPr>
        <w:t>)</w:t>
      </w:r>
      <w:r w:rsidR="0071467F" w:rsidRPr="00714FF5">
        <w:rPr>
          <w:rFonts w:ascii="Times New Roman" w:hAnsi="Times New Roman" w:cs="Times New Roman"/>
          <w:sz w:val="24"/>
          <w:szCs w:val="24"/>
          <w:vertAlign w:val="superscript"/>
        </w:rPr>
        <w:fldChar w:fldCharType="end"/>
      </w:r>
      <w:r w:rsidRPr="00027A03">
        <w:rPr>
          <w:rFonts w:ascii="Times New Roman" w:hAnsi="Times New Roman" w:cs="Times New Roman"/>
          <w:sz w:val="24"/>
          <w:szCs w:val="24"/>
        </w:rPr>
        <w:t xml:space="preserve"> </w:t>
      </w:r>
      <w:r>
        <w:rPr>
          <w:rFonts w:ascii="Times New Roman" w:hAnsi="Times New Roman" w:cs="Times New Roman"/>
          <w:sz w:val="24"/>
          <w:szCs w:val="24"/>
        </w:rPr>
        <w:t>For example, farmers may deliberately not irrigate if</w:t>
      </w:r>
      <w:r w:rsidRPr="00027A03">
        <w:rPr>
          <w:rFonts w:ascii="Times New Roman" w:hAnsi="Times New Roman" w:cs="Times New Roman"/>
          <w:sz w:val="24"/>
          <w:szCs w:val="24"/>
        </w:rPr>
        <w:t xml:space="preserve"> local water </w:t>
      </w:r>
      <w:r>
        <w:rPr>
          <w:rFonts w:ascii="Times New Roman" w:hAnsi="Times New Roman" w:cs="Times New Roman"/>
          <w:sz w:val="24"/>
          <w:szCs w:val="24"/>
        </w:rPr>
        <w:t>resources are restricted (</w:t>
      </w:r>
      <w:r w:rsidR="00742ACE">
        <w:rPr>
          <w:rFonts w:ascii="Times New Roman" w:hAnsi="Times New Roman" w:cs="Times New Roman"/>
          <w:sz w:val="24"/>
          <w:szCs w:val="24"/>
        </w:rPr>
        <w:t xml:space="preserve">e.g., by </w:t>
      </w:r>
      <w:r>
        <w:rPr>
          <w:rFonts w:ascii="Times New Roman" w:hAnsi="Times New Roman" w:cs="Times New Roman"/>
          <w:sz w:val="24"/>
          <w:szCs w:val="24"/>
        </w:rPr>
        <w:t>physical</w:t>
      </w:r>
      <w:r w:rsidR="00E34A32">
        <w:rPr>
          <w:rFonts w:ascii="Times New Roman" w:hAnsi="Times New Roman" w:cs="Times New Roman"/>
          <w:sz w:val="24"/>
          <w:szCs w:val="24"/>
        </w:rPr>
        <w:t xml:space="preserve"> </w:t>
      </w:r>
      <w:r w:rsidR="00742ACE">
        <w:rPr>
          <w:rFonts w:ascii="Times New Roman" w:hAnsi="Times New Roman" w:cs="Times New Roman"/>
          <w:sz w:val="24"/>
          <w:szCs w:val="24"/>
        </w:rPr>
        <w:t xml:space="preserve">availability, lack of irrigation </w:t>
      </w:r>
      <w:r w:rsidR="00E34A32">
        <w:rPr>
          <w:rFonts w:ascii="Times New Roman" w:hAnsi="Times New Roman" w:cs="Times New Roman"/>
          <w:sz w:val="24"/>
          <w:szCs w:val="24"/>
        </w:rPr>
        <w:t>infrastructure</w:t>
      </w:r>
      <w:r w:rsidR="00742ACE">
        <w:rPr>
          <w:rFonts w:ascii="Times New Roman" w:hAnsi="Times New Roman" w:cs="Times New Roman"/>
          <w:sz w:val="24"/>
          <w:szCs w:val="24"/>
        </w:rPr>
        <w:t>,</w:t>
      </w:r>
      <w:r>
        <w:rPr>
          <w:rFonts w:ascii="Times New Roman" w:hAnsi="Times New Roman" w:cs="Times New Roman"/>
          <w:sz w:val="24"/>
          <w:szCs w:val="24"/>
        </w:rPr>
        <w:t xml:space="preserve"> or by public policy) or </w:t>
      </w:r>
      <w:r w:rsidR="00DC50DE">
        <w:rPr>
          <w:rFonts w:ascii="Times New Roman" w:hAnsi="Times New Roman" w:cs="Times New Roman"/>
          <w:sz w:val="24"/>
          <w:szCs w:val="24"/>
        </w:rPr>
        <w:t xml:space="preserve">market conditions are such that </w:t>
      </w:r>
      <w:r>
        <w:rPr>
          <w:rFonts w:ascii="Times New Roman" w:hAnsi="Times New Roman" w:cs="Times New Roman"/>
          <w:sz w:val="24"/>
          <w:szCs w:val="24"/>
        </w:rPr>
        <w:t xml:space="preserve">irrigation </w:t>
      </w:r>
      <w:r w:rsidR="00DC50DE">
        <w:rPr>
          <w:rFonts w:ascii="Times New Roman" w:hAnsi="Times New Roman" w:cs="Times New Roman"/>
          <w:sz w:val="24"/>
          <w:szCs w:val="24"/>
        </w:rPr>
        <w:t xml:space="preserve">is not </w:t>
      </w:r>
      <w:r>
        <w:rPr>
          <w:rFonts w:ascii="Times New Roman" w:hAnsi="Times New Roman" w:cs="Times New Roman"/>
          <w:sz w:val="24"/>
          <w:szCs w:val="24"/>
        </w:rPr>
        <w:t>cost-effective</w:t>
      </w:r>
      <w:r w:rsidRPr="00027A03">
        <w:rPr>
          <w:rFonts w:ascii="Times New Roman" w:hAnsi="Times New Roman" w:cs="Times New Roman"/>
          <w:sz w:val="24"/>
          <w:szCs w:val="24"/>
        </w:rPr>
        <w:t>.</w:t>
      </w:r>
      <w:r>
        <w:rPr>
          <w:rFonts w:ascii="Times New Roman" w:hAnsi="Times New Roman" w:cs="Times New Roman"/>
          <w:sz w:val="24"/>
          <w:szCs w:val="24"/>
        </w:rPr>
        <w:t xml:space="preserve"> </w:t>
      </w:r>
      <w:r w:rsidR="000A1E3C">
        <w:rPr>
          <w:rFonts w:ascii="Times New Roman" w:hAnsi="Times New Roman" w:cs="Times New Roman"/>
          <w:sz w:val="24"/>
          <w:szCs w:val="24"/>
        </w:rPr>
        <w:t>Water consumption and its effects have been measured differently across studies</w:t>
      </w:r>
      <w:r w:rsidR="0086633C">
        <w:rPr>
          <w:rFonts w:ascii="Times New Roman" w:hAnsi="Times New Roman" w:cs="Times New Roman"/>
          <w:sz w:val="24"/>
          <w:szCs w:val="24"/>
        </w:rPr>
        <w:t>.</w:t>
      </w:r>
      <w:r w:rsidR="000A1E3C" w:rsidRPr="007544CD">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r w:rsidR="000A1E3C" w:rsidRPr="007544CD">
        <w:rPr>
          <w:rFonts w:ascii="Times New Roman" w:hAnsi="Times New Roman" w:cs="Times New Roman"/>
          <w:sz w:val="24"/>
          <w:szCs w:val="24"/>
          <w:vertAlign w:val="superscript"/>
        </w:rPr>
        <w:fldChar w:fldCharType="separate"/>
      </w:r>
      <w:r w:rsidR="000A1E3C">
        <w:rPr>
          <w:rFonts w:ascii="Times New Roman" w:hAnsi="Times New Roman" w:cs="Times New Roman"/>
          <w:noProof/>
          <w:sz w:val="24"/>
          <w:szCs w:val="24"/>
          <w:vertAlign w:val="superscript"/>
        </w:rPr>
        <w:t>(</w:t>
      </w:r>
      <w:hyperlink w:anchor="_ENREF_18" w:tooltip="Yeh, (2011) #73" w:history="1">
        <w:r w:rsidR="00096D65">
          <w:rPr>
            <w:rFonts w:ascii="Times New Roman" w:hAnsi="Times New Roman" w:cs="Times New Roman"/>
            <w:noProof/>
            <w:sz w:val="24"/>
            <w:szCs w:val="24"/>
            <w:vertAlign w:val="superscript"/>
          </w:rPr>
          <w:t>18</w:t>
        </w:r>
      </w:hyperlink>
      <w:r w:rsidR="000A1E3C">
        <w:rPr>
          <w:rFonts w:ascii="Times New Roman" w:hAnsi="Times New Roman" w:cs="Times New Roman"/>
          <w:noProof/>
          <w:sz w:val="24"/>
          <w:szCs w:val="24"/>
          <w:vertAlign w:val="superscript"/>
        </w:rPr>
        <w:t>)</w:t>
      </w:r>
      <w:r w:rsidR="000A1E3C" w:rsidRPr="007544CD">
        <w:rPr>
          <w:rFonts w:ascii="Times New Roman" w:hAnsi="Times New Roman" w:cs="Times New Roman"/>
          <w:sz w:val="24"/>
          <w:szCs w:val="24"/>
          <w:vertAlign w:val="superscript"/>
        </w:rPr>
        <w:fldChar w:fldCharType="end"/>
      </w:r>
      <w:r w:rsidR="00C727B8">
        <w:rPr>
          <w:rFonts w:ascii="Times New Roman" w:hAnsi="Times New Roman" w:cs="Times New Roman"/>
          <w:sz w:val="24"/>
          <w:szCs w:val="24"/>
        </w:rPr>
        <w:t xml:space="preserve"> L</w:t>
      </w:r>
      <w:r>
        <w:rPr>
          <w:rFonts w:ascii="Times New Roman" w:hAnsi="Times New Roman" w:cs="Times New Roman"/>
          <w:sz w:val="24"/>
          <w:szCs w:val="24"/>
        </w:rPr>
        <w:t xml:space="preserve">iterature </w:t>
      </w:r>
      <w:r w:rsidR="0086633C">
        <w:rPr>
          <w:rFonts w:ascii="Times New Roman" w:hAnsi="Times New Roman" w:cs="Times New Roman"/>
          <w:sz w:val="24"/>
          <w:szCs w:val="24"/>
        </w:rPr>
        <w:t xml:space="preserve">focused </w:t>
      </w:r>
      <w:r>
        <w:rPr>
          <w:rFonts w:ascii="Times New Roman" w:hAnsi="Times New Roman" w:cs="Times New Roman"/>
          <w:sz w:val="24"/>
          <w:szCs w:val="24"/>
        </w:rPr>
        <w:t>on total water consumption</w:t>
      </w:r>
      <w:r w:rsidR="00C727B8">
        <w:rPr>
          <w:rFonts w:ascii="Times New Roman" w:hAnsi="Times New Roman" w:cs="Times New Roman"/>
          <w:sz w:val="24"/>
          <w:szCs w:val="24"/>
        </w:rPr>
        <w:t xml:space="preserve"> </w:t>
      </w:r>
      <w:r w:rsidR="00E34A32">
        <w:rPr>
          <w:rFonts w:ascii="Times New Roman" w:hAnsi="Times New Roman" w:cs="Times New Roman"/>
          <w:sz w:val="24"/>
          <w:szCs w:val="24"/>
        </w:rPr>
        <w:t xml:space="preserve">is </w:t>
      </w:r>
      <w:r w:rsidR="00C57AEE">
        <w:rPr>
          <w:rFonts w:ascii="Times New Roman" w:hAnsi="Times New Roman" w:cs="Times New Roman"/>
          <w:sz w:val="24"/>
          <w:szCs w:val="24"/>
        </w:rPr>
        <w:t>mostly based on evaluating</w:t>
      </w:r>
      <w:r w:rsidR="00E34A32">
        <w:rPr>
          <w:rFonts w:ascii="Times New Roman" w:hAnsi="Times New Roman" w:cs="Times New Roman"/>
          <w:sz w:val="24"/>
          <w:szCs w:val="24"/>
        </w:rPr>
        <w:t xml:space="preserve"> self-reported</w:t>
      </w:r>
      <w:r>
        <w:rPr>
          <w:rFonts w:ascii="Times New Roman" w:hAnsi="Times New Roman" w:cs="Times New Roman"/>
          <w:sz w:val="24"/>
          <w:szCs w:val="24"/>
        </w:rPr>
        <w:t xml:space="preserve"> </w:t>
      </w:r>
      <w:r w:rsidR="00C57AEE">
        <w:rPr>
          <w:rFonts w:ascii="Times New Roman" w:hAnsi="Times New Roman" w:cs="Times New Roman"/>
          <w:sz w:val="24"/>
          <w:szCs w:val="24"/>
        </w:rPr>
        <w:t xml:space="preserve">blue </w:t>
      </w:r>
      <w:r>
        <w:rPr>
          <w:rFonts w:ascii="Times New Roman" w:hAnsi="Times New Roman" w:cs="Times New Roman"/>
          <w:sz w:val="24"/>
          <w:szCs w:val="24"/>
        </w:rPr>
        <w:t xml:space="preserve">water </w:t>
      </w:r>
      <w:r w:rsidR="00C57AEE">
        <w:rPr>
          <w:rFonts w:ascii="Times New Roman" w:hAnsi="Times New Roman" w:cs="Times New Roman"/>
          <w:sz w:val="24"/>
          <w:szCs w:val="24"/>
        </w:rPr>
        <w:t>use</w:t>
      </w:r>
      <w:r w:rsidR="00E34A32">
        <w:rPr>
          <w:rFonts w:ascii="Times New Roman" w:hAnsi="Times New Roman" w:cs="Times New Roman"/>
          <w:sz w:val="24"/>
          <w:szCs w:val="24"/>
        </w:rPr>
        <w:t xml:space="preserve"> </w:t>
      </w:r>
      <w:r w:rsidR="00C57AEE">
        <w:rPr>
          <w:rFonts w:ascii="Times New Roman" w:hAnsi="Times New Roman" w:cs="Times New Roman"/>
          <w:sz w:val="24"/>
          <w:szCs w:val="24"/>
        </w:rPr>
        <w:t>combined with</w:t>
      </w:r>
      <w:r w:rsidR="0086633C">
        <w:rPr>
          <w:rFonts w:ascii="Times New Roman" w:hAnsi="Times New Roman" w:cs="Times New Roman"/>
          <w:sz w:val="24"/>
          <w:szCs w:val="24"/>
        </w:rPr>
        <w:t xml:space="preserve"> </w:t>
      </w:r>
      <w:r w:rsidR="00C57AEE">
        <w:rPr>
          <w:rFonts w:ascii="Times New Roman" w:hAnsi="Times New Roman" w:cs="Times New Roman"/>
          <w:sz w:val="24"/>
          <w:szCs w:val="24"/>
        </w:rPr>
        <w:t>green water use estimates.</w:t>
      </w:r>
    </w:p>
    <w:p w14:paraId="4228F2E5" w14:textId="5A2483E0" w:rsidR="00835EB6" w:rsidRPr="00096D65" w:rsidRDefault="00953E43" w:rsidP="00E34A32">
      <w:pPr>
        <w:spacing w:line="480" w:lineRule="auto"/>
        <w:rPr>
          <w:rFonts w:ascii="Times New Roman" w:hAnsi="Times New Roman" w:cs="Times New Roman"/>
          <w:i/>
          <w:sz w:val="24"/>
          <w:szCs w:val="24"/>
        </w:rPr>
      </w:pPr>
      <w:r w:rsidRPr="00096D65">
        <w:rPr>
          <w:rFonts w:ascii="Times New Roman" w:hAnsi="Times New Roman" w:cs="Times New Roman"/>
          <w:i/>
          <w:sz w:val="24"/>
          <w:szCs w:val="24"/>
        </w:rPr>
        <w:t>1</w:t>
      </w:r>
      <w:r w:rsidR="00C864C2" w:rsidRPr="00096D65">
        <w:rPr>
          <w:rFonts w:ascii="Times New Roman" w:hAnsi="Times New Roman" w:cs="Times New Roman"/>
          <w:i/>
          <w:sz w:val="24"/>
          <w:szCs w:val="24"/>
        </w:rPr>
        <w:t>.</w:t>
      </w:r>
      <w:r w:rsidR="00C22598">
        <w:rPr>
          <w:rFonts w:ascii="Times New Roman" w:hAnsi="Times New Roman" w:cs="Times New Roman"/>
          <w:i/>
          <w:sz w:val="24"/>
          <w:szCs w:val="24"/>
        </w:rPr>
        <w:t>3</w:t>
      </w:r>
      <w:r w:rsidR="00C864C2" w:rsidRPr="00096D65">
        <w:rPr>
          <w:rFonts w:ascii="Times New Roman" w:hAnsi="Times New Roman" w:cs="Times New Roman"/>
          <w:i/>
          <w:sz w:val="24"/>
          <w:szCs w:val="24"/>
        </w:rPr>
        <w:t xml:space="preserve">. Existing Water Footprinting </w:t>
      </w:r>
      <w:r w:rsidRPr="00096D65">
        <w:rPr>
          <w:rFonts w:ascii="Times New Roman" w:hAnsi="Times New Roman" w:cs="Times New Roman"/>
          <w:i/>
          <w:sz w:val="24"/>
          <w:szCs w:val="24"/>
        </w:rPr>
        <w:t>Studies</w:t>
      </w:r>
    </w:p>
    <w:p w14:paraId="7603C545" w14:textId="01E692B1" w:rsidR="00DC50DE" w:rsidRDefault="0086633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Production of crop-based </w:t>
      </w:r>
      <w:r w:rsidR="00847FCB" w:rsidRPr="00EA27BE">
        <w:rPr>
          <w:rFonts w:ascii="Times New Roman" w:hAnsi="Times New Roman" w:cs="Times New Roman"/>
          <w:sz w:val="24"/>
          <w:szCs w:val="24"/>
        </w:rPr>
        <w:t xml:space="preserve"> </w:t>
      </w:r>
      <w:r w:rsidR="00694AE6">
        <w:rPr>
          <w:rFonts w:ascii="Times New Roman" w:hAnsi="Times New Roman" w:cs="Times New Roman"/>
          <w:sz w:val="24"/>
          <w:szCs w:val="24"/>
        </w:rPr>
        <w:t xml:space="preserve">transportation fuel </w:t>
      </w:r>
      <w:r w:rsidR="00DC50DE">
        <w:rPr>
          <w:rFonts w:ascii="Times New Roman" w:hAnsi="Times New Roman" w:cs="Times New Roman"/>
          <w:sz w:val="24"/>
          <w:szCs w:val="24"/>
        </w:rPr>
        <w:t>has been reported to consume</w:t>
      </w:r>
      <w:r w:rsidR="00847FCB" w:rsidRPr="00EA27BE">
        <w:rPr>
          <w:rFonts w:ascii="Times New Roman" w:hAnsi="Times New Roman" w:cs="Times New Roman"/>
          <w:sz w:val="24"/>
          <w:szCs w:val="24"/>
        </w:rPr>
        <w:t xml:space="preserve"> more water than </w:t>
      </w:r>
      <w:r w:rsidR="00DC50DE">
        <w:rPr>
          <w:rFonts w:ascii="Times New Roman" w:hAnsi="Times New Roman" w:cs="Times New Roman"/>
          <w:sz w:val="24"/>
          <w:szCs w:val="24"/>
        </w:rPr>
        <w:t>fossil energy</w:t>
      </w:r>
      <w:r w:rsidR="00DC50DE" w:rsidRPr="00EA27BE">
        <w:rPr>
          <w:rFonts w:ascii="Times New Roman" w:hAnsi="Times New Roman" w:cs="Times New Roman"/>
          <w:sz w:val="24"/>
          <w:szCs w:val="24"/>
        </w:rPr>
        <w:t xml:space="preserve"> </w:t>
      </w:r>
      <w:r w:rsidR="00847FCB" w:rsidRPr="00EA27BE">
        <w:rPr>
          <w:rFonts w:ascii="Times New Roman" w:hAnsi="Times New Roman" w:cs="Times New Roman"/>
          <w:sz w:val="24"/>
          <w:szCs w:val="24"/>
        </w:rPr>
        <w:t>production</w:t>
      </w:r>
      <w:r w:rsidR="00694AE6">
        <w:rPr>
          <w:rFonts w:ascii="Times New Roman" w:hAnsi="Times New Roman" w:cs="Times New Roman"/>
          <w:sz w:val="24"/>
          <w:szCs w:val="24"/>
        </w:rPr>
        <w:t xml:space="preserve"> per unit of fuel produced</w:t>
      </w:r>
      <w:r w:rsidR="00847FCB" w:rsidRPr="00EA27BE">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&lt;EndNote&gt;&lt;Cite&gt;&lt;Author&gt;Wu&lt;/Author&gt;&lt;Year&gt;(2009)&lt;/Year&gt;&lt;RecNum&gt;15&lt;/RecNum&gt;&lt;DisplayText&gt;(22, 23)&lt;/DisplayText&gt;&lt;record&gt;&lt;rec-number&gt;15&lt;/rec-number&gt;&lt;foreign-keys&gt;&lt;key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2" w:tooltip="Wu, (2009) #15" w:history="1">
        <w:r w:rsidR="00096D65">
          <w:rPr>
            <w:rFonts w:ascii="Times New Roman" w:hAnsi="Times New Roman" w:cs="Times New Roman"/>
            <w:noProof/>
            <w:sz w:val="24"/>
            <w:szCs w:val="24"/>
            <w:vertAlign w:val="superscript"/>
          </w:rPr>
          <w:t>22</w:t>
        </w:r>
      </w:hyperlink>
      <w:r w:rsidR="00ED0C0F">
        <w:rPr>
          <w:rFonts w:ascii="Times New Roman" w:hAnsi="Times New Roman" w:cs="Times New Roman"/>
          <w:noProof/>
          <w:sz w:val="24"/>
          <w:szCs w:val="24"/>
          <w:vertAlign w:val="superscript"/>
        </w:rPr>
        <w:t xml:space="preserve">, </w:t>
      </w:r>
      <w:hyperlink w:anchor="_ENREF_23" w:tooltip="Fingerman, (2010) #12" w:history="1">
        <w:r w:rsidR="00096D65">
          <w:rPr>
            <w:rFonts w:ascii="Times New Roman" w:hAnsi="Times New Roman" w:cs="Times New Roman"/>
            <w:noProof/>
            <w:sz w:val="24"/>
            <w:szCs w:val="24"/>
            <w:vertAlign w:val="superscript"/>
          </w:rPr>
          <w:t>23</w:t>
        </w:r>
      </w:hyperlink>
      <w:r w:rsidR="00ED0C0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847FCB" w:rsidRPr="00EA27BE">
        <w:rPr>
          <w:rFonts w:ascii="Times New Roman" w:hAnsi="Times New Roman" w:cs="Times New Roman"/>
          <w:sz w:val="24"/>
          <w:szCs w:val="24"/>
          <w:vertAlign w:val="superscript"/>
        </w:rPr>
        <w:t xml:space="preserve"> </w:t>
      </w:r>
      <w:r w:rsidR="00847FCB" w:rsidRPr="00EA27BE">
        <w:rPr>
          <w:rFonts w:ascii="Times New Roman" w:hAnsi="Times New Roman" w:cs="Times New Roman"/>
          <w:sz w:val="24"/>
          <w:szCs w:val="24"/>
        </w:rPr>
        <w:t>Bioenergy systems consume water all along the supply chain, but the major uses of water occur in the</w:t>
      </w:r>
      <w:r w:rsidR="00C864C2">
        <w:rPr>
          <w:rFonts w:ascii="Times New Roman" w:hAnsi="Times New Roman" w:cs="Times New Roman"/>
          <w:sz w:val="24"/>
          <w:szCs w:val="24"/>
        </w:rPr>
        <w:t xml:space="preserve"> cultivation of the biomass</w:t>
      </w:r>
      <w:r w:rsidR="00891B22">
        <w:rPr>
          <w:rFonts w:ascii="Times New Roman" w:hAnsi="Times New Roman" w:cs="Times New Roman"/>
          <w:sz w:val="24"/>
          <w:szCs w:val="24"/>
        </w:rPr>
        <w:t>-</w:t>
      </w:r>
      <w:r w:rsidR="00C864C2">
        <w:rPr>
          <w:rFonts w:ascii="Times New Roman" w:hAnsi="Times New Roman" w:cs="Times New Roman"/>
          <w:sz w:val="24"/>
          <w:szCs w:val="24"/>
        </w:rPr>
        <w:t>feedstock</w:t>
      </w:r>
      <w:r w:rsidR="00847FCB">
        <w:rPr>
          <w:rFonts w:ascii="Times New Roman" w:hAnsi="Times New Roman" w:cs="Times New Roman"/>
          <w:sz w:val="24"/>
          <w:szCs w:val="24"/>
        </w:rPr>
        <w:t xml:space="preserve"> and biomass</w:t>
      </w:r>
      <w:r w:rsidR="00891B22">
        <w:rPr>
          <w:rFonts w:ascii="Times New Roman" w:hAnsi="Times New Roman" w:cs="Times New Roman"/>
          <w:sz w:val="24"/>
          <w:szCs w:val="24"/>
        </w:rPr>
        <w:t>-</w:t>
      </w:r>
      <w:r w:rsidR="00847FCB">
        <w:rPr>
          <w:rFonts w:ascii="Times New Roman" w:hAnsi="Times New Roman" w:cs="Times New Roman"/>
          <w:sz w:val="24"/>
          <w:szCs w:val="24"/>
        </w:rPr>
        <w:t>conversion</w:t>
      </w:r>
      <w:r w:rsidR="00891B22">
        <w:rPr>
          <w:rFonts w:ascii="Times New Roman" w:hAnsi="Times New Roman" w:cs="Times New Roman"/>
          <w:sz w:val="24"/>
          <w:szCs w:val="24"/>
        </w:rPr>
        <w:t>-to-fuel</w:t>
      </w:r>
      <w:r w:rsidR="00847FCB" w:rsidRPr="00E15979">
        <w:rPr>
          <w:rFonts w:ascii="Times New Roman" w:hAnsi="Times New Roman" w:cs="Times New Roman"/>
          <w:sz w:val="24"/>
          <w:szCs w:val="24"/>
        </w:rPr>
        <w:t xml:space="preserve"> phases of </w:t>
      </w:r>
      <w:r w:rsidR="00847FCB">
        <w:rPr>
          <w:rFonts w:ascii="Times New Roman" w:hAnsi="Times New Roman" w:cs="Times New Roman"/>
          <w:sz w:val="24"/>
          <w:szCs w:val="24"/>
        </w:rPr>
        <w:t>bioenergy production.</w:t>
      </w:r>
      <w:r w:rsidR="0071467F" w:rsidRPr="009469AB">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&lt;EndNote&gt;&lt;Cite&gt;&lt;Author&gt;Fingerman&lt;/Author&gt;&lt;Year&gt;(2010)&lt;/Year&gt;&lt;RecNum&gt;12&lt;/RecNum&gt;&lt;DisplayText&gt;(23)&lt;/DisplayText&gt;&lt;record&gt;&lt;rec-number&gt;12&lt;/rec-number&gt;&lt;foreign-keys&gt;&lt;key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9469AB">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3" w:tooltip="Fingerman, (2010) #12" w:history="1">
        <w:r w:rsidR="00096D65">
          <w:rPr>
            <w:rFonts w:ascii="Times New Roman" w:hAnsi="Times New Roman" w:cs="Times New Roman"/>
            <w:noProof/>
            <w:sz w:val="24"/>
            <w:szCs w:val="24"/>
            <w:vertAlign w:val="superscript"/>
          </w:rPr>
          <w:t>23</w:t>
        </w:r>
      </w:hyperlink>
      <w:r w:rsidR="00ED0C0F">
        <w:rPr>
          <w:rFonts w:ascii="Times New Roman" w:hAnsi="Times New Roman" w:cs="Times New Roman"/>
          <w:noProof/>
          <w:sz w:val="24"/>
          <w:szCs w:val="24"/>
          <w:vertAlign w:val="superscript"/>
        </w:rPr>
        <w:t>)</w:t>
      </w:r>
      <w:r w:rsidR="0071467F" w:rsidRPr="009469AB">
        <w:rPr>
          <w:rFonts w:ascii="Times New Roman" w:hAnsi="Times New Roman" w:cs="Times New Roman"/>
          <w:sz w:val="24"/>
          <w:szCs w:val="24"/>
          <w:vertAlign w:val="superscript"/>
        </w:rPr>
        <w:fldChar w:fldCharType="end"/>
      </w:r>
      <w:r w:rsidR="00847FCB">
        <w:rPr>
          <w:rFonts w:ascii="Times New Roman" w:hAnsi="Times New Roman" w:cs="Times New Roman"/>
          <w:sz w:val="24"/>
          <w:szCs w:val="24"/>
        </w:rPr>
        <w:t xml:space="preserve"> This study </w:t>
      </w:r>
      <w:r w:rsidR="00891B22">
        <w:rPr>
          <w:rFonts w:ascii="Times New Roman" w:hAnsi="Times New Roman" w:cs="Times New Roman"/>
          <w:sz w:val="24"/>
          <w:szCs w:val="24"/>
        </w:rPr>
        <w:t xml:space="preserve">focuses </w:t>
      </w:r>
      <w:r w:rsidR="00C864C2">
        <w:rPr>
          <w:rFonts w:ascii="Times New Roman" w:hAnsi="Times New Roman" w:cs="Times New Roman"/>
          <w:sz w:val="24"/>
          <w:szCs w:val="24"/>
        </w:rPr>
        <w:t>on agricultural biomass production. In feedstock cultivation</w:t>
      </w:r>
      <w:r w:rsidR="002E6501">
        <w:rPr>
          <w:rFonts w:ascii="Times New Roman" w:hAnsi="Times New Roman" w:cs="Times New Roman"/>
          <w:sz w:val="24"/>
          <w:szCs w:val="24"/>
        </w:rPr>
        <w:t>,</w:t>
      </w:r>
      <w:r w:rsidR="00C864C2">
        <w:rPr>
          <w:rFonts w:ascii="Times New Roman" w:hAnsi="Times New Roman" w:cs="Times New Roman"/>
          <w:sz w:val="24"/>
          <w:szCs w:val="24"/>
        </w:rPr>
        <w:t xml:space="preserve"> </w:t>
      </w:r>
      <w:r w:rsidR="00847FCB" w:rsidRPr="00382294">
        <w:rPr>
          <w:rFonts w:ascii="Times New Roman" w:hAnsi="Times New Roman" w:cs="Times New Roman"/>
          <w:sz w:val="24"/>
          <w:szCs w:val="24"/>
        </w:rPr>
        <w:t xml:space="preserve">water is </w:t>
      </w:r>
      <w:r w:rsidR="00847FCB">
        <w:rPr>
          <w:rFonts w:ascii="Times New Roman" w:hAnsi="Times New Roman" w:cs="Times New Roman"/>
          <w:sz w:val="24"/>
          <w:szCs w:val="24"/>
        </w:rPr>
        <w:t xml:space="preserve">typically </w:t>
      </w:r>
      <w:r w:rsidR="00847FCB" w:rsidRPr="00382294">
        <w:rPr>
          <w:rFonts w:ascii="Times New Roman" w:hAnsi="Times New Roman" w:cs="Times New Roman"/>
          <w:sz w:val="24"/>
          <w:szCs w:val="24"/>
        </w:rPr>
        <w:t>lost to the atmosphere through evapotranspiration</w:t>
      </w:r>
      <w:r w:rsidR="00847FCB">
        <w:rPr>
          <w:rFonts w:ascii="Times New Roman" w:hAnsi="Times New Roman" w:cs="Times New Roman"/>
          <w:sz w:val="24"/>
          <w:szCs w:val="24"/>
        </w:rPr>
        <w:t xml:space="preserve"> </w:t>
      </w:r>
      <w:r w:rsidR="00847FCB" w:rsidRPr="00382294">
        <w:rPr>
          <w:rFonts w:ascii="Times New Roman" w:hAnsi="Times New Roman" w:cs="Times New Roman"/>
          <w:sz w:val="24"/>
          <w:szCs w:val="24"/>
        </w:rPr>
        <w:t xml:space="preserve">during the </w:t>
      </w:r>
      <w:r w:rsidR="00DC50DE">
        <w:rPr>
          <w:rFonts w:ascii="Times New Roman" w:hAnsi="Times New Roman" w:cs="Times New Roman"/>
          <w:sz w:val="24"/>
          <w:szCs w:val="24"/>
        </w:rPr>
        <w:t>growth cycle</w:t>
      </w:r>
      <w:r w:rsidR="00DC50DE" w:rsidRPr="00382294">
        <w:rPr>
          <w:rFonts w:ascii="Times New Roman" w:hAnsi="Times New Roman" w:cs="Times New Roman"/>
          <w:sz w:val="24"/>
          <w:szCs w:val="24"/>
        </w:rPr>
        <w:t xml:space="preserve"> </w:t>
      </w:r>
      <w:r w:rsidR="00847FCB" w:rsidRPr="00382294">
        <w:rPr>
          <w:rFonts w:ascii="Times New Roman" w:hAnsi="Times New Roman" w:cs="Times New Roman"/>
          <w:sz w:val="24"/>
          <w:szCs w:val="24"/>
        </w:rPr>
        <w:t>o</w:t>
      </w:r>
      <w:r w:rsidR="00847FCB">
        <w:rPr>
          <w:rFonts w:ascii="Times New Roman" w:hAnsi="Times New Roman" w:cs="Times New Roman"/>
          <w:sz w:val="24"/>
          <w:szCs w:val="24"/>
        </w:rPr>
        <w:t>f cultivated feedstock</w:t>
      </w:r>
      <w:r w:rsidR="00847FCB" w:rsidRPr="00382294">
        <w:rPr>
          <w:rFonts w:ascii="Times New Roman" w:hAnsi="Times New Roman" w:cs="Times New Roman"/>
          <w:sz w:val="24"/>
          <w:szCs w:val="24"/>
        </w:rPr>
        <w:t>.</w:t>
      </w:r>
      <w:r w:rsidR="00C864C2">
        <w:rPr>
          <w:rFonts w:ascii="Times New Roman" w:hAnsi="Times New Roman" w:cs="Times New Roman"/>
          <w:sz w:val="24"/>
          <w:szCs w:val="24"/>
        </w:rPr>
        <w:t xml:space="preserve"> </w:t>
      </w:r>
    </w:p>
    <w:p w14:paraId="40EE2370" w14:textId="5B1FDACE" w:rsidR="00C727B8" w:rsidRDefault="00DC50DE" w:rsidP="001B21B5">
      <w:pPr>
        <w:spacing w:line="480" w:lineRule="auto"/>
        <w:ind w:firstLine="720"/>
        <w:rPr>
          <w:rFonts w:ascii="Times New Roman" w:hAnsi="Times New Roman" w:cs="Times New Roman"/>
          <w:sz w:val="24"/>
          <w:szCs w:val="24"/>
        </w:rPr>
      </w:pPr>
      <w:r>
        <w:rPr>
          <w:rFonts w:ascii="Times New Roman" w:hAnsi="Times New Roman" w:cs="Times New Roman"/>
          <w:sz w:val="24"/>
          <w:szCs w:val="24"/>
        </w:rPr>
        <w:t>R</w:t>
      </w:r>
      <w:r w:rsidR="003D427D" w:rsidRPr="00576C06">
        <w:rPr>
          <w:rFonts w:ascii="Times New Roman" w:hAnsi="Times New Roman" w:cs="Times New Roman"/>
          <w:sz w:val="24"/>
          <w:szCs w:val="24"/>
        </w:rPr>
        <w:t xml:space="preserve">ecent studies indicate that considerable improvements can be made in </w:t>
      </w:r>
      <w:r w:rsidR="00001469" w:rsidRPr="00576C06">
        <w:rPr>
          <w:rFonts w:ascii="Times New Roman" w:hAnsi="Times New Roman" w:cs="Times New Roman"/>
          <w:sz w:val="24"/>
          <w:szCs w:val="24"/>
        </w:rPr>
        <w:t xml:space="preserve">efficiency of </w:t>
      </w:r>
      <w:r w:rsidR="003D427D" w:rsidRPr="00576C06">
        <w:rPr>
          <w:rFonts w:ascii="Times New Roman" w:hAnsi="Times New Roman" w:cs="Times New Roman"/>
          <w:sz w:val="24"/>
          <w:szCs w:val="24"/>
        </w:rPr>
        <w:t xml:space="preserve">water consumption </w:t>
      </w:r>
      <w:r w:rsidR="00576C06" w:rsidRPr="00576C06">
        <w:rPr>
          <w:rFonts w:ascii="Times New Roman" w:hAnsi="Times New Roman" w:cs="Times New Roman"/>
          <w:sz w:val="24"/>
          <w:szCs w:val="24"/>
        </w:rPr>
        <w:t>in the production of</w:t>
      </w:r>
      <w:r w:rsidR="003D427D" w:rsidRPr="00576C06">
        <w:rPr>
          <w:rFonts w:ascii="Times New Roman" w:hAnsi="Times New Roman" w:cs="Times New Roman"/>
          <w:sz w:val="24"/>
          <w:szCs w:val="24"/>
        </w:rPr>
        <w:t xml:space="preserve"> agriculture</w:t>
      </w:r>
      <w:r w:rsidR="00001469" w:rsidRPr="00576C06">
        <w:rPr>
          <w:rFonts w:ascii="Times New Roman" w:hAnsi="Times New Roman" w:cs="Times New Roman"/>
          <w:sz w:val="24"/>
          <w:szCs w:val="24"/>
        </w:rPr>
        <w:t xml:space="preserve"> and</w:t>
      </w:r>
      <w:r w:rsidR="00891B22">
        <w:rPr>
          <w:rFonts w:ascii="Times New Roman" w:hAnsi="Times New Roman" w:cs="Times New Roman"/>
          <w:sz w:val="24"/>
          <w:szCs w:val="24"/>
        </w:rPr>
        <w:t>, specifically,</w:t>
      </w:r>
      <w:r w:rsidR="003D427D" w:rsidRPr="00576C06">
        <w:rPr>
          <w:rFonts w:ascii="Times New Roman" w:hAnsi="Times New Roman" w:cs="Times New Roman"/>
          <w:sz w:val="24"/>
          <w:szCs w:val="24"/>
        </w:rPr>
        <w:t xml:space="preserve"> bioenergy crops.</w:t>
      </w:r>
      <w:r w:rsidR="0071467F"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cj48UmVjTnVtPjM5PC9SZWNOdW0+PERpc3BsYXlUZXh0PigyMiwgMjQtMjYpPC9EaXNwbGF5VGV4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2D6DCD">
        <w:rPr>
          <w:rFonts w:ascii="Times New Roman" w:hAnsi="Times New Roman" w:cs="Times New Roman"/>
          <w:sz w:val="24"/>
          <w:szCs w:val="24"/>
          <w:vertAlign w:val="superscript"/>
        </w:rPr>
        <w:instrText xml:space="preserve"> ADDIN EN.CITE </w:instrText>
      </w:r>
      <w:r w:rsidR="002D6DCD">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cj48UmVjTnVtPjM5PC9SZWNOdW0+PERpc3BsYXlUZXh0PigyMiwgMjQtMjYpPC9EaXNwbGF5VGV4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2D6DCD">
        <w:rPr>
          <w:rFonts w:ascii="Times New Roman" w:hAnsi="Times New Roman" w:cs="Times New Roman"/>
          <w:sz w:val="24"/>
          <w:szCs w:val="24"/>
          <w:vertAlign w:val="superscript"/>
        </w:rPr>
        <w:instrText xml:space="preserve"> ADDIN EN.CITE.DATA </w:instrText>
      </w:r>
      <w:r w:rsidR="002D6DCD">
        <w:rPr>
          <w:rFonts w:ascii="Times New Roman" w:hAnsi="Times New Roman" w:cs="Times New Roman"/>
          <w:sz w:val="24"/>
          <w:szCs w:val="24"/>
          <w:vertAlign w:val="superscript"/>
        </w:rPr>
      </w:r>
      <w:r w:rsidR="002D6DCD">
        <w:rPr>
          <w:rFonts w:ascii="Times New Roman" w:hAnsi="Times New Roman" w:cs="Times New Roman"/>
          <w:sz w:val="24"/>
          <w:szCs w:val="24"/>
          <w:vertAlign w:val="superscript"/>
        </w:rPr>
        <w:fldChar w:fldCharType="end"/>
      </w:r>
      <w:r w:rsidR="0071467F" w:rsidRPr="00E92B72">
        <w:rPr>
          <w:rFonts w:ascii="Times New Roman" w:hAnsi="Times New Roman" w:cs="Times New Roman"/>
          <w:sz w:val="24"/>
          <w:szCs w:val="24"/>
          <w:vertAlign w:val="superscript"/>
        </w:rPr>
      </w:r>
      <w:r w:rsidR="0071467F" w:rsidRPr="00E92B72">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2" w:tooltip="Wu, (2009) #15" w:history="1">
        <w:r w:rsidR="00096D65">
          <w:rPr>
            <w:rFonts w:ascii="Times New Roman" w:hAnsi="Times New Roman" w:cs="Times New Roman"/>
            <w:noProof/>
            <w:sz w:val="24"/>
            <w:szCs w:val="24"/>
            <w:vertAlign w:val="superscript"/>
          </w:rPr>
          <w:t>22</w:t>
        </w:r>
      </w:hyperlink>
      <w:r w:rsidR="00ED0C0F">
        <w:rPr>
          <w:rFonts w:ascii="Times New Roman" w:hAnsi="Times New Roman" w:cs="Times New Roman"/>
          <w:noProof/>
          <w:sz w:val="24"/>
          <w:szCs w:val="24"/>
          <w:vertAlign w:val="superscript"/>
        </w:rPr>
        <w:t xml:space="preserve">, </w:t>
      </w:r>
      <w:hyperlink w:anchor="_ENREF_24" w:tooltip="Dornburg, (2008) #39" w:history="1">
        <w:r w:rsidR="00096D65">
          <w:rPr>
            <w:rFonts w:ascii="Times New Roman" w:hAnsi="Times New Roman" w:cs="Times New Roman"/>
            <w:noProof/>
            <w:sz w:val="24"/>
            <w:szCs w:val="24"/>
            <w:vertAlign w:val="superscript"/>
          </w:rPr>
          <w:t>24-26</w:t>
        </w:r>
      </w:hyperlink>
      <w:r w:rsidR="00ED0C0F">
        <w:rPr>
          <w:rFonts w:ascii="Times New Roman" w:hAnsi="Times New Roman" w:cs="Times New Roman"/>
          <w:noProof/>
          <w:sz w:val="24"/>
          <w:szCs w:val="24"/>
          <w:vertAlign w:val="superscript"/>
        </w:rPr>
        <w:t>)</w:t>
      </w:r>
      <w:r w:rsidR="0071467F" w:rsidRPr="00E92B72">
        <w:rPr>
          <w:rFonts w:ascii="Times New Roman" w:hAnsi="Times New Roman" w:cs="Times New Roman"/>
          <w:sz w:val="24"/>
          <w:szCs w:val="24"/>
          <w:vertAlign w:val="superscript"/>
        </w:rPr>
        <w:fldChar w:fldCharType="end"/>
      </w:r>
      <w:r w:rsidR="003D427D"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sidR="001C0134">
        <w:rPr>
          <w:rFonts w:ascii="Times New Roman" w:hAnsi="Times New Roman" w:cs="Times New Roman"/>
          <w:sz w:val="24"/>
          <w:szCs w:val="24"/>
        </w:rPr>
        <w:t>For instance</w:t>
      </w:r>
      <w:r>
        <w:rPr>
          <w:rFonts w:ascii="Times New Roman" w:hAnsi="Times New Roman" w:cs="Times New Roman"/>
          <w:sz w:val="24"/>
          <w:szCs w:val="24"/>
        </w:rPr>
        <w:t xml:space="preserve">, </w:t>
      </w:r>
      <w:r w:rsidR="001B21B5">
        <w:rPr>
          <w:rFonts w:ascii="Times New Roman" w:hAnsi="Times New Roman" w:cs="Times New Roman"/>
          <w:sz w:val="24"/>
          <w:szCs w:val="24"/>
        </w:rPr>
        <w:t>perennial energy crops</w:t>
      </w:r>
      <w:r w:rsidR="001B21B5" w:rsidRPr="001B21B5">
        <w:rPr>
          <w:rFonts w:ascii="Times New Roman" w:hAnsi="Times New Roman" w:cs="Times New Roman"/>
          <w:sz w:val="24"/>
          <w:szCs w:val="24"/>
        </w:rPr>
        <w:t xml:space="preserve"> </w:t>
      </w:r>
      <w:r w:rsidR="001B21B5">
        <w:rPr>
          <w:rFonts w:ascii="Times New Roman" w:hAnsi="Times New Roman" w:cs="Times New Roman"/>
          <w:sz w:val="24"/>
          <w:szCs w:val="24"/>
        </w:rPr>
        <w:t xml:space="preserve">could reduce overall water use if </w:t>
      </w:r>
      <w:r w:rsidR="001B21B5" w:rsidRPr="001B21B5">
        <w:rPr>
          <w:rFonts w:ascii="Times New Roman" w:hAnsi="Times New Roman" w:cs="Times New Roman"/>
          <w:sz w:val="24"/>
          <w:szCs w:val="24"/>
        </w:rPr>
        <w:t>grown</w:t>
      </w:r>
      <w:r w:rsidR="001B21B5">
        <w:rPr>
          <w:rFonts w:ascii="Times New Roman" w:hAnsi="Times New Roman" w:cs="Times New Roman"/>
          <w:sz w:val="24"/>
          <w:szCs w:val="24"/>
        </w:rPr>
        <w:t xml:space="preserve"> on extensively managed land</w:t>
      </w:r>
      <w:r w:rsidR="001C0134">
        <w:rPr>
          <w:rFonts w:ascii="Times New Roman" w:hAnsi="Times New Roman" w:cs="Times New Roman"/>
          <w:sz w:val="24"/>
          <w:szCs w:val="24"/>
        </w:rPr>
        <w:t>,</w:t>
      </w:r>
      <w:r w:rsidR="001B21B5">
        <w:rPr>
          <w:rFonts w:ascii="Times New Roman" w:hAnsi="Times New Roman" w:cs="Times New Roman"/>
          <w:sz w:val="24"/>
          <w:szCs w:val="24"/>
        </w:rPr>
        <w:t xml:space="preserve"> such as arable fields </w:t>
      </w:r>
      <w:r w:rsidR="00A82BE6">
        <w:rPr>
          <w:rFonts w:ascii="Times New Roman" w:hAnsi="Times New Roman" w:cs="Times New Roman"/>
          <w:sz w:val="24"/>
          <w:szCs w:val="24"/>
        </w:rPr>
        <w:t>used</w:t>
      </w:r>
      <w:r>
        <w:rPr>
          <w:rFonts w:ascii="Times New Roman" w:hAnsi="Times New Roman" w:cs="Times New Roman"/>
          <w:sz w:val="24"/>
          <w:szCs w:val="24"/>
        </w:rPr>
        <w:t xml:space="preserve"> </w:t>
      </w:r>
      <w:r w:rsidR="001B21B5">
        <w:rPr>
          <w:rFonts w:ascii="Times New Roman" w:hAnsi="Times New Roman" w:cs="Times New Roman"/>
          <w:sz w:val="24"/>
          <w:szCs w:val="24"/>
        </w:rPr>
        <w:t>intermittently as</w:t>
      </w:r>
      <w:r w:rsidR="001B21B5" w:rsidRPr="001B21B5">
        <w:rPr>
          <w:rFonts w:ascii="Times New Roman" w:hAnsi="Times New Roman" w:cs="Times New Roman"/>
          <w:sz w:val="24"/>
          <w:szCs w:val="24"/>
        </w:rPr>
        <w:t xml:space="preserve"> pasture for grazi</w:t>
      </w:r>
      <w:r w:rsidR="001B21B5">
        <w:rPr>
          <w:rFonts w:ascii="Times New Roman" w:hAnsi="Times New Roman" w:cs="Times New Roman"/>
          <w:sz w:val="24"/>
          <w:szCs w:val="24"/>
        </w:rPr>
        <w:t>ng animals.</w:t>
      </w:r>
      <w:r w:rsidR="0071467F" w:rsidRPr="00E92B72">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&lt;EndNote&gt;&lt;Cite&gt;&lt;Author&gt;Chum&lt;/Author&gt;&lt;Year&gt;(2011)&lt;/Year&gt;&lt;RecNum&gt;67&lt;/RecNum&gt;&lt;DisplayText&gt;(27)&lt;/DisplayText&gt;&lt;record&gt;&lt;rec-number&gt;67&lt;/rec-number&gt;&lt;foreign-keys&gt;&lt;key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r w:rsidR="0071467F" w:rsidRPr="00E92B72">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7" w:tooltip="Chum, (2011) #67" w:history="1">
        <w:r w:rsidR="00096D65">
          <w:rPr>
            <w:rFonts w:ascii="Times New Roman" w:hAnsi="Times New Roman" w:cs="Times New Roman"/>
            <w:noProof/>
            <w:sz w:val="24"/>
            <w:szCs w:val="24"/>
            <w:vertAlign w:val="superscript"/>
          </w:rPr>
          <w:t>27</w:t>
        </w:r>
      </w:hyperlink>
      <w:r w:rsidR="00ED0C0F">
        <w:rPr>
          <w:rFonts w:ascii="Times New Roman" w:hAnsi="Times New Roman" w:cs="Times New Roman"/>
          <w:noProof/>
          <w:sz w:val="24"/>
          <w:szCs w:val="24"/>
          <w:vertAlign w:val="superscript"/>
        </w:rPr>
        <w:t>)</w:t>
      </w:r>
      <w:r w:rsidR="0071467F" w:rsidRPr="00E92B72">
        <w:rPr>
          <w:rFonts w:ascii="Times New Roman" w:hAnsi="Times New Roman" w:cs="Times New Roman"/>
          <w:sz w:val="24"/>
          <w:szCs w:val="24"/>
          <w:vertAlign w:val="superscript"/>
        </w:rPr>
        <w:fldChar w:fldCharType="end"/>
      </w:r>
      <w:r w:rsidR="003D427D" w:rsidRPr="00576C06">
        <w:rPr>
          <w:rFonts w:ascii="Times New Roman" w:hAnsi="Times New Roman" w:cs="Times New Roman"/>
          <w:sz w:val="24"/>
          <w:szCs w:val="24"/>
        </w:rPr>
        <w:t xml:space="preserve"> </w:t>
      </w:r>
      <w:r>
        <w:rPr>
          <w:rFonts w:ascii="Times New Roman" w:hAnsi="Times New Roman" w:cs="Times New Roman"/>
          <w:sz w:val="24"/>
          <w:szCs w:val="24"/>
        </w:rPr>
        <w:t>Studies have also suggested that p</w:t>
      </w:r>
      <w:r w:rsidR="00261A6C" w:rsidRPr="00576C06">
        <w:rPr>
          <w:rFonts w:ascii="Times New Roman" w:hAnsi="Times New Roman" w:cs="Times New Roman"/>
          <w:sz w:val="24"/>
          <w:szCs w:val="24"/>
        </w:rPr>
        <w:t xml:space="preserve">erennial crops </w:t>
      </w:r>
      <w:r w:rsidR="0028097C">
        <w:rPr>
          <w:rFonts w:ascii="Times New Roman" w:hAnsi="Times New Roman" w:cs="Times New Roman"/>
          <w:sz w:val="24"/>
          <w:szCs w:val="24"/>
        </w:rPr>
        <w:t>may</w:t>
      </w:r>
      <w:r w:rsidR="0028097C" w:rsidRPr="00576C06">
        <w:rPr>
          <w:rFonts w:ascii="Times New Roman" w:hAnsi="Times New Roman" w:cs="Times New Roman"/>
          <w:sz w:val="24"/>
          <w:szCs w:val="24"/>
        </w:rPr>
        <w:t xml:space="preserve"> </w:t>
      </w:r>
      <w:r w:rsidR="00261A6C" w:rsidRPr="00576C06">
        <w:rPr>
          <w:rFonts w:ascii="Times New Roman" w:hAnsi="Times New Roman" w:cs="Times New Roman"/>
          <w:sz w:val="24"/>
          <w:szCs w:val="24"/>
        </w:rPr>
        <w:t>improve soil water retention and lower soil evaporation</w:t>
      </w:r>
      <w:r w:rsidR="00742ACE">
        <w:rPr>
          <w:rFonts w:ascii="Times New Roman" w:hAnsi="Times New Roman" w:cs="Times New Roman"/>
          <w:sz w:val="24"/>
          <w:szCs w:val="24"/>
        </w:rPr>
        <w:t xml:space="preserve"> r</w:t>
      </w:r>
      <w:r w:rsidR="00742ACE" w:rsidRPr="00576C06">
        <w:rPr>
          <w:rFonts w:ascii="Times New Roman" w:hAnsi="Times New Roman" w:cs="Times New Roman"/>
          <w:sz w:val="24"/>
          <w:szCs w:val="24"/>
        </w:rPr>
        <w:t>elative to annual crop</w:t>
      </w:r>
      <w:r w:rsidR="0028097C">
        <w:rPr>
          <w:rFonts w:ascii="Times New Roman" w:hAnsi="Times New Roman" w:cs="Times New Roman"/>
          <w:sz w:val="24"/>
          <w:szCs w:val="24"/>
        </w:rPr>
        <w:t xml:space="preserve">s, </w:t>
      </w:r>
      <w:r w:rsidR="00742ACE" w:rsidRPr="00576C06">
        <w:rPr>
          <w:rFonts w:ascii="Times New Roman" w:hAnsi="Times New Roman" w:cs="Times New Roman"/>
          <w:sz w:val="24"/>
          <w:szCs w:val="24"/>
        </w:rPr>
        <w:t xml:space="preserve">depending on location and climate, </w:t>
      </w:r>
      <w:r w:rsidR="003A159C">
        <w:rPr>
          <w:rFonts w:ascii="Times New Roman" w:hAnsi="Times New Roman" w:cs="Times New Roman"/>
          <w:sz w:val="24"/>
          <w:szCs w:val="24"/>
        </w:rPr>
        <w:t>while redirecting unproductive water evaporation and runoff</w:t>
      </w:r>
      <w:r w:rsidR="00742ACE">
        <w:rPr>
          <w:rFonts w:ascii="Times New Roman" w:hAnsi="Times New Roman" w:cs="Times New Roman"/>
          <w:sz w:val="24"/>
          <w:szCs w:val="24"/>
        </w:rPr>
        <w:t xml:space="preserve"> </w:t>
      </w:r>
      <w:r w:rsidR="00261A6C" w:rsidRPr="00576C06">
        <w:rPr>
          <w:rFonts w:ascii="Times New Roman" w:hAnsi="Times New Roman" w:cs="Times New Roman"/>
          <w:sz w:val="24"/>
          <w:szCs w:val="24"/>
        </w:rPr>
        <w:t>.</w:t>
      </w:r>
      <w:r w:rsidR="0071467F" w:rsidRPr="000E154D">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PjxSZWNOdW0+ODwvUmVjTnVtPjxEaXNwbGF5VGV4dD4oMjYsIDI4KTwvRGlzcGxheVRleHQ+PHJl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17C34">
        <w:rPr>
          <w:rFonts w:ascii="Times New Roman" w:hAnsi="Times New Roman" w:cs="Times New Roman"/>
          <w:sz w:val="24"/>
          <w:szCs w:val="24"/>
          <w:vertAlign w:val="superscript"/>
        </w:rPr>
        <w:instrText xml:space="preserve"> ADDIN EN.CITE </w:instrText>
      </w:r>
      <w:r w:rsidR="00917C34">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PjxSZWNOdW0+ODwvUmVjTnVtPjxEaXNwbGF5VGV4dD4oMjYsIDI4KTwvRGlzcGxheVRleHQ+PHJl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17C34">
        <w:rPr>
          <w:rFonts w:ascii="Times New Roman" w:hAnsi="Times New Roman" w:cs="Times New Roman"/>
          <w:sz w:val="24"/>
          <w:szCs w:val="24"/>
          <w:vertAlign w:val="superscript"/>
        </w:rPr>
        <w:instrText xml:space="preserve"> ADDIN EN.CITE.DATA </w:instrText>
      </w:r>
      <w:r w:rsidR="00917C34">
        <w:rPr>
          <w:rFonts w:ascii="Times New Roman" w:hAnsi="Times New Roman" w:cs="Times New Roman"/>
          <w:sz w:val="24"/>
          <w:szCs w:val="24"/>
          <w:vertAlign w:val="superscript"/>
        </w:rPr>
      </w:r>
      <w:r w:rsidR="00917C34">
        <w:rPr>
          <w:rFonts w:ascii="Times New Roman" w:hAnsi="Times New Roman" w:cs="Times New Roman"/>
          <w:sz w:val="24"/>
          <w:szCs w:val="24"/>
          <w:vertAlign w:val="superscript"/>
        </w:rPr>
        <w:fldChar w:fldCharType="end"/>
      </w:r>
      <w:r w:rsidR="0071467F" w:rsidRPr="000E154D">
        <w:rPr>
          <w:rFonts w:ascii="Times New Roman" w:hAnsi="Times New Roman" w:cs="Times New Roman"/>
          <w:sz w:val="24"/>
          <w:szCs w:val="24"/>
          <w:vertAlign w:val="superscript"/>
        </w:rPr>
      </w:r>
      <w:r w:rsidR="0071467F" w:rsidRPr="000E154D">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6" w:tooltip="Berndes, (2008) #8" w:history="1">
        <w:r w:rsidR="00096D65">
          <w:rPr>
            <w:rFonts w:ascii="Times New Roman" w:hAnsi="Times New Roman" w:cs="Times New Roman"/>
            <w:noProof/>
            <w:sz w:val="24"/>
            <w:szCs w:val="24"/>
            <w:vertAlign w:val="superscript"/>
          </w:rPr>
          <w:t>26</w:t>
        </w:r>
      </w:hyperlink>
      <w:r w:rsidR="00ED0C0F">
        <w:rPr>
          <w:rFonts w:ascii="Times New Roman" w:hAnsi="Times New Roman" w:cs="Times New Roman"/>
          <w:noProof/>
          <w:sz w:val="24"/>
          <w:szCs w:val="24"/>
          <w:vertAlign w:val="superscript"/>
        </w:rPr>
        <w:t xml:space="preserve">, </w:t>
      </w:r>
      <w:hyperlink w:anchor="_ENREF_28" w:tooltip="Berndes, (2008) #42" w:history="1">
        <w:r w:rsidR="00096D65">
          <w:rPr>
            <w:rFonts w:ascii="Times New Roman" w:hAnsi="Times New Roman" w:cs="Times New Roman"/>
            <w:noProof/>
            <w:sz w:val="24"/>
            <w:szCs w:val="24"/>
            <w:vertAlign w:val="superscript"/>
          </w:rPr>
          <w:t>28</w:t>
        </w:r>
      </w:hyperlink>
      <w:r w:rsidR="00ED0C0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576C06" w:rsidRPr="00576C06">
        <w:rPr>
          <w:rFonts w:ascii="Times New Roman" w:hAnsi="Times New Roman" w:cs="Times New Roman"/>
          <w:sz w:val="24"/>
          <w:szCs w:val="24"/>
        </w:rPr>
        <w:t xml:space="preserve"> </w:t>
      </w:r>
    </w:p>
    <w:p w14:paraId="3679A48B" w14:textId="7BE47F98" w:rsidR="00FA2B5F" w:rsidRDefault="0028097C" w:rsidP="001B21B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w:t>
      </w:r>
      <w:r w:rsidR="00142CE9" w:rsidRPr="00576C06">
        <w:rPr>
          <w:rFonts w:ascii="Times New Roman" w:hAnsi="Times New Roman" w:cs="Times New Roman"/>
          <w:sz w:val="24"/>
          <w:szCs w:val="24"/>
        </w:rPr>
        <w:t>ioenergy systems</w:t>
      </w:r>
      <w:r w:rsidR="00001469" w:rsidRPr="008D7260">
        <w:rPr>
          <w:rFonts w:ascii="Times New Roman" w:hAnsi="Times New Roman" w:cs="Times New Roman"/>
          <w:sz w:val="24"/>
          <w:szCs w:val="24"/>
        </w:rPr>
        <w:t xml:space="preserve"> can use a range of agricultural</w:t>
      </w:r>
      <w:r w:rsidR="00142CE9" w:rsidRPr="008D7260">
        <w:rPr>
          <w:rFonts w:ascii="Times New Roman" w:hAnsi="Times New Roman" w:cs="Times New Roman"/>
          <w:sz w:val="24"/>
          <w:szCs w:val="24"/>
        </w:rPr>
        <w:t xml:space="preserve">, industry, and forestry </w:t>
      </w:r>
      <w:r w:rsidR="00001469" w:rsidRPr="008D7260">
        <w:rPr>
          <w:rFonts w:ascii="Times New Roman" w:hAnsi="Times New Roman" w:cs="Times New Roman"/>
          <w:sz w:val="24"/>
          <w:szCs w:val="24"/>
        </w:rPr>
        <w:t xml:space="preserve">related </w:t>
      </w:r>
      <w:r w:rsidR="00142CE9" w:rsidRPr="008D7260">
        <w:rPr>
          <w:rFonts w:ascii="Times New Roman" w:hAnsi="Times New Roman" w:cs="Times New Roman"/>
          <w:sz w:val="24"/>
          <w:szCs w:val="24"/>
        </w:rPr>
        <w:t xml:space="preserve">wastes </w:t>
      </w:r>
      <w:r w:rsidR="00576C06" w:rsidRPr="008D7260">
        <w:rPr>
          <w:rFonts w:ascii="Times New Roman" w:hAnsi="Times New Roman" w:cs="Times New Roman"/>
          <w:sz w:val="24"/>
          <w:szCs w:val="24"/>
        </w:rPr>
        <w:t xml:space="preserve">and </w:t>
      </w:r>
      <w:r w:rsidR="00001469" w:rsidRPr="008D7260">
        <w:rPr>
          <w:rFonts w:ascii="Times New Roman" w:hAnsi="Times New Roman" w:cs="Times New Roman"/>
          <w:sz w:val="24"/>
          <w:szCs w:val="24"/>
        </w:rPr>
        <w:t>residues</w:t>
      </w:r>
      <w:r w:rsidR="00A82BE6">
        <w:rPr>
          <w:rFonts w:ascii="Times New Roman" w:hAnsi="Times New Roman" w:cs="Times New Roman"/>
          <w:sz w:val="24"/>
          <w:szCs w:val="24"/>
        </w:rPr>
        <w:t xml:space="preserve"> that</w:t>
      </w:r>
      <w:r w:rsidR="00001469" w:rsidRPr="008D7260">
        <w:rPr>
          <w:rFonts w:ascii="Times New Roman" w:hAnsi="Times New Roman" w:cs="Times New Roman"/>
          <w:sz w:val="24"/>
          <w:szCs w:val="24"/>
        </w:rPr>
        <w:t xml:space="preserve"> </w:t>
      </w:r>
      <w:r w:rsidR="00576C06" w:rsidRPr="008D7260">
        <w:rPr>
          <w:rFonts w:ascii="Times New Roman" w:hAnsi="Times New Roman" w:cs="Times New Roman"/>
          <w:sz w:val="24"/>
          <w:szCs w:val="24"/>
        </w:rPr>
        <w:t xml:space="preserve">have </w:t>
      </w:r>
      <w:r w:rsidR="00142CE9" w:rsidRPr="008D7260">
        <w:rPr>
          <w:rFonts w:ascii="Times New Roman" w:hAnsi="Times New Roman" w:cs="Times New Roman"/>
          <w:sz w:val="24"/>
          <w:szCs w:val="24"/>
        </w:rPr>
        <w:t xml:space="preserve">little to no direct </w:t>
      </w:r>
      <w:r w:rsidR="00E61BEF">
        <w:rPr>
          <w:rFonts w:ascii="Times New Roman" w:hAnsi="Times New Roman" w:cs="Times New Roman"/>
          <w:sz w:val="24"/>
          <w:szCs w:val="24"/>
        </w:rPr>
        <w:t xml:space="preserve">claims on </w:t>
      </w:r>
      <w:r w:rsidR="00001469" w:rsidRPr="008D7260">
        <w:rPr>
          <w:rFonts w:ascii="Times New Roman" w:hAnsi="Times New Roman" w:cs="Times New Roman"/>
          <w:sz w:val="24"/>
          <w:szCs w:val="24"/>
        </w:rPr>
        <w:t>water</w:t>
      </w:r>
      <w:r w:rsidR="00576C06" w:rsidRPr="008D7260">
        <w:rPr>
          <w:rFonts w:ascii="Times New Roman" w:hAnsi="Times New Roman" w:cs="Times New Roman"/>
          <w:sz w:val="24"/>
          <w:szCs w:val="24"/>
        </w:rPr>
        <w:t xml:space="preserve"> consumption</w:t>
      </w:r>
      <w:r w:rsidR="00E61BEF">
        <w:rPr>
          <w:rFonts w:ascii="Times New Roman" w:hAnsi="Times New Roman" w:cs="Times New Roman"/>
          <w:sz w:val="24"/>
          <w:szCs w:val="24"/>
        </w:rPr>
        <w:t xml:space="preserve"> and are higher</w:t>
      </w:r>
      <w:r w:rsidR="00742ACE">
        <w:rPr>
          <w:rFonts w:ascii="Times New Roman" w:hAnsi="Times New Roman" w:cs="Times New Roman"/>
          <w:sz w:val="24"/>
          <w:szCs w:val="24"/>
        </w:rPr>
        <w:t xml:space="preserve"> yielding feedstocks</w:t>
      </w:r>
      <w:r w:rsidR="00001469"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&lt;EndNote&gt;&lt;Cite&gt;&lt;Author&gt;Berndes&lt;/Author&gt;&lt;Year&gt;(2008)&lt;/Year&gt;&lt;RecNum&gt;42&lt;/RecNum&gt;&lt;DisplayText&gt;(28)&lt;/DisplayText&gt;&lt;record&gt;&lt;rec-number&gt;42&lt;/rec-number&gt;&lt;foreign-keys&gt;&lt;key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8" w:tooltip="Berndes, (2008) #42" w:history="1">
        <w:r w:rsidR="00096D65">
          <w:rPr>
            <w:rFonts w:ascii="Times New Roman" w:hAnsi="Times New Roman" w:cs="Times New Roman"/>
            <w:noProof/>
            <w:sz w:val="24"/>
            <w:szCs w:val="24"/>
            <w:vertAlign w:val="superscript"/>
          </w:rPr>
          <w:t>28</w:t>
        </w:r>
      </w:hyperlink>
      <w:r w:rsidR="00ED0C0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E34A32">
        <w:rPr>
          <w:rFonts w:ascii="Times New Roman" w:hAnsi="Times New Roman" w:cs="Times New Roman"/>
          <w:sz w:val="24"/>
          <w:szCs w:val="24"/>
        </w:rPr>
        <w:t xml:space="preserve"> Removal of wastes and residues may have implications for the hydrological cycle, but </w:t>
      </w:r>
      <w:r w:rsidR="00742ACE">
        <w:rPr>
          <w:rFonts w:ascii="Times New Roman" w:hAnsi="Times New Roman" w:cs="Times New Roman"/>
          <w:sz w:val="24"/>
          <w:szCs w:val="24"/>
        </w:rPr>
        <w:t>their impacts depend on</w:t>
      </w:r>
      <w:r w:rsidR="00E34A32">
        <w:rPr>
          <w:rFonts w:ascii="Times New Roman" w:hAnsi="Times New Roman" w:cs="Times New Roman"/>
          <w:sz w:val="24"/>
          <w:szCs w:val="24"/>
        </w:rPr>
        <w:t xml:space="preserve"> </w:t>
      </w:r>
      <w:r w:rsidR="00F23188">
        <w:rPr>
          <w:rFonts w:ascii="Times New Roman" w:hAnsi="Times New Roman" w:cs="Times New Roman"/>
          <w:sz w:val="24"/>
          <w:szCs w:val="24"/>
        </w:rPr>
        <w:t xml:space="preserve">the </w:t>
      </w:r>
      <w:r w:rsidR="00E34A32">
        <w:rPr>
          <w:rFonts w:ascii="Times New Roman" w:hAnsi="Times New Roman" w:cs="Times New Roman"/>
          <w:sz w:val="24"/>
          <w:szCs w:val="24"/>
        </w:rPr>
        <w:t>pr</w:t>
      </w:r>
      <w:r w:rsidR="00742ACE">
        <w:rPr>
          <w:rFonts w:ascii="Times New Roman" w:hAnsi="Times New Roman" w:cs="Times New Roman"/>
          <w:sz w:val="24"/>
          <w:szCs w:val="24"/>
        </w:rPr>
        <w:t>ior u</w:t>
      </w:r>
      <w:r w:rsidR="00E34A32">
        <w:rPr>
          <w:rFonts w:ascii="Times New Roman" w:hAnsi="Times New Roman" w:cs="Times New Roman"/>
          <w:sz w:val="24"/>
          <w:szCs w:val="24"/>
        </w:rPr>
        <w:t>se</w:t>
      </w:r>
      <w:r w:rsidR="00F23188">
        <w:rPr>
          <w:rFonts w:ascii="Times New Roman" w:hAnsi="Times New Roman" w:cs="Times New Roman"/>
          <w:sz w:val="24"/>
          <w:szCs w:val="24"/>
        </w:rPr>
        <w:t xml:space="preserve"> of the waste or residue (e.g., left in field or sent to land fill)</w:t>
      </w:r>
      <w:r w:rsidR="00E34A32">
        <w:rPr>
          <w:rFonts w:ascii="Times New Roman" w:hAnsi="Times New Roman" w:cs="Times New Roman"/>
          <w:sz w:val="24"/>
          <w:szCs w:val="24"/>
        </w:rPr>
        <w:t>.</w:t>
      </w:r>
      <w:r w:rsidR="00001469" w:rsidRPr="008D7260">
        <w:rPr>
          <w:rFonts w:ascii="Times New Roman" w:hAnsi="Times New Roman" w:cs="Times New Roman"/>
          <w:sz w:val="24"/>
          <w:szCs w:val="24"/>
        </w:rPr>
        <w:t xml:space="preserve"> </w:t>
      </w:r>
      <w:r w:rsidR="00C727B8">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Pr>
          <w:rFonts w:ascii="Times New Roman" w:hAnsi="Times New Roman" w:cs="Times New Roman"/>
          <w:sz w:val="24"/>
          <w:szCs w:val="24"/>
        </w:rPr>
        <w:t>Another opportunity</w:t>
      </w:r>
      <w:r w:rsidR="00576C06" w:rsidRPr="00576C06">
        <w:rPr>
          <w:rFonts w:ascii="Times New Roman" w:hAnsi="Times New Roman" w:cs="Times New Roman"/>
          <w:sz w:val="24"/>
          <w:szCs w:val="24"/>
        </w:rPr>
        <w:t xml:space="preserve"> to improve the efficiency of water consumption is the use</w:t>
      </w:r>
      <w:r w:rsidR="00576C06" w:rsidRPr="008D7260">
        <w:rPr>
          <w:rFonts w:ascii="Times New Roman" w:hAnsi="Times New Roman" w:cs="Times New Roman"/>
          <w:sz w:val="24"/>
          <w:szCs w:val="24"/>
        </w:rPr>
        <w:t xml:space="preserve"> of land types unavailable for typical agricultural production (e.g., </w:t>
      </w:r>
      <w:r w:rsidR="004A5E77">
        <w:rPr>
          <w:rFonts w:ascii="Times New Roman" w:hAnsi="Times New Roman" w:cs="Times New Roman"/>
          <w:sz w:val="24"/>
          <w:szCs w:val="24"/>
        </w:rPr>
        <w:t>unirrigated</w:t>
      </w:r>
      <w:r w:rsidR="001C0134">
        <w:rPr>
          <w:rFonts w:ascii="Times New Roman" w:hAnsi="Times New Roman" w:cs="Times New Roman"/>
          <w:sz w:val="24"/>
          <w:szCs w:val="24"/>
        </w:rPr>
        <w:t>,</w:t>
      </w:r>
      <w:r w:rsidR="004A5E77">
        <w:rPr>
          <w:rFonts w:ascii="Times New Roman" w:hAnsi="Times New Roman" w:cs="Times New Roman"/>
          <w:sz w:val="24"/>
          <w:szCs w:val="24"/>
        </w:rPr>
        <w:t xml:space="preserve"> </w:t>
      </w:r>
      <w:r w:rsidR="00576C06" w:rsidRPr="008D7260">
        <w:rPr>
          <w:rFonts w:ascii="Times New Roman" w:hAnsi="Times New Roman" w:cs="Times New Roman"/>
          <w:sz w:val="24"/>
          <w:szCs w:val="24"/>
        </w:rPr>
        <w:t>degraded</w:t>
      </w:r>
      <w:r w:rsidR="001C0134">
        <w:rPr>
          <w:rFonts w:ascii="Times New Roman" w:hAnsi="Times New Roman" w:cs="Times New Roman"/>
          <w:sz w:val="24"/>
          <w:szCs w:val="24"/>
        </w:rPr>
        <w:t>,</w:t>
      </w:r>
      <w:r w:rsidR="00576C06" w:rsidRPr="008D7260">
        <w:rPr>
          <w:rFonts w:ascii="Times New Roman" w:hAnsi="Times New Roman" w:cs="Times New Roman"/>
          <w:sz w:val="24"/>
          <w:szCs w:val="24"/>
        </w:rPr>
        <w:t xml:space="preserve"> or marginal lan</w:t>
      </w:r>
      <w:r w:rsidR="004A5E77">
        <w:rPr>
          <w:rFonts w:ascii="Times New Roman" w:hAnsi="Times New Roman" w:cs="Times New Roman"/>
          <w:sz w:val="24"/>
          <w:szCs w:val="24"/>
        </w:rPr>
        <w:t>d</w:t>
      </w:r>
      <w:r w:rsidR="00576C06" w:rsidRPr="008D7260">
        <w:rPr>
          <w:rFonts w:ascii="Times New Roman" w:hAnsi="Times New Roman" w:cs="Times New Roman"/>
          <w:sz w:val="24"/>
          <w:szCs w:val="24"/>
        </w:rPr>
        <w:t>s)</w:t>
      </w:r>
      <w:r w:rsidR="00F943D2">
        <w:rPr>
          <w:rFonts w:ascii="Times New Roman" w:hAnsi="Times New Roman" w:cs="Times New Roman"/>
          <w:sz w:val="24"/>
          <w:szCs w:val="24"/>
        </w:rPr>
        <w:t xml:space="preserve">. On these lands, </w:t>
      </w:r>
      <w:r w:rsidR="00576C06" w:rsidRPr="008D7260">
        <w:rPr>
          <w:rFonts w:ascii="Times New Roman" w:hAnsi="Times New Roman" w:cs="Times New Roman"/>
          <w:sz w:val="24"/>
          <w:szCs w:val="24"/>
        </w:rPr>
        <w:t>the use of a lignocellulosic crop would improve soil water retention.</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&lt;EndNote&gt;&lt;Cite&gt;&lt;Author&gt;Berndes&lt;/Author&gt;&lt;Year&gt;(2008)&lt;/Year&gt;&lt;RecNum&gt;42&lt;/RecNum&gt;&lt;DisplayText&gt;(28)&lt;/DisplayText&gt;&lt;record&gt;&lt;rec-number&gt;42&lt;/rec-number&gt;&lt;foreign-keys&gt;&lt;key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8" w:tooltip="Berndes, (2008) #42" w:history="1">
        <w:r w:rsidR="00096D65">
          <w:rPr>
            <w:rFonts w:ascii="Times New Roman" w:hAnsi="Times New Roman" w:cs="Times New Roman"/>
            <w:noProof/>
            <w:sz w:val="24"/>
            <w:szCs w:val="24"/>
            <w:vertAlign w:val="superscript"/>
          </w:rPr>
          <w:t>28</w:t>
        </w:r>
      </w:hyperlink>
      <w:r w:rsidR="00ED0C0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576C06" w:rsidRPr="00576C06">
        <w:rPr>
          <w:rFonts w:ascii="Times New Roman" w:hAnsi="Times New Roman" w:cs="Times New Roman"/>
          <w:sz w:val="24"/>
          <w:szCs w:val="24"/>
        </w:rPr>
        <w:t xml:space="preserve">  </w:t>
      </w:r>
      <w:r w:rsidR="002D591F" w:rsidRPr="008D7260" w:rsidDel="002D591F">
        <w:rPr>
          <w:rFonts w:ascii="Times New Roman" w:hAnsi="Times New Roman" w:cs="Times New Roman"/>
          <w:sz w:val="24"/>
          <w:szCs w:val="24"/>
          <w:vertAlign w:val="superscript"/>
        </w:rPr>
        <w:t xml:space="preserve"> </w:t>
      </w:r>
    </w:p>
    <w:p w14:paraId="73AA4747" w14:textId="0D587CB8" w:rsidR="00C25297" w:rsidRPr="00B57EEA" w:rsidRDefault="00C25297"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1.</w:t>
      </w:r>
      <w:r w:rsidR="00C22598">
        <w:rPr>
          <w:rFonts w:ascii="Times New Roman" w:hAnsi="Times New Roman" w:cs="Times New Roman"/>
          <w:i/>
          <w:sz w:val="24"/>
          <w:szCs w:val="24"/>
        </w:rPr>
        <w:t>4</w:t>
      </w:r>
      <w:r w:rsidR="00FA2B5F" w:rsidRPr="00B57EEA">
        <w:rPr>
          <w:rFonts w:ascii="Times New Roman" w:hAnsi="Times New Roman" w:cs="Times New Roman"/>
          <w:i/>
          <w:sz w:val="24"/>
          <w:szCs w:val="24"/>
        </w:rPr>
        <w:t>. Bioenergy and Water Scarcity</w:t>
      </w:r>
      <w:r w:rsidRPr="00B57EEA">
        <w:rPr>
          <w:rFonts w:ascii="Times New Roman" w:hAnsi="Times New Roman" w:cs="Times New Roman"/>
          <w:i/>
          <w:sz w:val="24"/>
          <w:szCs w:val="24"/>
        </w:rPr>
        <w:t xml:space="preserve"> </w:t>
      </w:r>
    </w:p>
    <w:p w14:paraId="667D6660" w14:textId="04DB3A62" w:rsidR="00C25297" w:rsidRPr="002D6718" w:rsidRDefault="00576C06" w:rsidP="00B57EEA">
      <w:pPr>
        <w:spacing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 xml:space="preserve">Understanding the </w:t>
      </w:r>
      <w:r w:rsidR="0028097C">
        <w:rPr>
          <w:rFonts w:ascii="Times New Roman" w:hAnsi="Times New Roman" w:cs="Times New Roman"/>
          <w:sz w:val="24"/>
          <w:szCs w:val="24"/>
        </w:rPr>
        <w:t xml:space="preserve">spatial implications of </w:t>
      </w:r>
      <w:r>
        <w:rPr>
          <w:rFonts w:ascii="Times New Roman" w:hAnsi="Times New Roman" w:cs="Times New Roman"/>
          <w:sz w:val="24"/>
          <w:szCs w:val="24"/>
        </w:rPr>
        <w:t xml:space="preserve">water consumption </w:t>
      </w:r>
      <w:r w:rsidR="0028097C">
        <w:rPr>
          <w:rFonts w:ascii="Times New Roman" w:hAnsi="Times New Roman" w:cs="Times New Roman"/>
          <w:sz w:val="24"/>
          <w:szCs w:val="24"/>
        </w:rPr>
        <w:t xml:space="preserve">from </w:t>
      </w:r>
      <w:r>
        <w:rPr>
          <w:rFonts w:ascii="Times New Roman" w:hAnsi="Times New Roman" w:cs="Times New Roman"/>
          <w:sz w:val="24"/>
          <w:szCs w:val="24"/>
        </w:rPr>
        <w:t xml:space="preserve">multiple bioenergy feedstocks </w:t>
      </w:r>
      <w:r w:rsidR="00A82961">
        <w:rPr>
          <w:rFonts w:ascii="Times New Roman" w:hAnsi="Times New Roman" w:cs="Times New Roman"/>
          <w:sz w:val="24"/>
          <w:szCs w:val="24"/>
        </w:rPr>
        <w:t xml:space="preserve">is </w:t>
      </w:r>
      <w:r>
        <w:rPr>
          <w:rFonts w:ascii="Times New Roman" w:hAnsi="Times New Roman" w:cs="Times New Roman"/>
          <w:sz w:val="24"/>
          <w:szCs w:val="24"/>
        </w:rPr>
        <w:t xml:space="preserve">important for determining the impacts </w:t>
      </w:r>
      <w:r w:rsidR="00A82BE6">
        <w:rPr>
          <w:rFonts w:ascii="Times New Roman" w:hAnsi="Times New Roman" w:cs="Times New Roman"/>
          <w:sz w:val="24"/>
          <w:szCs w:val="24"/>
        </w:rPr>
        <w:t>that</w:t>
      </w:r>
      <w:r w:rsidR="004C602D">
        <w:rPr>
          <w:rFonts w:ascii="Times New Roman" w:hAnsi="Times New Roman" w:cs="Times New Roman"/>
          <w:sz w:val="24"/>
          <w:szCs w:val="24"/>
        </w:rPr>
        <w:t xml:space="preserve"> </w:t>
      </w:r>
      <w:r>
        <w:rPr>
          <w:rFonts w:ascii="Times New Roman" w:hAnsi="Times New Roman" w:cs="Times New Roman"/>
          <w:sz w:val="24"/>
          <w:szCs w:val="24"/>
        </w:rPr>
        <w:t xml:space="preserve">expansionary bioenergy </w:t>
      </w:r>
      <w:r w:rsidR="00F23188">
        <w:rPr>
          <w:rFonts w:ascii="Times New Roman" w:hAnsi="Times New Roman" w:cs="Times New Roman"/>
          <w:sz w:val="24"/>
          <w:szCs w:val="24"/>
        </w:rPr>
        <w:t xml:space="preserve">policy </w:t>
      </w:r>
      <w:r w:rsidR="0056508A">
        <w:rPr>
          <w:rFonts w:ascii="Times New Roman" w:hAnsi="Times New Roman" w:cs="Times New Roman"/>
          <w:sz w:val="24"/>
          <w:szCs w:val="24"/>
        </w:rPr>
        <w:t>has on water resources</w:t>
      </w:r>
      <w:r>
        <w:rPr>
          <w:rFonts w:ascii="Times New Roman" w:hAnsi="Times New Roman" w:cs="Times New Roman"/>
          <w:sz w:val="24"/>
          <w:szCs w:val="24"/>
        </w:rPr>
        <w:t>.</w:t>
      </w:r>
      <w:r w:rsidRPr="000B49D1">
        <w:rPr>
          <w:rFonts w:ascii="Times New Roman" w:hAnsi="Times New Roman" w:cs="Times New Roman"/>
          <w:sz w:val="24"/>
          <w:szCs w:val="24"/>
        </w:rPr>
        <w:t xml:space="preserve"> </w:t>
      </w:r>
      <w:r w:rsidRPr="007A0B37">
        <w:rPr>
          <w:rFonts w:ascii="Times New Roman" w:hAnsi="Times New Roman" w:cs="Times New Roman"/>
          <w:sz w:val="24"/>
          <w:szCs w:val="24"/>
        </w:rPr>
        <w:t>As water is diverted to production of bio</w:t>
      </w:r>
      <w:r w:rsidR="00554B15">
        <w:rPr>
          <w:rFonts w:ascii="Times New Roman" w:hAnsi="Times New Roman" w:cs="Times New Roman"/>
          <w:sz w:val="24"/>
          <w:szCs w:val="24"/>
        </w:rPr>
        <w:t>energy</w:t>
      </w:r>
      <w:r w:rsidRPr="007A0B37">
        <w:rPr>
          <w:rFonts w:ascii="Times New Roman" w:hAnsi="Times New Roman" w:cs="Times New Roman"/>
          <w:sz w:val="24"/>
          <w:szCs w:val="24"/>
        </w:rPr>
        <w:t xml:space="preserve"> feedstocks, the water availability for food</w:t>
      </w:r>
      <w:r w:rsidR="0056508A">
        <w:rPr>
          <w:rFonts w:ascii="Times New Roman" w:hAnsi="Times New Roman" w:cs="Times New Roman"/>
          <w:sz w:val="24"/>
          <w:szCs w:val="24"/>
        </w:rPr>
        <w:t>, feed, and fiber production c</w:t>
      </w:r>
      <w:r>
        <w:rPr>
          <w:rFonts w:ascii="Times New Roman" w:hAnsi="Times New Roman" w:cs="Times New Roman"/>
          <w:sz w:val="24"/>
          <w:szCs w:val="24"/>
        </w:rPr>
        <w:t>ould decrease</w:t>
      </w:r>
      <w:r w:rsidRPr="007A0B37">
        <w:rPr>
          <w:rFonts w:ascii="Times New Roman" w:hAnsi="Times New Roman" w:cs="Times New Roman"/>
          <w:sz w:val="24"/>
          <w:szCs w:val="24"/>
        </w:rPr>
        <w:t>.</w:t>
      </w:r>
      <w:r w:rsidR="0071467F"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WWVhcj48UmVjTnVtPjM3PC9SZWNOdW0+PERpc3BsYXlUZXh0PigyOSwgMzApPC9EaXNwbGF5VGV4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2D6DCD">
        <w:rPr>
          <w:rFonts w:ascii="Times New Roman" w:hAnsi="Times New Roman" w:cs="Times New Roman"/>
          <w:sz w:val="24"/>
          <w:szCs w:val="24"/>
          <w:vertAlign w:val="superscript"/>
        </w:rPr>
        <w:instrText xml:space="preserve"> ADDIN EN.CITE </w:instrText>
      </w:r>
      <w:r w:rsidR="002D6DCD">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WWVhcj48UmVjTnVtPjM3PC9SZWNOdW0+PERpc3BsYXlUZXh0PigyOSwgMzApPC9EaXNwbGF5VGV4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2D6DCD">
        <w:rPr>
          <w:rFonts w:ascii="Times New Roman" w:hAnsi="Times New Roman" w:cs="Times New Roman"/>
          <w:sz w:val="24"/>
          <w:szCs w:val="24"/>
          <w:vertAlign w:val="superscript"/>
        </w:rPr>
        <w:instrText xml:space="preserve"> ADDIN EN.CITE.DATA </w:instrText>
      </w:r>
      <w:r w:rsidR="002D6DCD">
        <w:rPr>
          <w:rFonts w:ascii="Times New Roman" w:hAnsi="Times New Roman" w:cs="Times New Roman"/>
          <w:sz w:val="24"/>
          <w:szCs w:val="24"/>
          <w:vertAlign w:val="superscript"/>
        </w:rPr>
      </w:r>
      <w:r w:rsidR="002D6DCD">
        <w:rPr>
          <w:rFonts w:ascii="Times New Roman" w:hAnsi="Times New Roman" w:cs="Times New Roman"/>
          <w:sz w:val="24"/>
          <w:szCs w:val="24"/>
          <w:vertAlign w:val="superscript"/>
        </w:rPr>
        <w:fldChar w:fldCharType="end"/>
      </w:r>
      <w:r w:rsidR="0071467F" w:rsidRPr="007A0B37">
        <w:rPr>
          <w:rFonts w:ascii="Times New Roman" w:hAnsi="Times New Roman" w:cs="Times New Roman"/>
          <w:sz w:val="24"/>
          <w:szCs w:val="24"/>
          <w:vertAlign w:val="superscript"/>
        </w:rPr>
      </w:r>
      <w:r w:rsidR="0071467F" w:rsidRPr="007A0B37">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9" w:tooltip="Chakravorty, (2009) #37" w:history="1">
        <w:r w:rsidR="00096D65">
          <w:rPr>
            <w:rFonts w:ascii="Times New Roman" w:hAnsi="Times New Roman" w:cs="Times New Roman"/>
            <w:noProof/>
            <w:sz w:val="24"/>
            <w:szCs w:val="24"/>
            <w:vertAlign w:val="superscript"/>
          </w:rPr>
          <w:t>29</w:t>
        </w:r>
      </w:hyperlink>
      <w:r w:rsidR="00ED0C0F">
        <w:rPr>
          <w:rFonts w:ascii="Times New Roman" w:hAnsi="Times New Roman" w:cs="Times New Roman"/>
          <w:noProof/>
          <w:sz w:val="24"/>
          <w:szCs w:val="24"/>
          <w:vertAlign w:val="superscript"/>
        </w:rPr>
        <w:t xml:space="preserve">, </w:t>
      </w:r>
      <w:hyperlink w:anchor="_ENREF_30" w:tooltip="Hoekstra, (2010) #38" w:history="1">
        <w:r w:rsidR="00096D65">
          <w:rPr>
            <w:rFonts w:ascii="Times New Roman" w:hAnsi="Times New Roman" w:cs="Times New Roman"/>
            <w:noProof/>
            <w:sz w:val="24"/>
            <w:szCs w:val="24"/>
            <w:vertAlign w:val="superscript"/>
          </w:rPr>
          <w:t>30</w:t>
        </w:r>
      </w:hyperlink>
      <w:r w:rsidR="00ED0C0F">
        <w:rPr>
          <w:rFonts w:ascii="Times New Roman" w:hAnsi="Times New Roman" w:cs="Times New Roman"/>
          <w:noProof/>
          <w:sz w:val="24"/>
          <w:szCs w:val="24"/>
          <w:vertAlign w:val="superscript"/>
        </w:rPr>
        <w:t>)</w:t>
      </w:r>
      <w:r w:rsidR="0071467F" w:rsidRPr="007A0B37">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891B22">
        <w:rPr>
          <w:rFonts w:ascii="Times New Roman" w:hAnsi="Times New Roman" w:cs="Times New Roman"/>
          <w:sz w:val="24"/>
          <w:szCs w:val="24"/>
        </w:rPr>
        <w:t>Greater</w:t>
      </w:r>
      <w:r w:rsidR="00891B22" w:rsidRPr="000D084D">
        <w:rPr>
          <w:rFonts w:ascii="Times New Roman" w:hAnsi="Times New Roman" w:cs="Times New Roman"/>
          <w:sz w:val="24"/>
          <w:szCs w:val="24"/>
        </w:rPr>
        <w:t xml:space="preserve"> </w:t>
      </w:r>
      <w:r w:rsidRPr="000D084D">
        <w:rPr>
          <w:rFonts w:ascii="Times New Roman" w:hAnsi="Times New Roman" w:cs="Times New Roman"/>
          <w:sz w:val="24"/>
          <w:szCs w:val="24"/>
        </w:rPr>
        <w:t xml:space="preserve">biomass production </w:t>
      </w:r>
      <w:r w:rsidR="0028097C">
        <w:rPr>
          <w:rFonts w:ascii="Times New Roman" w:hAnsi="Times New Roman" w:cs="Times New Roman"/>
          <w:sz w:val="24"/>
          <w:szCs w:val="24"/>
        </w:rPr>
        <w:t xml:space="preserve">may </w:t>
      </w:r>
      <w:r w:rsidRPr="000D084D">
        <w:rPr>
          <w:rFonts w:ascii="Times New Roman" w:hAnsi="Times New Roman" w:cs="Times New Roman"/>
          <w:sz w:val="24"/>
          <w:szCs w:val="24"/>
        </w:rPr>
        <w:t>increase competition for water in critical ar</w:t>
      </w:r>
      <w:r>
        <w:rPr>
          <w:rFonts w:ascii="Times New Roman" w:hAnsi="Times New Roman" w:cs="Times New Roman"/>
          <w:sz w:val="24"/>
          <w:szCs w:val="24"/>
        </w:rPr>
        <w:t>eas</w:t>
      </w:r>
      <w:r w:rsidRPr="000D084D">
        <w:rPr>
          <w:rFonts w:ascii="Times New Roman" w:hAnsi="Times New Roman" w:cs="Times New Roman"/>
          <w:sz w:val="24"/>
          <w:szCs w:val="24"/>
        </w:rPr>
        <w:t>.</w:t>
      </w:r>
      <w:r w:rsidR="0071467F" w:rsidRPr="00B57EEA">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&lt;EndNote&gt;&lt;Cite&gt;&lt;Author&gt;Fingerman&lt;/Author&gt;&lt;Year&gt;(2010)&lt;/Year&gt;&lt;RecNum&gt;12&lt;/RecNum&gt;&lt;DisplayText&gt;(23)&lt;/DisplayText&gt;&lt;record&gt;&lt;rec-number&gt;12&lt;/rec-number&gt;&lt;foreign-keys&gt;&lt;key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3" w:tooltip="Fingerman, (2010) #12" w:history="1">
        <w:r w:rsidR="00096D65">
          <w:rPr>
            <w:rFonts w:ascii="Times New Roman" w:hAnsi="Times New Roman" w:cs="Times New Roman"/>
            <w:noProof/>
            <w:sz w:val="24"/>
            <w:szCs w:val="24"/>
            <w:vertAlign w:val="superscript"/>
          </w:rPr>
          <w:t>23</w:t>
        </w:r>
      </w:hyperlink>
      <w:r w:rsidR="00ED0C0F">
        <w:rPr>
          <w:rFonts w:ascii="Times New Roman" w:hAnsi="Times New Roman" w:cs="Times New Roman"/>
          <w:noProof/>
          <w:sz w:val="24"/>
          <w:szCs w:val="24"/>
          <w:vertAlign w:val="superscript"/>
        </w:rPr>
        <w:t>)</w:t>
      </w:r>
      <w:r w:rsidR="0071467F" w:rsidRPr="00B57EEA">
        <w:rPr>
          <w:rFonts w:ascii="Times New Roman" w:hAnsi="Times New Roman" w:cs="Times New Roman"/>
          <w:sz w:val="24"/>
          <w:szCs w:val="24"/>
          <w:vertAlign w:val="superscript"/>
        </w:rPr>
        <w:fldChar w:fldCharType="end"/>
      </w:r>
      <w:r w:rsidRPr="00B57EEA">
        <w:rPr>
          <w:rFonts w:ascii="Times New Roman" w:hAnsi="Times New Roman" w:cs="Times New Roman"/>
          <w:sz w:val="24"/>
          <w:szCs w:val="24"/>
        </w:rPr>
        <w:t xml:space="preserve"> F</w:t>
      </w:r>
      <w:r w:rsidRPr="008D7260">
        <w:rPr>
          <w:rFonts w:ascii="Times New Roman" w:hAnsi="Times New Roman" w:cs="Times New Roman"/>
          <w:sz w:val="24"/>
          <w:szCs w:val="24"/>
        </w:rPr>
        <w:t xml:space="preserve">or example, </w:t>
      </w:r>
      <w:r w:rsidR="0054364E" w:rsidRPr="008D7260">
        <w:rPr>
          <w:rFonts w:ascii="Times New Roman" w:hAnsi="Times New Roman" w:cs="Times New Roman"/>
          <w:sz w:val="24"/>
          <w:szCs w:val="24"/>
        </w:rPr>
        <w:t>Berndes</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&lt;EndNote&gt;&lt;Cite&gt;&lt;Author&gt;Berndes&lt;/Author&gt;&lt;Year&gt;(2002)&lt;/Year&gt;&lt;RecNum&gt;7&lt;/RecNum&gt;&lt;DisplayText&gt;(31)&lt;/DisplayText&gt;&lt;record&gt;&lt;rec-number&gt;7&lt;/rec-number&gt;&lt;foreign-keys&gt;&lt;key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31" w:tooltip="Berndes, (2002) #7" w:history="1">
        <w:r w:rsidR="00096D65">
          <w:rPr>
            <w:rFonts w:ascii="Times New Roman" w:hAnsi="Times New Roman" w:cs="Times New Roman"/>
            <w:noProof/>
            <w:sz w:val="24"/>
            <w:szCs w:val="24"/>
            <w:vertAlign w:val="superscript"/>
          </w:rPr>
          <w:t>31</w:t>
        </w:r>
      </w:hyperlink>
      <w:r w:rsidR="00ED0C0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C25297" w:rsidRPr="008D7260">
        <w:rPr>
          <w:rFonts w:ascii="Times New Roman" w:hAnsi="Times New Roman" w:cs="Times New Roman"/>
          <w:sz w:val="24"/>
          <w:szCs w:val="24"/>
        </w:rPr>
        <w:t xml:space="preserve"> reports that </w:t>
      </w:r>
      <w:r w:rsidR="0056508A" w:rsidRPr="008D7260">
        <w:rPr>
          <w:rFonts w:ascii="Times New Roman" w:hAnsi="Times New Roman" w:cs="Times New Roman"/>
          <w:sz w:val="24"/>
          <w:szCs w:val="24"/>
        </w:rPr>
        <w:t>a</w:t>
      </w:r>
      <w:r w:rsidR="00C25297" w:rsidRPr="008D7260">
        <w:rPr>
          <w:rFonts w:ascii="Times New Roman" w:hAnsi="Times New Roman" w:cs="Times New Roman"/>
          <w:sz w:val="24"/>
          <w:szCs w:val="24"/>
        </w:rPr>
        <w:t xml:space="preserve"> large-scale expansion of bioenergy </w:t>
      </w:r>
      <w:r w:rsidR="00860632">
        <w:rPr>
          <w:rFonts w:ascii="Times New Roman" w:hAnsi="Times New Roman" w:cs="Times New Roman"/>
          <w:sz w:val="24"/>
          <w:szCs w:val="24"/>
        </w:rPr>
        <w:t>systems</w:t>
      </w:r>
      <w:r w:rsidR="00860632" w:rsidRPr="008D7260">
        <w:rPr>
          <w:rFonts w:ascii="Times New Roman" w:hAnsi="Times New Roman" w:cs="Times New Roman"/>
          <w:sz w:val="24"/>
          <w:szCs w:val="24"/>
        </w:rPr>
        <w:t xml:space="preserve"> </w:t>
      </w:r>
      <w:r w:rsidR="00C25297" w:rsidRPr="008D7260">
        <w:rPr>
          <w:rFonts w:ascii="Times New Roman" w:hAnsi="Times New Roman" w:cs="Times New Roman"/>
          <w:sz w:val="24"/>
          <w:szCs w:val="24"/>
        </w:rPr>
        <w:t xml:space="preserve">would lead </w:t>
      </w:r>
      <w:r w:rsidR="00ED1EFE">
        <w:rPr>
          <w:rFonts w:ascii="Times New Roman" w:hAnsi="Times New Roman" w:cs="Times New Roman"/>
          <w:sz w:val="24"/>
          <w:szCs w:val="24"/>
        </w:rPr>
        <w:t xml:space="preserve"> </w:t>
      </w:r>
      <w:r w:rsidR="00860632">
        <w:rPr>
          <w:rFonts w:ascii="Times New Roman" w:hAnsi="Times New Roman" w:cs="Times New Roman"/>
          <w:sz w:val="24"/>
          <w:szCs w:val="24"/>
        </w:rPr>
        <w:t xml:space="preserve">to </w:t>
      </w:r>
      <w:r w:rsidR="00ED1EFE">
        <w:rPr>
          <w:rFonts w:ascii="Times New Roman" w:hAnsi="Times New Roman" w:cs="Times New Roman"/>
          <w:sz w:val="24"/>
          <w:szCs w:val="24"/>
        </w:rPr>
        <w:t xml:space="preserve">increased </w:t>
      </w:r>
      <w:r w:rsidRPr="008D7260">
        <w:rPr>
          <w:rFonts w:ascii="Times New Roman" w:hAnsi="Times New Roman" w:cs="Times New Roman"/>
          <w:sz w:val="24"/>
          <w:szCs w:val="24"/>
        </w:rPr>
        <w:t>water use</w:t>
      </w:r>
      <w:r w:rsidR="00176E11">
        <w:rPr>
          <w:rFonts w:ascii="Times New Roman" w:hAnsi="Times New Roman" w:cs="Times New Roman"/>
          <w:sz w:val="24"/>
          <w:szCs w:val="24"/>
        </w:rPr>
        <w:t>,</w:t>
      </w:r>
      <w:r w:rsidRPr="008D7260">
        <w:rPr>
          <w:rFonts w:ascii="Times New Roman" w:hAnsi="Times New Roman" w:cs="Times New Roman"/>
          <w:sz w:val="24"/>
          <w:szCs w:val="24"/>
        </w:rPr>
        <w:t xml:space="preserve"> through evapotranspiration</w:t>
      </w:r>
      <w:r w:rsidR="00176E11">
        <w:rPr>
          <w:rFonts w:ascii="Times New Roman" w:hAnsi="Times New Roman" w:cs="Times New Roman"/>
          <w:sz w:val="24"/>
          <w:szCs w:val="24"/>
        </w:rPr>
        <w:t>,</w:t>
      </w:r>
      <w:r w:rsidR="00C25297" w:rsidRPr="008D7260">
        <w:rPr>
          <w:rFonts w:ascii="Times New Roman" w:hAnsi="Times New Roman" w:cs="Times New Roman"/>
          <w:sz w:val="24"/>
          <w:szCs w:val="24"/>
        </w:rPr>
        <w:t xml:space="preserve"> </w:t>
      </w:r>
      <w:r w:rsidRPr="008D7260">
        <w:rPr>
          <w:rFonts w:ascii="Times New Roman" w:hAnsi="Times New Roman" w:cs="Times New Roman"/>
          <w:sz w:val="24"/>
          <w:szCs w:val="24"/>
        </w:rPr>
        <w:t xml:space="preserve">that is </w:t>
      </w:r>
      <w:r w:rsidR="00C25297" w:rsidRPr="008D7260">
        <w:rPr>
          <w:rFonts w:ascii="Times New Roman" w:hAnsi="Times New Roman" w:cs="Times New Roman"/>
          <w:sz w:val="24"/>
          <w:szCs w:val="24"/>
        </w:rPr>
        <w:t xml:space="preserve">potentially as large as </w:t>
      </w:r>
      <w:r w:rsidRPr="008D7260">
        <w:rPr>
          <w:rFonts w:ascii="Times New Roman" w:hAnsi="Times New Roman" w:cs="Times New Roman"/>
          <w:sz w:val="24"/>
          <w:szCs w:val="24"/>
        </w:rPr>
        <w:t>existing water consumption from agricultural land</w:t>
      </w:r>
      <w:r w:rsidR="00C25297" w:rsidRPr="008D7260">
        <w:rPr>
          <w:rFonts w:ascii="Times New Roman" w:hAnsi="Times New Roman" w:cs="Times New Roman"/>
          <w:sz w:val="24"/>
          <w:szCs w:val="24"/>
        </w:rPr>
        <w:t>.</w:t>
      </w:r>
    </w:p>
    <w:p w14:paraId="73CD6D2E" w14:textId="610FB399" w:rsidR="00C25297" w:rsidRPr="008D7260" w:rsidRDefault="00111BCB" w:rsidP="000E154D">
      <w:pPr>
        <w:spacing w:line="480" w:lineRule="auto"/>
        <w:ind w:firstLine="720"/>
        <w:rPr>
          <w:rFonts w:ascii="Times New Roman" w:hAnsi="Times New Roman" w:cs="Times New Roman"/>
          <w:sz w:val="24"/>
          <w:szCs w:val="24"/>
          <w:vertAlign w:val="superscript"/>
        </w:rPr>
      </w:pPr>
      <w:r w:rsidRPr="008D7260">
        <w:rPr>
          <w:rFonts w:ascii="Times New Roman" w:hAnsi="Times New Roman" w:cs="Times New Roman"/>
          <w:sz w:val="24"/>
          <w:szCs w:val="24"/>
        </w:rPr>
        <w:t>W</w:t>
      </w:r>
      <w:r w:rsidR="0056508A" w:rsidRPr="008D7260">
        <w:rPr>
          <w:rFonts w:ascii="Times New Roman" w:hAnsi="Times New Roman" w:cs="Times New Roman"/>
          <w:sz w:val="24"/>
          <w:szCs w:val="24"/>
        </w:rPr>
        <w:t xml:space="preserve">ater availability </w:t>
      </w:r>
      <w:r w:rsidR="00860632">
        <w:rPr>
          <w:rFonts w:ascii="Times New Roman" w:hAnsi="Times New Roman" w:cs="Times New Roman"/>
          <w:sz w:val="24"/>
          <w:szCs w:val="24"/>
        </w:rPr>
        <w:t xml:space="preserve">may </w:t>
      </w:r>
      <w:r w:rsidR="0056508A" w:rsidRPr="008D7260">
        <w:rPr>
          <w:rFonts w:ascii="Times New Roman" w:hAnsi="Times New Roman" w:cs="Times New Roman"/>
          <w:sz w:val="24"/>
          <w:szCs w:val="24"/>
        </w:rPr>
        <w:t>a</w:t>
      </w:r>
      <w:r w:rsidRPr="008D7260">
        <w:rPr>
          <w:rFonts w:ascii="Times New Roman" w:hAnsi="Times New Roman" w:cs="Times New Roman"/>
          <w:sz w:val="24"/>
          <w:szCs w:val="24"/>
        </w:rPr>
        <w:t>lready impose barriers</w:t>
      </w:r>
      <w:r w:rsidR="0056508A" w:rsidRPr="008D7260">
        <w:rPr>
          <w:rFonts w:ascii="Times New Roman" w:hAnsi="Times New Roman" w:cs="Times New Roman"/>
          <w:sz w:val="24"/>
          <w:szCs w:val="24"/>
        </w:rPr>
        <w:t xml:space="preserve"> on the </w:t>
      </w:r>
      <w:r w:rsidR="00860632">
        <w:rPr>
          <w:rFonts w:ascii="Times New Roman" w:hAnsi="Times New Roman" w:cs="Times New Roman"/>
          <w:sz w:val="24"/>
          <w:szCs w:val="24"/>
        </w:rPr>
        <w:t xml:space="preserve">future </w:t>
      </w:r>
      <w:r w:rsidR="0056508A" w:rsidRPr="008D7260">
        <w:rPr>
          <w:rFonts w:ascii="Times New Roman" w:hAnsi="Times New Roman" w:cs="Times New Roman"/>
          <w:sz w:val="24"/>
          <w:szCs w:val="24"/>
        </w:rPr>
        <w:t xml:space="preserve">expansion of bioenergy </w:t>
      </w:r>
      <w:r w:rsidR="00A82961">
        <w:rPr>
          <w:rFonts w:ascii="Times New Roman" w:hAnsi="Times New Roman" w:cs="Times New Roman"/>
          <w:sz w:val="24"/>
          <w:szCs w:val="24"/>
        </w:rPr>
        <w:t xml:space="preserve">in a way </w:t>
      </w:r>
      <w:r w:rsidR="00860632">
        <w:rPr>
          <w:rFonts w:ascii="Times New Roman" w:hAnsi="Times New Roman" w:cs="Times New Roman"/>
          <w:sz w:val="24"/>
          <w:szCs w:val="24"/>
        </w:rPr>
        <w:t>that does not</w:t>
      </w:r>
      <w:r w:rsidR="0056508A" w:rsidRPr="008D7260">
        <w:rPr>
          <w:rFonts w:ascii="Times New Roman" w:hAnsi="Times New Roman" w:cs="Times New Roman"/>
          <w:sz w:val="24"/>
          <w:szCs w:val="24"/>
        </w:rPr>
        <w:t xml:space="preserve"> conflict </w:t>
      </w:r>
      <w:r w:rsidR="00F23188">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w:t>
      </w:r>
      <w:r w:rsidR="0056508A" w:rsidRPr="008D7260">
        <w:rPr>
          <w:rFonts w:ascii="Times New Roman" w:hAnsi="Times New Roman" w:cs="Times New Roman"/>
          <w:sz w:val="24"/>
          <w:szCs w:val="24"/>
        </w:rPr>
        <w:t>food</w:t>
      </w:r>
      <w:r w:rsidRPr="008D7260">
        <w:rPr>
          <w:rFonts w:ascii="Times New Roman" w:hAnsi="Times New Roman" w:cs="Times New Roman"/>
          <w:sz w:val="24"/>
          <w:szCs w:val="24"/>
        </w:rPr>
        <w:t>, feed, and fiber production</w:t>
      </w:r>
      <w:r w:rsidR="0056508A" w:rsidRPr="008D7260">
        <w:rPr>
          <w:rFonts w:ascii="Times New Roman" w:hAnsi="Times New Roman" w:cs="Times New Roman"/>
          <w:sz w:val="24"/>
          <w:szCs w:val="24"/>
        </w:rPr>
        <w:t>.</w:t>
      </w:r>
      <w:r w:rsidR="00860632">
        <w:rPr>
          <w:rFonts w:ascii="Times New Roman" w:hAnsi="Times New Roman" w:cs="Times New Roman"/>
          <w:sz w:val="24"/>
          <w:szCs w:val="24"/>
        </w:rPr>
        <w:t xml:space="preserve"> </w:t>
      </w:r>
      <w:r w:rsidR="001B4588">
        <w:rPr>
          <w:rFonts w:ascii="Times New Roman" w:hAnsi="Times New Roman" w:cs="Times New Roman"/>
          <w:sz w:val="24"/>
          <w:szCs w:val="24"/>
        </w:rPr>
        <w:t xml:space="preserve">In </w:t>
      </w:r>
      <w:r w:rsidR="00D53CE6">
        <w:rPr>
          <w:rFonts w:ascii="Times New Roman" w:hAnsi="Times New Roman" w:cs="Times New Roman"/>
          <w:sz w:val="24"/>
          <w:szCs w:val="24"/>
        </w:rPr>
        <w:t xml:space="preserve">the </w:t>
      </w:r>
      <w:r w:rsidR="00176E11">
        <w:rPr>
          <w:rFonts w:ascii="Times New Roman" w:hAnsi="Times New Roman" w:cs="Times New Roman"/>
          <w:sz w:val="24"/>
          <w:szCs w:val="24"/>
        </w:rPr>
        <w:t>Berndes</w:t>
      </w:r>
      <w:r w:rsidR="00176E11" w:rsidRPr="00B57B88">
        <w:rPr>
          <w:rFonts w:ascii="Times New Roman" w:hAnsi="Times New Roman" w:cs="Times New Roman"/>
          <w:sz w:val="24"/>
          <w:szCs w:val="24"/>
          <w:vertAlign w:val="superscript"/>
        </w:rPr>
        <w:fldChar w:fldCharType="begin"/>
      </w:r>
      <w:r w:rsidR="00176E11" w:rsidRPr="00B57B88">
        <w:rPr>
          <w:rFonts w:ascii="Times New Roman" w:hAnsi="Times New Roman" w:cs="Times New Roman"/>
          <w:sz w:val="24"/>
          <w:szCs w:val="24"/>
          <w:vertAlign w:val="superscript"/>
        </w:rPr>
        <w:instrText xml:space="preserve"> ADDIN EN.CITE &lt;EndNote&gt;&lt;Cite&gt;&lt;Author&gt;Berndes&lt;/Author&gt;&lt;Year&gt;(2008)&lt;/Year&gt;&lt;RecNum&gt;8&lt;/RecNum&gt;&lt;DisplayText&gt;(26)&lt;/DisplayText&gt;&lt;record&gt;&lt;rec-number&gt;8&lt;/rec-number&gt;&lt;foreign-keys&gt;&lt;key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r w:rsidR="00176E11" w:rsidRPr="00B57B88">
        <w:rPr>
          <w:rFonts w:ascii="Times New Roman" w:hAnsi="Times New Roman" w:cs="Times New Roman"/>
          <w:sz w:val="24"/>
          <w:szCs w:val="24"/>
          <w:vertAlign w:val="superscript"/>
        </w:rPr>
        <w:fldChar w:fldCharType="separate"/>
      </w:r>
      <w:r w:rsidR="00176E11" w:rsidRPr="00B57B88">
        <w:rPr>
          <w:rFonts w:ascii="Times New Roman" w:hAnsi="Times New Roman" w:cs="Times New Roman"/>
          <w:noProof/>
          <w:sz w:val="24"/>
          <w:szCs w:val="24"/>
          <w:vertAlign w:val="superscript"/>
        </w:rPr>
        <w:t>(</w:t>
      </w:r>
      <w:hyperlink w:anchor="_ENREF_26" w:tooltip="Berndes, (2008) #8" w:history="1">
        <w:r w:rsidR="00096D65" w:rsidRPr="00B57B88">
          <w:rPr>
            <w:rFonts w:ascii="Times New Roman" w:hAnsi="Times New Roman" w:cs="Times New Roman"/>
            <w:noProof/>
            <w:sz w:val="24"/>
            <w:szCs w:val="24"/>
            <w:vertAlign w:val="superscript"/>
          </w:rPr>
          <w:t>26</w:t>
        </w:r>
      </w:hyperlink>
      <w:r w:rsidR="00176E11" w:rsidRPr="00B57B88">
        <w:rPr>
          <w:rFonts w:ascii="Times New Roman" w:hAnsi="Times New Roman" w:cs="Times New Roman"/>
          <w:noProof/>
          <w:sz w:val="24"/>
          <w:szCs w:val="24"/>
          <w:vertAlign w:val="superscript"/>
        </w:rPr>
        <w:t>)</w:t>
      </w:r>
      <w:r w:rsidR="00176E11" w:rsidRPr="00B57B88">
        <w:rPr>
          <w:rFonts w:ascii="Times New Roman" w:hAnsi="Times New Roman" w:cs="Times New Roman"/>
          <w:sz w:val="24"/>
          <w:szCs w:val="24"/>
          <w:vertAlign w:val="superscript"/>
        </w:rPr>
        <w:fldChar w:fldCharType="end"/>
      </w:r>
      <w:r w:rsidR="00176E11">
        <w:rPr>
          <w:rFonts w:ascii="Times New Roman" w:hAnsi="Times New Roman" w:cs="Times New Roman"/>
          <w:sz w:val="24"/>
          <w:szCs w:val="24"/>
        </w:rPr>
        <w:t xml:space="preserve"> </w:t>
      </w:r>
      <w:r w:rsidR="001B4588">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sidR="00860632">
        <w:rPr>
          <w:rFonts w:ascii="Times New Roman" w:hAnsi="Times New Roman" w:cs="Times New Roman"/>
          <w:sz w:val="24"/>
          <w:szCs w:val="24"/>
        </w:rPr>
        <w:t xml:space="preserve"> (e.g., the </w:t>
      </w:r>
      <w:r w:rsidR="00D53CE6">
        <w:rPr>
          <w:rFonts w:ascii="Times New Roman" w:hAnsi="Times New Roman" w:cs="Times New Roman"/>
          <w:sz w:val="24"/>
          <w:szCs w:val="24"/>
        </w:rPr>
        <w:t>United States</w:t>
      </w:r>
      <w:r w:rsidR="00860632">
        <w:rPr>
          <w:rFonts w:ascii="Times New Roman" w:hAnsi="Times New Roman" w:cs="Times New Roman"/>
          <w:sz w:val="24"/>
          <w:szCs w:val="24"/>
        </w:rPr>
        <w:t>)</w:t>
      </w:r>
      <w:r w:rsidRPr="008D7260">
        <w:rPr>
          <w:rFonts w:ascii="Times New Roman" w:hAnsi="Times New Roman" w:cs="Times New Roman"/>
          <w:sz w:val="24"/>
          <w:szCs w:val="24"/>
        </w:rPr>
        <w:t xml:space="preserve"> are not </w:t>
      </w:r>
      <w:r w:rsidR="00860632">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sidR="001B4588">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sidR="00A82BE6">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w:t>
      </w:r>
      <w:r w:rsidRPr="008D7260">
        <w:rPr>
          <w:rFonts w:ascii="Times New Roman" w:hAnsi="Times New Roman" w:cs="Times New Roman"/>
          <w:sz w:val="24"/>
          <w:szCs w:val="24"/>
        </w:rPr>
        <w:lastRenderedPageBreak/>
        <w:t>reserv</w:t>
      </w:r>
      <w:r w:rsidRPr="00111BCB">
        <w:rPr>
          <w:rFonts w:ascii="Times New Roman" w:hAnsi="Times New Roman" w:cs="Times New Roman"/>
          <w:sz w:val="24"/>
          <w:szCs w:val="24"/>
        </w:rPr>
        <w:t>es</w:t>
      </w:r>
      <w:r w:rsidR="00860632">
        <w:rPr>
          <w:rFonts w:ascii="Times New Roman" w:hAnsi="Times New Roman" w:cs="Times New Roman"/>
          <w:sz w:val="24"/>
          <w:szCs w:val="24"/>
        </w:rPr>
        <w:t xml:space="preserve"> </w:t>
      </w:r>
      <w:r w:rsidR="001B4588">
        <w:rPr>
          <w:rFonts w:ascii="Times New Roman" w:hAnsi="Times New Roman" w:cs="Times New Roman"/>
          <w:sz w:val="24"/>
          <w:szCs w:val="24"/>
        </w:rPr>
        <w:t>by 2075</w:t>
      </w:r>
      <w:r w:rsidRPr="00111BCB">
        <w:rPr>
          <w:rFonts w:ascii="Times New Roman" w:hAnsi="Times New Roman" w:cs="Times New Roman"/>
          <w:sz w:val="24"/>
          <w:szCs w:val="24"/>
        </w:rPr>
        <w:t>.</w:t>
      </w:r>
      <w:r w:rsidR="0071467F" w:rsidRPr="00E92B72">
        <w:rPr>
          <w:rFonts w:ascii="Times New Roman" w:hAnsi="Times New Roman" w:cs="Times New Roman"/>
          <w:sz w:val="24"/>
          <w:szCs w:val="24"/>
          <w:vertAlign w:val="superscript"/>
        </w:rPr>
        <w:fldChar w:fldCharType="begin"/>
      </w:r>
      <w:r w:rsidR="00176E11">
        <w:rPr>
          <w:rFonts w:ascii="Times New Roman" w:hAnsi="Times New Roman" w:cs="Times New Roman"/>
          <w:sz w:val="24"/>
          <w:szCs w:val="24"/>
          <w:vertAlign w:val="superscript"/>
        </w:rPr>
        <w:instrText xml:space="preserve"> ADDIN EN.CITE &lt;EndNote&gt;&lt;Cite&gt;&lt;Author&gt;Berndes&lt;/Author&gt;&lt;Year&gt;(2008)&lt;/Year&gt;&lt;RecNum&gt;8&lt;/RecNum&gt;&lt;DisplayText&gt;(26)&lt;/DisplayText&gt;&lt;record&gt;&lt;rec-number&gt;8&lt;/rec-number&gt;&lt;foreign-keys&gt;&lt;key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r w:rsidR="0071467F" w:rsidRPr="00E92B72">
        <w:rPr>
          <w:rFonts w:ascii="Times New Roman" w:hAnsi="Times New Roman" w:cs="Times New Roman"/>
          <w:sz w:val="24"/>
          <w:szCs w:val="24"/>
          <w:vertAlign w:val="superscript"/>
        </w:rPr>
        <w:fldChar w:fldCharType="separate"/>
      </w:r>
      <w:r w:rsidR="00176E11">
        <w:rPr>
          <w:rFonts w:ascii="Times New Roman" w:hAnsi="Times New Roman" w:cs="Times New Roman"/>
          <w:noProof/>
          <w:sz w:val="24"/>
          <w:szCs w:val="24"/>
          <w:vertAlign w:val="superscript"/>
        </w:rPr>
        <w:t>(</w:t>
      </w:r>
      <w:hyperlink w:anchor="_ENREF_26" w:tooltip="Berndes, (2008) #8" w:history="1">
        <w:r w:rsidR="00096D65">
          <w:rPr>
            <w:rFonts w:ascii="Times New Roman" w:hAnsi="Times New Roman" w:cs="Times New Roman"/>
            <w:noProof/>
            <w:sz w:val="24"/>
            <w:szCs w:val="24"/>
            <w:vertAlign w:val="superscript"/>
          </w:rPr>
          <w:t>26</w:t>
        </w:r>
      </w:hyperlink>
      <w:r w:rsidR="00176E11">
        <w:rPr>
          <w:rFonts w:ascii="Times New Roman" w:hAnsi="Times New Roman" w:cs="Times New Roman"/>
          <w:noProof/>
          <w:sz w:val="24"/>
          <w:szCs w:val="24"/>
          <w:vertAlign w:val="superscript"/>
        </w:rPr>
        <w:t>)</w:t>
      </w:r>
      <w:r w:rsidR="0071467F" w:rsidRPr="00E92B72">
        <w:rPr>
          <w:rFonts w:ascii="Times New Roman" w:hAnsi="Times New Roman" w:cs="Times New Roman"/>
          <w:sz w:val="24"/>
          <w:szCs w:val="24"/>
          <w:vertAlign w:val="superscript"/>
        </w:rPr>
        <w:fldChar w:fldCharType="end"/>
      </w:r>
      <w:r w:rsidR="0051612F">
        <w:rPr>
          <w:rFonts w:ascii="Times New Roman" w:hAnsi="Times New Roman" w:cs="Times New Roman"/>
          <w:sz w:val="24"/>
          <w:szCs w:val="24"/>
        </w:rPr>
        <w:t>M</w:t>
      </w:r>
      <w:r w:rsidR="0056508A" w:rsidRPr="008D7260">
        <w:rPr>
          <w:rFonts w:ascii="Times New Roman" w:hAnsi="Times New Roman" w:cs="Times New Roman"/>
          <w:sz w:val="24"/>
          <w:szCs w:val="24"/>
        </w:rPr>
        <w:t>any cou</w:t>
      </w:r>
      <w:r w:rsidRPr="008D7260">
        <w:rPr>
          <w:rFonts w:ascii="Times New Roman" w:hAnsi="Times New Roman" w:cs="Times New Roman"/>
          <w:sz w:val="24"/>
          <w:szCs w:val="24"/>
        </w:rPr>
        <w:t>ntries</w:t>
      </w:r>
      <w:r w:rsidR="0056508A" w:rsidRPr="008D7260">
        <w:rPr>
          <w:rFonts w:ascii="Times New Roman" w:hAnsi="Times New Roman" w:cs="Times New Roman"/>
          <w:sz w:val="24"/>
          <w:szCs w:val="24"/>
        </w:rPr>
        <w:t xml:space="preserve"> such as</w:t>
      </w:r>
      <w:r w:rsidR="00C25297" w:rsidRPr="008D7260">
        <w:rPr>
          <w:rFonts w:ascii="Times New Roman" w:hAnsi="Times New Roman" w:cs="Times New Roman"/>
          <w:sz w:val="24"/>
          <w:szCs w:val="24"/>
        </w:rPr>
        <w:t xml:space="preserve"> South Africa, China</w:t>
      </w:r>
      <w:r w:rsidR="007D75C8">
        <w:rPr>
          <w:rFonts w:ascii="Times New Roman" w:hAnsi="Times New Roman" w:cs="Times New Roman"/>
          <w:sz w:val="24"/>
          <w:szCs w:val="24"/>
        </w:rPr>
        <w:t>,</w:t>
      </w:r>
      <w:r w:rsidR="00C25297" w:rsidRPr="008D7260">
        <w:rPr>
          <w:rFonts w:ascii="Times New Roman" w:hAnsi="Times New Roman" w:cs="Times New Roman"/>
          <w:sz w:val="24"/>
          <w:szCs w:val="24"/>
        </w:rPr>
        <w:t xml:space="preserve"> and India are already facing water scarcity</w:t>
      </w:r>
      <w:r w:rsidR="0056508A" w:rsidRPr="008D7260">
        <w:rPr>
          <w:rFonts w:ascii="Times New Roman" w:hAnsi="Times New Roman" w:cs="Times New Roman"/>
          <w:sz w:val="24"/>
          <w:szCs w:val="24"/>
        </w:rPr>
        <w:t xml:space="preserve"> issues that constrain large-scale</w:t>
      </w:r>
      <w:r w:rsidR="00C25297" w:rsidRPr="008D7260">
        <w:rPr>
          <w:rFonts w:ascii="Times New Roman" w:hAnsi="Times New Roman" w:cs="Times New Roman"/>
          <w:sz w:val="24"/>
          <w:szCs w:val="24"/>
        </w:rPr>
        <w:t xml:space="preserve"> bioenergy productio</w:t>
      </w:r>
      <w:r>
        <w:rPr>
          <w:rFonts w:ascii="Times New Roman" w:hAnsi="Times New Roman" w:cs="Times New Roman"/>
          <w:sz w:val="24"/>
          <w:szCs w:val="24"/>
        </w:rPr>
        <w:t>n</w:t>
      </w:r>
      <w:r w:rsidR="0056508A"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&lt;EndNote&gt;&lt;Cite&gt;&lt;Author&gt;Berndes&lt;/Author&gt;&lt;Year&gt;(2008)&lt;/Year&gt;&lt;RecNum&gt;8&lt;/RecNum&gt;&lt;DisplayText&gt;(26)&lt;/DisplayText&gt;&lt;record&gt;&lt;rec-number&gt;8&lt;/rec-number&gt;&lt;foreign-keys&gt;&lt;key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r w:rsidR="0071467F" w:rsidRPr="008D7260">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6" w:tooltip="Berndes, (2008) #8" w:history="1">
        <w:r w:rsidR="00096D65">
          <w:rPr>
            <w:rFonts w:ascii="Times New Roman" w:hAnsi="Times New Roman" w:cs="Times New Roman"/>
            <w:noProof/>
            <w:sz w:val="24"/>
            <w:szCs w:val="24"/>
            <w:vertAlign w:val="superscript"/>
          </w:rPr>
          <w:t>26</w:t>
        </w:r>
      </w:hyperlink>
      <w:r w:rsidR="00ED0C0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sidR="005D05F5">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w:t>
      </w:r>
      <w:r w:rsidR="0056508A" w:rsidRPr="008D7260">
        <w:rPr>
          <w:rFonts w:ascii="Times New Roman" w:hAnsi="Times New Roman" w:cs="Times New Roman"/>
          <w:sz w:val="24"/>
          <w:szCs w:val="24"/>
        </w:rPr>
        <w:t xml:space="preserve"> </w:t>
      </w:r>
      <w:r w:rsidR="00A82BE6">
        <w:rPr>
          <w:rFonts w:ascii="Times New Roman" w:hAnsi="Times New Roman" w:cs="Times New Roman"/>
          <w:sz w:val="24"/>
          <w:szCs w:val="24"/>
        </w:rPr>
        <w:t>limitations</w:t>
      </w:r>
      <w:r w:rsidR="0028097C">
        <w:rPr>
          <w:rFonts w:ascii="Times New Roman" w:hAnsi="Times New Roman" w:cs="Times New Roman"/>
          <w:sz w:val="24"/>
          <w:szCs w:val="24"/>
        </w:rPr>
        <w:t xml:space="preserve">; </w:t>
      </w:r>
      <w:r w:rsidRPr="008D7260">
        <w:rPr>
          <w:rFonts w:ascii="Times New Roman" w:hAnsi="Times New Roman" w:cs="Times New Roman"/>
          <w:sz w:val="24"/>
          <w:szCs w:val="24"/>
        </w:rPr>
        <w:t xml:space="preserve">increasing the </w:t>
      </w:r>
      <w:r w:rsidR="00D40570">
        <w:rPr>
          <w:rFonts w:ascii="Times New Roman" w:hAnsi="Times New Roman" w:cs="Times New Roman"/>
          <w:sz w:val="24"/>
          <w:szCs w:val="24"/>
        </w:rPr>
        <w:t xml:space="preserve">utilization </w:t>
      </w:r>
      <w:r w:rsidRPr="008D7260">
        <w:rPr>
          <w:rFonts w:ascii="Times New Roman" w:hAnsi="Times New Roman" w:cs="Times New Roman"/>
          <w:sz w:val="24"/>
          <w:szCs w:val="24"/>
        </w:rPr>
        <w:t xml:space="preserve">efficiency of existing water resources </w:t>
      </w:r>
      <w:r w:rsidR="0028097C">
        <w:rPr>
          <w:rFonts w:ascii="Times New Roman" w:hAnsi="Times New Roman" w:cs="Times New Roman"/>
          <w:sz w:val="24"/>
          <w:szCs w:val="24"/>
        </w:rPr>
        <w:t xml:space="preserve">may </w:t>
      </w:r>
      <w:r w:rsidR="00742ACE">
        <w:rPr>
          <w:rFonts w:ascii="Times New Roman" w:hAnsi="Times New Roman" w:cs="Times New Roman"/>
          <w:sz w:val="24"/>
          <w:szCs w:val="24"/>
        </w:rPr>
        <w:t>reduce the risk of</w:t>
      </w:r>
      <w:r w:rsidRPr="008D7260">
        <w:rPr>
          <w:rFonts w:ascii="Times New Roman" w:hAnsi="Times New Roman" w:cs="Times New Roman"/>
          <w:sz w:val="24"/>
          <w:szCs w:val="24"/>
        </w:rPr>
        <w:t xml:space="preserve"> conflicting with other uses.</w:t>
      </w:r>
      <w:r w:rsidR="0071467F" w:rsidRPr="00E92B72">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&lt;EndNote&gt;&lt;Cite&gt;&lt;Author&gt;Chum&lt;/Author&gt;&lt;Year&gt;(2011)&lt;/Year&gt;&lt;RecNum&gt;67&lt;/RecNum&gt;&lt;DisplayText&gt;(27)&lt;/DisplayText&gt;&lt;record&gt;&lt;rec-number&gt;67&lt;/rec-number&gt;&lt;foreign-keys&gt;&lt;key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r w:rsidR="0071467F" w:rsidRPr="00E92B72">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7" w:tooltip="Chum, (2011) #67" w:history="1">
        <w:r w:rsidR="00096D65">
          <w:rPr>
            <w:rFonts w:ascii="Times New Roman" w:hAnsi="Times New Roman" w:cs="Times New Roman"/>
            <w:noProof/>
            <w:sz w:val="24"/>
            <w:szCs w:val="24"/>
            <w:vertAlign w:val="superscript"/>
          </w:rPr>
          <w:t>27</w:t>
        </w:r>
      </w:hyperlink>
      <w:r w:rsidR="00ED0C0F">
        <w:rPr>
          <w:rFonts w:ascii="Times New Roman" w:hAnsi="Times New Roman" w:cs="Times New Roman"/>
          <w:noProof/>
          <w:sz w:val="24"/>
          <w:szCs w:val="24"/>
          <w:vertAlign w:val="superscript"/>
        </w:rPr>
        <w:t>)</w:t>
      </w:r>
      <w:r w:rsidR="0071467F" w:rsidRPr="00E92B72">
        <w:rPr>
          <w:rFonts w:ascii="Times New Roman" w:hAnsi="Times New Roman" w:cs="Times New Roman"/>
          <w:sz w:val="24"/>
          <w:szCs w:val="24"/>
          <w:vertAlign w:val="superscript"/>
        </w:rPr>
        <w:fldChar w:fldCharType="end"/>
      </w:r>
    </w:p>
    <w:p w14:paraId="2AE264AA" w14:textId="77777777" w:rsidR="00E851FB" w:rsidRPr="00B57EEA" w:rsidRDefault="00E851FB"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2. R</w:t>
      </w:r>
      <w:r w:rsidR="00B57EEA">
        <w:rPr>
          <w:rFonts w:ascii="Times New Roman" w:hAnsi="Times New Roman" w:cs="Times New Roman"/>
          <w:b/>
          <w:sz w:val="24"/>
          <w:szCs w:val="24"/>
        </w:rPr>
        <w:t>EVIEW OF CURRENT WATER CONSUMPTION MODELS AND ASSESSMENT METHODS</w:t>
      </w:r>
    </w:p>
    <w:p w14:paraId="4A3C9769" w14:textId="0C4F234B"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r w:rsidR="003D427D" w:rsidRPr="00B57EEA">
        <w:rPr>
          <w:rFonts w:ascii="Times New Roman" w:hAnsi="Times New Roman" w:cs="Times New Roman"/>
          <w:i/>
          <w:sz w:val="24"/>
          <w:szCs w:val="24"/>
        </w:rPr>
        <w:t>1.</w:t>
      </w:r>
      <w:r w:rsidR="00C97BBD" w:rsidRPr="00B57EEA">
        <w:rPr>
          <w:rFonts w:ascii="Times New Roman" w:hAnsi="Times New Roman" w:cs="Times New Roman"/>
          <w:i/>
          <w:sz w:val="24"/>
          <w:szCs w:val="24"/>
        </w:rPr>
        <w:t xml:space="preserve"> Penman-Monteith Method</w:t>
      </w:r>
    </w:p>
    <w:p w14:paraId="11898631" w14:textId="56220CF0"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Penman–Monteith method</w:t>
      </w:r>
      <w:r w:rsidR="0071467F" w:rsidRPr="000E154D">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sidR="00ED0C0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sidR="00ED0C0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Gerbens-Leenes et al.</w:t>
      </w:r>
      <w:r w:rsidR="00EB1666" w:rsidRPr="002D6718">
        <w:rPr>
          <w:rFonts w:ascii="Times New Roman" w:hAnsi="Times New Roman" w:cs="Times New Roman"/>
          <w:sz w:val="24"/>
          <w:szCs w:val="24"/>
          <w:vertAlign w:val="superscript"/>
        </w:rPr>
        <w:fldChar w:fldCharType="begin"/>
      </w:r>
      <w:r w:rsidR="00263B5D">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&lt;EndNote&gt;&lt;Cite&gt;&lt;Author&gt;Gerbens-Leenes&lt;/Author&gt;&lt;Year&gt;(2009)&lt;/Year&gt;&lt;RecNum&gt;27&lt;/RecNum&gt;&lt;DisplayText&gt;(32)&lt;/DisplayText&gt;&lt;record&gt;&lt;rec-number&gt;27&lt;/rec-number&gt;&lt;foreign-keys&gt;&lt;key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263B5D">
        <w:rPr>
          <w:rFonts w:ascii="Times New Roman" w:hAnsi="Times New Roman" w:cs="Times New Roman"/>
          <w:noProof/>
          <w:sz w:val="24"/>
          <w:szCs w:val="24"/>
          <w:vertAlign w:val="superscript"/>
        </w:rPr>
        <w:t>(</w:t>
      </w:r>
      <w:hyperlink w:anchor="_ENREF_32" w:tooltip="Gerbens-Leenes, (2009) #27" w:history="1">
        <w:r w:rsidR="00096D65">
          <w:rPr>
            <w:rFonts w:ascii="Times New Roman" w:hAnsi="Times New Roman" w:cs="Times New Roman"/>
            <w:noProof/>
            <w:sz w:val="24"/>
            <w:szCs w:val="24"/>
            <w:vertAlign w:val="superscript"/>
          </w:rPr>
          <w:t>32</w:t>
        </w:r>
      </w:hyperlink>
      <w:r w:rsidR="00263B5D">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2D6DCD">
        <w:rPr>
          <w:rFonts w:ascii="Times New Roman" w:hAnsi="Times New Roman" w:cs="Times New Roman"/>
          <w:sz w:val="24"/>
          <w:szCs w:val="24"/>
          <w:vertAlign w:val="superscript"/>
        </w:rPr>
        <w:instrText xml:space="preserve"> ADDIN EN.CITE &lt;EndNote&gt;&lt;Cite&gt;&lt;Author&gt;Hoekstra&lt;/Author&gt;&lt;Year&gt;(2009)&lt;/Year&gt;&lt;RecNum&gt;33&lt;/RecNum&gt;&lt;DisplayText&gt;(33)&lt;/DisplayText&gt;&lt;record&gt;&lt;rec-number&gt;33&lt;/rec-number&gt;&lt;foreign-keys&gt;&lt;key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263B5D">
        <w:rPr>
          <w:rFonts w:ascii="Times New Roman" w:hAnsi="Times New Roman" w:cs="Times New Roman"/>
          <w:noProof/>
          <w:sz w:val="24"/>
          <w:szCs w:val="24"/>
          <w:vertAlign w:val="superscript"/>
        </w:rPr>
        <w:t>(</w:t>
      </w:r>
      <w:hyperlink w:anchor="_ENREF_33" w:tooltip="Hoekstra, (2009) #33" w:history="1">
        <w:r w:rsidR="00096D65">
          <w:rPr>
            <w:rFonts w:ascii="Times New Roman" w:hAnsi="Times New Roman" w:cs="Times New Roman"/>
            <w:noProof/>
            <w:sz w:val="24"/>
            <w:szCs w:val="24"/>
            <w:vertAlign w:val="superscript"/>
          </w:rPr>
          <w:t>33</w:t>
        </w:r>
      </w:hyperlink>
      <w:r w:rsidR="00263B5D">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 xml:space="preserve">Penman–Monteith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994889"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56958925" w:rsidR="00A8377A" w:rsidRDefault="000F0EA2" w:rsidP="004C602D">
      <w:pPr>
        <w:spacing w:line="480" w:lineRule="auto"/>
        <w:ind w:firstLine="720"/>
        <w:rPr>
          <w:rFonts w:ascii="Times New Roman" w:hAnsi="Times New Roman" w:cs="Times New Roman"/>
          <w:sz w:val="24"/>
          <w:szCs w:val="24"/>
        </w:rPr>
      </w:pPr>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from 0 to </w:t>
      </w:r>
      <w:r w:rsidR="00A8377A" w:rsidRPr="00A8377A">
        <w:rPr>
          <w:rFonts w:ascii="Times New Roman" w:hAnsi="Times New Roman" w:cs="Times New Roman"/>
          <w:sz w:val="24"/>
          <w:szCs w:val="24"/>
        </w:rPr>
        <w:t>1</w:t>
      </w:r>
      <w:r>
        <w:rPr>
          <w:rFonts w:ascii="Times New Roman" w:hAnsi="Times New Roman" w:cs="Times New Roman"/>
          <w:sz w:val="24"/>
          <w:szCs w:val="24"/>
        </w:rPr>
        <w:t>. ET</w:t>
      </w:r>
      <w:r w:rsidRPr="002D6718">
        <w:rPr>
          <w:rFonts w:ascii="Times New Roman" w:hAnsi="Times New Roman" w:cs="Times New Roman"/>
          <w:sz w:val="24"/>
          <w:szCs w:val="24"/>
          <w:vertAlign w:val="subscript"/>
        </w:rPr>
        <w:t>o</w:t>
      </w:r>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994889"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lastRenderedPageBreak/>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psychrometric </w:t>
      </w:r>
      <w:r w:rsidR="00CC2B7B" w:rsidRPr="00BD070E">
        <w:rPr>
          <w:rFonts w:ascii="Times New Roman" w:hAnsi="Times New Roman" w:cs="Times New Roman"/>
          <w:sz w:val="24"/>
          <w:szCs w:val="24"/>
        </w:rPr>
        <w:t>constant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(kPa)</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e</w:t>
      </w:r>
      <w:r w:rsidRPr="002D6718">
        <w:rPr>
          <w:rFonts w:ascii="Times New Roman" w:hAnsi="Times New Roman" w:cs="Times New Roman"/>
          <w:sz w:val="24"/>
          <w:szCs w:val="24"/>
          <w:vertAlign w:val="subscript"/>
        </w:rPr>
        <w:t>a</w:t>
      </w:r>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(kPa)</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60A8744"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r w:rsidR="003D427D" w:rsidRPr="00B57EEA">
        <w:rPr>
          <w:rFonts w:ascii="Times New Roman" w:hAnsi="Times New Roman" w:cs="Times New Roman"/>
          <w:i/>
          <w:sz w:val="24"/>
          <w:szCs w:val="24"/>
        </w:rPr>
        <w:t>2.</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13CE671C"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Penman-Monteith</w:t>
      </w:r>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sidR="00ED0C0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2D6DCD">
        <w:rPr>
          <w:rFonts w:ascii="Times New Roman" w:hAnsi="Times New Roman" w:cs="Times New Roman"/>
          <w:sz w:val="24"/>
          <w:szCs w:val="24"/>
          <w:vertAlign w:val="superscript"/>
        </w:rPr>
        <w:instrText xml:space="preserve"> ADDIN EN.CITE &lt;EndNote&gt;&lt;Cite&gt;&lt;Author&gt;FAO&lt;/Author&gt;&lt;Year&gt;(2010)&lt;/Year&gt;&lt;RecNum&gt;90&lt;/RecNum&gt;&lt;DisplayText&gt;(34)&lt;/DisplayText&gt;&lt;record&gt;&lt;rec-number&gt;90&lt;/rec-number&gt;&lt;foreign-keys&gt;&lt;key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263B5D">
        <w:rPr>
          <w:rFonts w:ascii="Times New Roman" w:hAnsi="Times New Roman" w:cs="Times New Roman"/>
          <w:noProof/>
          <w:sz w:val="24"/>
          <w:szCs w:val="24"/>
          <w:vertAlign w:val="superscript"/>
        </w:rPr>
        <w:t>(</w:t>
      </w:r>
      <w:hyperlink w:anchor="_ENREF_34" w:tooltip="FAO, (2010) #90" w:history="1">
        <w:r w:rsidR="00096D65">
          <w:rPr>
            <w:rFonts w:ascii="Times New Roman" w:hAnsi="Times New Roman" w:cs="Times New Roman"/>
            <w:noProof/>
            <w:sz w:val="24"/>
            <w:szCs w:val="24"/>
            <w:vertAlign w:val="superscript"/>
          </w:rPr>
          <w:t>34</w:t>
        </w:r>
      </w:hyperlink>
      <w:r w:rsidR="00263B5D">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Penman-Monteith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403C92" w:rsidRPr="00096D65">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(FAO)&lt;/Author&gt;&lt;Year&gt;(2010)&lt;/Year&gt;&lt;RecNum&gt;91&lt;/RecNum&gt;&lt;DisplayText&gt;(35)&lt;/DisplayText&gt;&lt;record&gt;&lt;rec-number&gt;91&lt;/rec-number&gt;&lt;foreign-keys&gt;&lt;key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403C92" w:rsidRPr="00096D65">
        <w:rPr>
          <w:rFonts w:ascii="Times New Roman" w:hAnsi="Times New Roman" w:cs="Times New Roman"/>
          <w:noProof/>
          <w:sz w:val="24"/>
          <w:szCs w:val="24"/>
          <w:vertAlign w:val="superscript"/>
        </w:rPr>
        <w:t>(</w:t>
      </w:r>
      <w:hyperlink w:anchor="_ENREF_35" w:tooltip="Food and Agricultural Organization (FAO), (2010) #91" w:history="1">
        <w:r w:rsidR="00096D65" w:rsidRPr="00096D65">
          <w:rPr>
            <w:rFonts w:ascii="Times New Roman" w:hAnsi="Times New Roman" w:cs="Times New Roman"/>
            <w:noProof/>
            <w:sz w:val="24"/>
            <w:szCs w:val="24"/>
            <w:vertAlign w:val="superscript"/>
          </w:rPr>
          <w:t>35</w:t>
        </w:r>
      </w:hyperlink>
      <w:r w:rsidR="00403C92" w:rsidRPr="00096D65">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0"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Water Footprinting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679CA65F" w:rsidR="00460191" w:rsidRDefault="0041715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403C92">
        <w:rPr>
          <w:rFonts w:ascii="Times New Roman" w:hAnsi="Times New Roman" w:cs="Times New Roman"/>
          <w:sz w:val="24"/>
          <w:szCs w:val="24"/>
          <w:vertAlign w:val="superscript"/>
        </w:rPr>
        <w:instrText xml:space="preserve"> ADDIN EN.CITE &lt;EndNote&gt;&lt;Cite&gt;&lt;Author&gt;Orang&lt;/Author&gt;&lt;Year&gt;(2009)&lt;/Year&gt;&lt;RecNum&gt;92&lt;/RecNum&gt;&lt;DisplayText&gt;(36)&lt;/DisplayText&gt;&lt;record&gt;&lt;rec-number&gt;92&lt;/rec-number&gt;&lt;foreign-keys&gt;&lt;key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403C92">
        <w:rPr>
          <w:rFonts w:ascii="Times New Roman" w:hAnsi="Times New Roman" w:cs="Times New Roman"/>
          <w:noProof/>
          <w:sz w:val="24"/>
          <w:szCs w:val="24"/>
          <w:vertAlign w:val="superscript"/>
        </w:rPr>
        <w:t>(</w:t>
      </w:r>
      <w:hyperlink w:anchor="_ENREF_36" w:tooltip="Orang, (2009) #92" w:history="1">
        <w:r w:rsidR="00096D65">
          <w:rPr>
            <w:rFonts w:ascii="Times New Roman" w:hAnsi="Times New Roman" w:cs="Times New Roman"/>
            <w:noProof/>
            <w:sz w:val="24"/>
            <w:szCs w:val="24"/>
            <w:vertAlign w:val="superscript"/>
          </w:rPr>
          <w:t>36</w:t>
        </w:r>
      </w:hyperlink>
      <w:r w:rsidR="00403C92">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CROPWAT, CUP+ contains initial climate, soil, and plant 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the Water Footprinting Assessment model, CUP+’s assumptions (e.g., wind speed and average temperature) can be modified by the user.</w:t>
      </w:r>
    </w:p>
    <w:p w14:paraId="71530D98" w14:textId="4AEBC168" w:rsidR="003D427D" w:rsidRDefault="003D427D" w:rsidP="00B57EEA">
      <w:pPr>
        <w:spacing w:line="480" w:lineRule="auto"/>
        <w:ind w:firstLine="720"/>
        <w:rPr>
          <w:rFonts w:ascii="Times New Roman" w:hAnsi="Times New Roman" w:cs="Times New Roman"/>
          <w:sz w:val="24"/>
          <w:szCs w:val="24"/>
        </w:rPr>
      </w:pPr>
      <w:r w:rsidRPr="00382294">
        <w:rPr>
          <w:rFonts w:ascii="Times New Roman" w:hAnsi="Times New Roman" w:cs="Times New Roman"/>
          <w:sz w:val="24"/>
          <w:szCs w:val="24"/>
        </w:rPr>
        <w:t xml:space="preserve">Several existing tools/databases </w:t>
      </w:r>
      <w:r>
        <w:rPr>
          <w:rFonts w:ascii="Times New Roman" w:hAnsi="Times New Roman" w:cs="Times New Roman"/>
          <w:sz w:val="24"/>
          <w:szCs w:val="24"/>
        </w:rPr>
        <w:t>exist for assessing oth</w:t>
      </w:r>
      <w:r w:rsidR="00460191">
        <w:rPr>
          <w:rFonts w:ascii="Times New Roman" w:hAnsi="Times New Roman" w:cs="Times New Roman"/>
          <w:sz w:val="24"/>
          <w:szCs w:val="24"/>
        </w:rPr>
        <w:t xml:space="preserve">er aspects of water use </w:t>
      </w:r>
      <w:r>
        <w:rPr>
          <w:rFonts w:ascii="Times New Roman" w:hAnsi="Times New Roman" w:cs="Times New Roman"/>
          <w:sz w:val="24"/>
          <w:szCs w:val="24"/>
        </w:rPr>
        <w:t xml:space="preserve">such as water erosion of soil (e.g., are available </w:t>
      </w:r>
      <w:r w:rsidRPr="00D80B76">
        <w:rPr>
          <w:rFonts w:ascii="Times New Roman" w:hAnsi="Times New Roman" w:cs="Times New Roman"/>
          <w:sz w:val="24"/>
          <w:szCs w:val="24"/>
        </w:rPr>
        <w:t>WEPP</w:t>
      </w:r>
      <w:r w:rsidR="0071467F" w:rsidRPr="00D80B76">
        <w:rPr>
          <w:rFonts w:ascii="Times New Roman" w:hAnsi="Times New Roman" w:cs="Times New Roman"/>
          <w:sz w:val="24"/>
          <w:szCs w:val="24"/>
          <w:vertAlign w:val="superscript"/>
        </w:rPr>
        <w:fldChar w:fldCharType="begin"/>
      </w:r>
      <w:r w:rsidR="00403C92">
        <w:rPr>
          <w:rFonts w:ascii="Times New Roman" w:hAnsi="Times New Roman" w:cs="Times New Roman"/>
          <w:sz w:val="24"/>
          <w:szCs w:val="24"/>
          <w:vertAlign w:val="superscript"/>
        </w:rPr>
        <w:instrText xml:space="preserve"> ADDIN EN.CITE &lt;EndNote&gt;&lt;Cite&gt;&lt;Author&gt;USDA&lt;/Author&gt;&lt;Year&gt;(1995)&lt;/Year&gt;&lt;RecNum&gt;4&lt;/RecNum&gt;&lt;DisplayText&gt;(37)&lt;/DisplayText&gt;&lt;record&gt;&lt;rec-number&gt;4&lt;/rec-number&gt;&lt;foreign-keys&gt;&lt;key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Pr>
          <w:rFonts w:ascii="Times New Roman" w:hAnsi="Times New Roman" w:cs="Times New Roman"/>
          <w:sz w:val="24"/>
          <w:szCs w:val="24"/>
          <w:vertAlign w:val="superscript"/>
        </w:rPr>
        <w:fldChar w:fldCharType="separate"/>
      </w:r>
      <w:r w:rsidR="00403C92">
        <w:rPr>
          <w:rFonts w:ascii="Times New Roman" w:hAnsi="Times New Roman" w:cs="Times New Roman"/>
          <w:noProof/>
          <w:sz w:val="24"/>
          <w:szCs w:val="24"/>
          <w:vertAlign w:val="superscript"/>
        </w:rPr>
        <w:t>(</w:t>
      </w:r>
      <w:hyperlink w:anchor="_ENREF_37" w:tooltip="USDA, (1995) #4" w:history="1">
        <w:r w:rsidR="00096D65">
          <w:rPr>
            <w:rFonts w:ascii="Times New Roman" w:hAnsi="Times New Roman" w:cs="Times New Roman"/>
            <w:noProof/>
            <w:sz w:val="24"/>
            <w:szCs w:val="24"/>
            <w:vertAlign w:val="superscript"/>
          </w:rPr>
          <w:t>37</w:t>
        </w:r>
      </w:hyperlink>
      <w:r w:rsidR="00403C92">
        <w:rPr>
          <w:rFonts w:ascii="Times New Roman" w:hAnsi="Times New Roman" w:cs="Times New Roman"/>
          <w:noProof/>
          <w:sz w:val="24"/>
          <w:szCs w:val="24"/>
          <w:vertAlign w:val="superscript"/>
        </w:rPr>
        <w:t>)</w:t>
      </w:r>
      <w:r w:rsidR="0071467F" w:rsidRPr="00D80B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water flows in and out of soil (e.g., </w:t>
      </w:r>
      <w:r w:rsidRPr="00D80B76">
        <w:rPr>
          <w:rFonts w:ascii="Times New Roman" w:hAnsi="Times New Roman" w:cs="Times New Roman"/>
          <w:sz w:val="24"/>
          <w:szCs w:val="24"/>
        </w:rPr>
        <w:t>DAYCENT/CENTURY</w:t>
      </w:r>
      <w:r w:rsidR="0071467F" w:rsidRPr="00D80B76">
        <w:rPr>
          <w:rFonts w:ascii="Times New Roman" w:hAnsi="Times New Roman" w:cs="Times New Roman"/>
          <w:sz w:val="24"/>
          <w:szCs w:val="24"/>
          <w:vertAlign w:val="superscript"/>
        </w:rPr>
        <w:fldChar w:fldCharType="begin"/>
      </w:r>
      <w:r w:rsidR="00403C92">
        <w:rPr>
          <w:rFonts w:ascii="Times New Roman" w:hAnsi="Times New Roman" w:cs="Times New Roman"/>
          <w:sz w:val="24"/>
          <w:szCs w:val="24"/>
          <w:vertAlign w:val="superscript"/>
        </w:rPr>
        <w:instrText xml:space="preserve"> ADDIN EN.CITE &lt;EndNote&gt;&lt;Cite&gt;&lt;Author&gt;Parton&lt;/Author&gt;&lt;Year&gt;(1998)&lt;/Year&gt;&lt;RecNum&gt;5&lt;/RecNum&gt;&lt;DisplayText&gt;(38)&lt;/DisplayText&gt;&lt;record&gt;&lt;rec-number&gt;5&lt;/rec-number&gt;&lt;foreign-keys&gt;&lt;key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Pr>
          <w:rFonts w:ascii="Times New Roman" w:hAnsi="Times New Roman" w:cs="Times New Roman"/>
          <w:sz w:val="24"/>
          <w:szCs w:val="24"/>
          <w:vertAlign w:val="superscript"/>
        </w:rPr>
        <w:fldChar w:fldCharType="separate"/>
      </w:r>
      <w:r w:rsidR="00403C92">
        <w:rPr>
          <w:rFonts w:ascii="Times New Roman" w:hAnsi="Times New Roman" w:cs="Times New Roman"/>
          <w:noProof/>
          <w:sz w:val="24"/>
          <w:szCs w:val="24"/>
          <w:vertAlign w:val="superscript"/>
        </w:rPr>
        <w:t>(</w:t>
      </w:r>
      <w:hyperlink w:anchor="_ENREF_38" w:tooltip="Parton, (1998) #5" w:history="1">
        <w:r w:rsidR="00096D65">
          <w:rPr>
            <w:rFonts w:ascii="Times New Roman" w:hAnsi="Times New Roman" w:cs="Times New Roman"/>
            <w:noProof/>
            <w:sz w:val="24"/>
            <w:szCs w:val="24"/>
            <w:vertAlign w:val="superscript"/>
          </w:rPr>
          <w:t>38</w:t>
        </w:r>
      </w:hyperlink>
      <w:r w:rsidR="00403C92">
        <w:rPr>
          <w:rFonts w:ascii="Times New Roman" w:hAnsi="Times New Roman" w:cs="Times New Roman"/>
          <w:noProof/>
          <w:sz w:val="24"/>
          <w:szCs w:val="24"/>
          <w:vertAlign w:val="superscript"/>
        </w:rPr>
        <w:t>)</w:t>
      </w:r>
      <w:r w:rsidR="0071467F" w:rsidRPr="00D80B76">
        <w:rPr>
          <w:rFonts w:ascii="Times New Roman" w:hAnsi="Times New Roman" w:cs="Times New Roman"/>
          <w:sz w:val="24"/>
          <w:szCs w:val="24"/>
          <w:vertAlign w:val="superscript"/>
        </w:rPr>
        <w:fldChar w:fldCharType="end"/>
      </w:r>
      <w:r>
        <w:rPr>
          <w:rFonts w:ascii="Times New Roman" w:hAnsi="Times New Roman" w:cs="Times New Roman"/>
          <w:sz w:val="24"/>
          <w:szCs w:val="24"/>
        </w:rPr>
        <w:t>), but do not estimate water consumption.</w:t>
      </w:r>
    </w:p>
    <w:p w14:paraId="1A3D7CC1" w14:textId="1CDBAE79" w:rsidR="00CC7131"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r w:rsidR="001230B7" w:rsidRPr="00B57EEA">
        <w:rPr>
          <w:rFonts w:ascii="Times New Roman" w:hAnsi="Times New Roman" w:cs="Times New Roman"/>
          <w:i/>
          <w:sz w:val="24"/>
          <w:szCs w:val="24"/>
        </w:rPr>
        <w:t>3</w:t>
      </w:r>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p>
    <w:p w14:paraId="217CFFD0" w14:textId="18397F72" w:rsidR="009E60DF"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bioenergy water use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bioenergy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KTwvWWVhcj48UmVjTnVtPjMyPC9SZWNOdW0+PERpc3BsYXlUZXh0PigyOCwgMzEsIDMzLCAzOSwg
NDApPC9EaXNwbGF5VGV4dD48cmVjb3JkPjxyZWMtbnVtYmVyPjMyPC9yZWMtbnVtYmVyPjxmb3Jl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403C92">
        <w:rPr>
          <w:rFonts w:ascii="Times New Roman" w:hAnsi="Times New Roman" w:cs="Times New Roman"/>
          <w:sz w:val="24"/>
          <w:szCs w:val="24"/>
          <w:vertAlign w:val="superscript"/>
        </w:rPr>
        <w:instrText xml:space="preserve"> ADDIN EN.CITE </w:instrText>
      </w:r>
      <w:r w:rsidR="00403C92">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KTwvWWVhcj48UmVjTnVtPjMyPC9SZWNOdW0+PERpc3BsYXlUZXh0PigyOCwgMzEsIDMzLCAzOSwg
NDApPC9EaXNwbGF5VGV4dD48cmVjb3JkPjxyZWMtbnVtYmVyPjMyPC9yZWMtbnVtYmVyPjxmb3Jl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403C92">
        <w:rPr>
          <w:rFonts w:ascii="Times New Roman" w:hAnsi="Times New Roman" w:cs="Times New Roman"/>
          <w:sz w:val="24"/>
          <w:szCs w:val="24"/>
          <w:vertAlign w:val="superscript"/>
        </w:rPr>
        <w:instrText xml:space="preserve"> ADDIN EN.CITE.DATA </w:instrText>
      </w:r>
      <w:r w:rsidR="00403C92">
        <w:rPr>
          <w:rFonts w:ascii="Times New Roman" w:hAnsi="Times New Roman" w:cs="Times New Roman"/>
          <w:sz w:val="24"/>
          <w:szCs w:val="24"/>
          <w:vertAlign w:val="superscript"/>
        </w:rPr>
      </w:r>
      <w:r w:rsidR="00403C92">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403C92">
        <w:rPr>
          <w:rFonts w:ascii="Times New Roman" w:hAnsi="Times New Roman" w:cs="Times New Roman"/>
          <w:noProof/>
          <w:sz w:val="24"/>
          <w:szCs w:val="24"/>
          <w:vertAlign w:val="superscript"/>
        </w:rPr>
        <w:t>(</w:t>
      </w:r>
      <w:hyperlink w:anchor="_ENREF_28" w:tooltip="Berndes, (2008) #42" w:history="1">
        <w:r w:rsidR="00096D65">
          <w:rPr>
            <w:rFonts w:ascii="Times New Roman" w:hAnsi="Times New Roman" w:cs="Times New Roman"/>
            <w:noProof/>
            <w:sz w:val="24"/>
            <w:szCs w:val="24"/>
            <w:vertAlign w:val="superscript"/>
          </w:rPr>
          <w:t>28</w:t>
        </w:r>
      </w:hyperlink>
      <w:r w:rsidR="00403C92">
        <w:rPr>
          <w:rFonts w:ascii="Times New Roman" w:hAnsi="Times New Roman" w:cs="Times New Roman"/>
          <w:noProof/>
          <w:sz w:val="24"/>
          <w:szCs w:val="24"/>
          <w:vertAlign w:val="superscript"/>
        </w:rPr>
        <w:t xml:space="preserve">, </w:t>
      </w:r>
      <w:hyperlink w:anchor="_ENREF_31" w:tooltip="Berndes, (2002) #7" w:history="1">
        <w:r w:rsidR="00096D65">
          <w:rPr>
            <w:rFonts w:ascii="Times New Roman" w:hAnsi="Times New Roman" w:cs="Times New Roman"/>
            <w:noProof/>
            <w:sz w:val="24"/>
            <w:szCs w:val="24"/>
            <w:vertAlign w:val="superscript"/>
          </w:rPr>
          <w:t>31</w:t>
        </w:r>
      </w:hyperlink>
      <w:r w:rsidR="00403C92">
        <w:rPr>
          <w:rFonts w:ascii="Times New Roman" w:hAnsi="Times New Roman" w:cs="Times New Roman"/>
          <w:noProof/>
          <w:sz w:val="24"/>
          <w:szCs w:val="24"/>
          <w:vertAlign w:val="superscript"/>
        </w:rPr>
        <w:t xml:space="preserve">, </w:t>
      </w:r>
      <w:hyperlink w:anchor="_ENREF_33" w:tooltip="Hoekstra, (2009) #33" w:history="1">
        <w:r w:rsidR="00096D65">
          <w:rPr>
            <w:rFonts w:ascii="Times New Roman" w:hAnsi="Times New Roman" w:cs="Times New Roman"/>
            <w:noProof/>
            <w:sz w:val="24"/>
            <w:szCs w:val="24"/>
            <w:vertAlign w:val="superscript"/>
          </w:rPr>
          <w:t>33</w:t>
        </w:r>
      </w:hyperlink>
      <w:r w:rsidR="00403C92">
        <w:rPr>
          <w:rFonts w:ascii="Times New Roman" w:hAnsi="Times New Roman" w:cs="Times New Roman"/>
          <w:noProof/>
          <w:sz w:val="24"/>
          <w:szCs w:val="24"/>
          <w:vertAlign w:val="superscript"/>
        </w:rPr>
        <w:t xml:space="preserve">, </w:t>
      </w:r>
      <w:hyperlink w:anchor="_ENREF_39" w:tooltip="Gerbens-Leenes, (2009) #32" w:history="1">
        <w:r w:rsidR="00096D65">
          <w:rPr>
            <w:rFonts w:ascii="Times New Roman" w:hAnsi="Times New Roman" w:cs="Times New Roman"/>
            <w:noProof/>
            <w:sz w:val="24"/>
            <w:szCs w:val="24"/>
            <w:vertAlign w:val="superscript"/>
          </w:rPr>
          <w:t>39</w:t>
        </w:r>
      </w:hyperlink>
      <w:r w:rsidR="00403C92">
        <w:rPr>
          <w:rFonts w:ascii="Times New Roman" w:hAnsi="Times New Roman" w:cs="Times New Roman"/>
          <w:noProof/>
          <w:sz w:val="24"/>
          <w:szCs w:val="24"/>
          <w:vertAlign w:val="superscript"/>
        </w:rPr>
        <w:t xml:space="preserve">, </w:t>
      </w:r>
      <w:hyperlink w:anchor="_ENREF_40" w:tooltip="NAS, (2008) #30" w:history="1">
        <w:r w:rsidR="00096D65">
          <w:rPr>
            <w:rFonts w:ascii="Times New Roman" w:hAnsi="Times New Roman" w:cs="Times New Roman"/>
            <w:noProof/>
            <w:sz w:val="24"/>
            <w:szCs w:val="24"/>
            <w:vertAlign w:val="superscript"/>
          </w:rPr>
          <w:t>40</w:t>
        </w:r>
      </w:hyperlink>
      <w:r w:rsidR="00403C92">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 xml:space="preserve">impact of bioenergy </w:t>
      </w:r>
      <w:r w:rsidR="009D0824">
        <w:rPr>
          <w:rFonts w:ascii="Times New Roman" w:hAnsi="Times New Roman" w:cs="Times New Roman"/>
          <w:sz w:val="24"/>
          <w:szCs w:val="24"/>
        </w:rPr>
        <w:t>water use</w:t>
      </w:r>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403C92">
        <w:rPr>
          <w:rFonts w:ascii="Times New Roman" w:hAnsi="Times New Roman" w:cs="Times New Roman"/>
          <w:sz w:val="24"/>
          <w:szCs w:val="24"/>
          <w:vertAlign w:val="superscript"/>
        </w:rPr>
        <w:instrText xml:space="preserve"> ADDIN EN.CITE &lt;EndNote&gt;&lt;Cite&gt;&lt;Author&gt;Gheewala&lt;/Author&gt;&lt;Year&gt;(2011)&lt;/Year&gt;&lt;RecNum&gt;74&lt;/RecNum&gt;&lt;DisplayText&gt;(41)&lt;/DisplayText&gt;&lt;record&gt;&lt;rec-number&gt;74&lt;/rec-number&gt;&lt;foreign-keys&gt;&lt;key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403C92">
        <w:rPr>
          <w:rFonts w:ascii="Times New Roman" w:hAnsi="Times New Roman" w:cs="Times New Roman"/>
          <w:noProof/>
          <w:sz w:val="24"/>
          <w:szCs w:val="24"/>
          <w:vertAlign w:val="superscript"/>
        </w:rPr>
        <w:t>(</w:t>
      </w:r>
      <w:hyperlink w:anchor="_ENREF_41" w:tooltip="Gheewala, (2011) #74" w:history="1">
        <w:r w:rsidR="00096D65">
          <w:rPr>
            <w:rFonts w:ascii="Times New Roman" w:hAnsi="Times New Roman" w:cs="Times New Roman"/>
            <w:noProof/>
            <w:sz w:val="24"/>
            <w:szCs w:val="24"/>
            <w:vertAlign w:val="superscript"/>
          </w:rPr>
          <w:t>41</w:t>
        </w:r>
      </w:hyperlink>
      <w:r w:rsidR="00403C92">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 xml:space="preserve">current common biofuel </w:t>
      </w:r>
      <w:r w:rsidR="00F449FC">
        <w:rPr>
          <w:rFonts w:ascii="Times New Roman" w:hAnsi="Times New Roman" w:cs="Times New Roman"/>
          <w:sz w:val="24"/>
          <w:szCs w:val="24"/>
        </w:rPr>
        <w:t>feedstock</w:t>
      </w:r>
      <w:r w:rsidR="006C0AC7">
        <w:rPr>
          <w:rFonts w:ascii="Times New Roman" w:hAnsi="Times New Roman" w:cs="Times New Roman"/>
          <w:sz w:val="24"/>
          <w:szCs w:val="24"/>
        </w:rPr>
        <w:t>s</w:t>
      </w:r>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ZWNOdW0+NjQ8L1JlY051bT48RGlzcGxheVRleHQ+KDM5LCA0Mi00NCk8L0Rpc3BsYXlUZXh0Pjxy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Y2llbmNlICZhbXA7IFRlY2hub2xvZ3k8L2Z1bGwtdGl0bGU+PC9wZXJpb2RpY2FsPjxwYWdlcz4z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=
</w:fldData>
        </w:fldChar>
      </w:r>
      <w:r w:rsidR="006C0AC7">
        <w:rPr>
          <w:rFonts w:ascii="Times New Roman" w:hAnsi="Times New Roman" w:cs="Times New Roman"/>
          <w:sz w:val="24"/>
          <w:szCs w:val="24"/>
          <w:vertAlign w:val="superscript"/>
        </w:rPr>
        <w:instrText xml:space="preserve"> ADDIN EN.CITE </w:instrText>
      </w:r>
      <w:r w:rsidR="006C0AC7">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ZWNOdW0+NjQ8L1JlY051bT48RGlzcGxheVRleHQ+KDM5LCA0Mi00NCk8L0Rpc3BsYXlUZXh0Pjxy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Y2llbmNlICZhbXA7IFRlY2hub2xvZ3k8L2Z1bGwtdGl0bGU+PC9wZXJpb2RpY2FsPjxwYWdlcz4z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=
</w:fldData>
        </w:fldChar>
      </w:r>
      <w:r w:rsidR="006C0AC7">
        <w:rPr>
          <w:rFonts w:ascii="Times New Roman" w:hAnsi="Times New Roman" w:cs="Times New Roman"/>
          <w:sz w:val="24"/>
          <w:szCs w:val="24"/>
          <w:vertAlign w:val="superscript"/>
        </w:rPr>
        <w:instrText xml:space="preserve"> ADDIN EN.CITE.DATA </w:instrText>
      </w:r>
      <w:r w:rsidR="006C0AC7">
        <w:rPr>
          <w:rFonts w:ascii="Times New Roman" w:hAnsi="Times New Roman" w:cs="Times New Roman"/>
          <w:sz w:val="24"/>
          <w:szCs w:val="24"/>
          <w:vertAlign w:val="superscript"/>
        </w:rPr>
      </w:r>
      <w:r w:rsidR="006C0AC7">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39" w:tooltip="Gerbens-Leenes, (2009) #32" w:history="1">
        <w:r w:rsidR="00096D65">
          <w:rPr>
            <w:rFonts w:ascii="Times New Roman" w:hAnsi="Times New Roman" w:cs="Times New Roman"/>
            <w:noProof/>
            <w:sz w:val="24"/>
            <w:szCs w:val="24"/>
            <w:vertAlign w:val="superscript"/>
          </w:rPr>
          <w:t>39</w:t>
        </w:r>
      </w:hyperlink>
      <w:r w:rsidR="006C0AC7">
        <w:rPr>
          <w:rFonts w:ascii="Times New Roman" w:hAnsi="Times New Roman" w:cs="Times New Roman"/>
          <w:noProof/>
          <w:sz w:val="24"/>
          <w:szCs w:val="24"/>
          <w:vertAlign w:val="superscript"/>
        </w:rPr>
        <w:t xml:space="preserve">, </w:t>
      </w:r>
      <w:hyperlink w:anchor="_ENREF_42" w:tooltip="Chiu, (2012) #64" w:history="1">
        <w:r w:rsidR="00096D65">
          <w:rPr>
            <w:rFonts w:ascii="Times New Roman" w:hAnsi="Times New Roman" w:cs="Times New Roman"/>
            <w:noProof/>
            <w:sz w:val="24"/>
            <w:szCs w:val="24"/>
            <w:vertAlign w:val="superscript"/>
          </w:rPr>
          <w:t>42-44</w:t>
        </w:r>
      </w:hyperlink>
      <w:r w:rsidR="006C0AC7">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22EC1EBC" w:rsidR="00D9139A" w:rsidRPr="008D7260" w:rsidRDefault="001B27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D</w:t>
      </w:r>
      <w:r w:rsidR="00F449FC">
        <w:rPr>
          <w:rFonts w:ascii="Times New Roman" w:hAnsi="Times New Roman" w:cs="Times New Roman"/>
          <w:sz w:val="24"/>
          <w:szCs w:val="24"/>
        </w:rPr>
        <w:t>e</w:t>
      </w:r>
      <w:r w:rsidR="00F449FC" w:rsidRPr="00283836">
        <w:rPr>
          <w:rFonts w:ascii="Times New Roman" w:hAnsi="Times New Roman" w:cs="Times New Roman"/>
          <w:sz w:val="24"/>
          <w:szCs w:val="24"/>
        </w:rPr>
        <w:t>cision</w:t>
      </w:r>
      <w:r w:rsidR="006C0AC7">
        <w:rPr>
          <w:rFonts w:ascii="Times New Roman" w:hAnsi="Times New Roman" w:cs="Times New Roman"/>
          <w:sz w:val="24"/>
          <w:szCs w:val="24"/>
        </w:rPr>
        <w:t>-</w:t>
      </w:r>
      <w:r w:rsidR="00F449FC" w:rsidRPr="00283836">
        <w:rPr>
          <w:rFonts w:ascii="Times New Roman" w:hAnsi="Times New Roman" w:cs="Times New Roman"/>
          <w:sz w:val="24"/>
          <w:szCs w:val="24"/>
        </w:rPr>
        <w:t xml:space="preserve">making based on </w:t>
      </w:r>
      <w:r w:rsidR="00661EE5">
        <w:rPr>
          <w:rFonts w:ascii="Times New Roman" w:hAnsi="Times New Roman" w:cs="Times New Roman"/>
          <w:sz w:val="24"/>
          <w:szCs w:val="24"/>
        </w:rPr>
        <w:t>most current</w:t>
      </w:r>
      <w:r w:rsidR="00F449FC" w:rsidRPr="00283836">
        <w:rPr>
          <w:rFonts w:ascii="Times New Roman" w:hAnsi="Times New Roman" w:cs="Times New Roman"/>
          <w:sz w:val="24"/>
          <w:szCs w:val="24"/>
        </w:rPr>
        <w:t xml:space="preserve"> literature is difficult</w:t>
      </w:r>
      <w:r w:rsidR="00F449FC">
        <w:rPr>
          <w:rFonts w:ascii="Times New Roman" w:hAnsi="Times New Roman" w:cs="Times New Roman"/>
          <w:sz w:val="24"/>
          <w:szCs w:val="24"/>
        </w:rPr>
        <w:t xml:space="preserve"> </w:t>
      </w:r>
      <w:r w:rsidR="009E60DF">
        <w:rPr>
          <w:rFonts w:ascii="Times New Roman" w:hAnsi="Times New Roman" w:cs="Times New Roman"/>
          <w:sz w:val="24"/>
          <w:szCs w:val="24"/>
        </w:rPr>
        <w:t>for two reasons. W</w:t>
      </w:r>
      <w:r w:rsidR="00F449FC" w:rsidRPr="00F449FC">
        <w:rPr>
          <w:rFonts w:ascii="Times New Roman" w:hAnsi="Times New Roman" w:cs="Times New Roman"/>
          <w:sz w:val="24"/>
          <w:szCs w:val="24"/>
        </w:rPr>
        <w:t>ater impacts of biofuel sys</w:t>
      </w:r>
      <w:r w:rsidR="00F449FC">
        <w:rPr>
          <w:rFonts w:ascii="Times New Roman" w:hAnsi="Times New Roman" w:cs="Times New Roman"/>
          <w:sz w:val="24"/>
          <w:szCs w:val="24"/>
        </w:rPr>
        <w:t>tems are potentially highly variable and ofte</w:t>
      </w:r>
      <w:r>
        <w:rPr>
          <w:rFonts w:ascii="Times New Roman" w:hAnsi="Times New Roman" w:cs="Times New Roman"/>
          <w:sz w:val="24"/>
          <w:szCs w:val="24"/>
        </w:rPr>
        <w:t>n</w:t>
      </w:r>
      <w:r w:rsidR="00F449FC" w:rsidRPr="00F449FC">
        <w:rPr>
          <w:rFonts w:ascii="Times New Roman" w:hAnsi="Times New Roman" w:cs="Times New Roman"/>
          <w:sz w:val="24"/>
          <w:szCs w:val="24"/>
        </w:rPr>
        <w:t xml:space="preserve"> determined </w:t>
      </w:r>
      <w:r w:rsidR="00F449FC">
        <w:rPr>
          <w:rFonts w:ascii="Times New Roman" w:hAnsi="Times New Roman" w:cs="Times New Roman"/>
          <w:sz w:val="24"/>
          <w:szCs w:val="24"/>
        </w:rPr>
        <w:t>within the local contexts related to factors such as</w:t>
      </w:r>
      <w:r w:rsidR="00F449FC" w:rsidRPr="00F449FC">
        <w:rPr>
          <w:rFonts w:ascii="Times New Roman" w:hAnsi="Times New Roman" w:cs="Times New Roman"/>
          <w:sz w:val="24"/>
          <w:szCs w:val="24"/>
        </w:rPr>
        <w:t xml:space="preserve"> water availability, the</w:t>
      </w:r>
      <w:r w:rsidR="00F449FC">
        <w:rPr>
          <w:rFonts w:ascii="Times New Roman" w:hAnsi="Times New Roman" w:cs="Times New Roman"/>
          <w:sz w:val="24"/>
          <w:szCs w:val="24"/>
        </w:rPr>
        <w:t xml:space="preserve"> interactions of land and </w:t>
      </w:r>
      <w:r w:rsidR="00F449FC" w:rsidRPr="00F449FC">
        <w:rPr>
          <w:rFonts w:ascii="Times New Roman" w:hAnsi="Times New Roman" w:cs="Times New Roman"/>
          <w:sz w:val="24"/>
          <w:szCs w:val="24"/>
        </w:rPr>
        <w:t xml:space="preserve">water, </w:t>
      </w:r>
      <w:r w:rsidR="00F449FC">
        <w:rPr>
          <w:rFonts w:ascii="Times New Roman" w:hAnsi="Times New Roman" w:cs="Times New Roman"/>
          <w:sz w:val="24"/>
          <w:szCs w:val="24"/>
        </w:rPr>
        <w:t>and climate for a particular time frame.</w:t>
      </w:r>
      <w:r w:rsidR="009E60DF" w:rsidRPr="00096D65">
        <w:rPr>
          <w:rFonts w:ascii="Times New Roman" w:hAnsi="Times New Roman" w:cs="Times New Roman"/>
          <w:sz w:val="24"/>
          <w:szCs w:val="24"/>
          <w:vertAlign w:val="superscript"/>
        </w:rPr>
        <w:fldChar w:fldCharType="begin"/>
      </w:r>
      <w:r w:rsidR="009E60DF" w:rsidRPr="00096D65">
        <w:rPr>
          <w:rFonts w:ascii="Times New Roman" w:hAnsi="Times New Roman" w:cs="Times New Roman"/>
          <w:sz w:val="24"/>
          <w:szCs w:val="24"/>
          <w:vertAlign w:val="superscript"/>
        </w:rPr>
        <w:instrText xml:space="preserve"> ADDIN EN.CITE &lt;EndNote&gt;&lt;Cite&gt;&lt;Author&gt;Gheewala&lt;/Author&gt;&lt;Year&gt;(2011)&lt;/Year&gt;&lt;RecNum&gt;74&lt;/RecNum&gt;&lt;DisplayText&gt;(41)&lt;/DisplayText&gt;&lt;record&gt;&lt;rec-number&gt;74&lt;/rec-number&gt;&lt;foreign-keys&gt;&lt;key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Pr>
          <w:rFonts w:ascii="Times New Roman" w:hAnsi="Times New Roman" w:cs="Times New Roman"/>
          <w:sz w:val="24"/>
          <w:szCs w:val="24"/>
          <w:vertAlign w:val="superscript"/>
        </w:rPr>
        <w:fldChar w:fldCharType="separate"/>
      </w:r>
      <w:r w:rsidR="009E60DF" w:rsidRPr="00096D65">
        <w:rPr>
          <w:rFonts w:ascii="Times New Roman" w:hAnsi="Times New Roman" w:cs="Times New Roman"/>
          <w:noProof/>
          <w:sz w:val="24"/>
          <w:szCs w:val="24"/>
          <w:vertAlign w:val="superscript"/>
        </w:rPr>
        <w:t>(</w:t>
      </w:r>
      <w:hyperlink w:anchor="_ENREF_41" w:tooltip="Gheewala, (2011) #74" w:history="1">
        <w:r w:rsidR="00096D65" w:rsidRPr="00096D65">
          <w:rPr>
            <w:rFonts w:ascii="Times New Roman" w:hAnsi="Times New Roman" w:cs="Times New Roman"/>
            <w:noProof/>
            <w:sz w:val="24"/>
            <w:szCs w:val="24"/>
            <w:vertAlign w:val="superscript"/>
          </w:rPr>
          <w:t>41</w:t>
        </w:r>
      </w:hyperlink>
      <w:r w:rsidR="009E60DF" w:rsidRPr="00096D65">
        <w:rPr>
          <w:rFonts w:ascii="Times New Roman" w:hAnsi="Times New Roman" w:cs="Times New Roman"/>
          <w:noProof/>
          <w:sz w:val="24"/>
          <w:szCs w:val="24"/>
          <w:vertAlign w:val="superscript"/>
        </w:rPr>
        <w:t>)</w:t>
      </w:r>
      <w:r w:rsidR="009E60DF" w:rsidRPr="00096D65">
        <w:rPr>
          <w:rFonts w:ascii="Times New Roman" w:hAnsi="Times New Roman" w:cs="Times New Roman"/>
          <w:sz w:val="24"/>
          <w:szCs w:val="24"/>
          <w:vertAlign w:val="superscript"/>
        </w:rPr>
        <w:fldChar w:fldCharType="end"/>
      </w:r>
      <w:r w:rsidR="009E60DF">
        <w:rPr>
          <w:rFonts w:ascii="Times New Roman" w:hAnsi="Times New Roman" w:cs="Times New Roman"/>
          <w:sz w:val="24"/>
          <w:szCs w:val="24"/>
        </w:rPr>
        <w:t xml:space="preserve"> Decision-making </w:t>
      </w:r>
      <w:r w:rsidR="006C0AC7">
        <w:rPr>
          <w:rFonts w:ascii="Times New Roman" w:hAnsi="Times New Roman" w:cs="Times New Roman"/>
          <w:sz w:val="24"/>
          <w:szCs w:val="24"/>
        </w:rPr>
        <w:t xml:space="preserve">is often focused on planning or </w:t>
      </w:r>
      <w:r w:rsidR="006C0AC7">
        <w:rPr>
          <w:rFonts w:ascii="Times New Roman" w:hAnsi="Times New Roman" w:cs="Times New Roman"/>
          <w:sz w:val="24"/>
          <w:szCs w:val="24"/>
        </w:rPr>
        <w:lastRenderedPageBreak/>
        <w:t xml:space="preserve">examining </w:t>
      </w:r>
      <w:r w:rsidR="009E60DF">
        <w:rPr>
          <w:rFonts w:ascii="Times New Roman" w:hAnsi="Times New Roman" w:cs="Times New Roman"/>
          <w:sz w:val="24"/>
          <w:szCs w:val="24"/>
        </w:rPr>
        <w:t xml:space="preserve">the potential impacts of </w:t>
      </w:r>
      <w:r w:rsidR="006C0AC7">
        <w:rPr>
          <w:rFonts w:ascii="Times New Roman" w:hAnsi="Times New Roman" w:cs="Times New Roman"/>
          <w:sz w:val="24"/>
          <w:szCs w:val="24"/>
        </w:rPr>
        <w:t>decision</w:t>
      </w:r>
      <w:r w:rsidR="009E60DF">
        <w:rPr>
          <w:rFonts w:ascii="Times New Roman" w:hAnsi="Times New Roman" w:cs="Times New Roman"/>
          <w:sz w:val="24"/>
          <w:szCs w:val="24"/>
        </w:rPr>
        <w:t>s or potential decisions on the future</w:t>
      </w:r>
      <w:r w:rsidR="006C0AC7">
        <w:rPr>
          <w:rFonts w:ascii="Times New Roman" w:hAnsi="Times New Roman" w:cs="Times New Roman"/>
          <w:sz w:val="24"/>
          <w:szCs w:val="24"/>
        </w:rPr>
        <w:t xml:space="preserve"> rather than </w:t>
      </w:r>
      <w:r w:rsidR="009E60DF">
        <w:rPr>
          <w:rFonts w:ascii="Times New Roman" w:hAnsi="Times New Roman" w:cs="Times New Roman"/>
          <w:sz w:val="24"/>
          <w:szCs w:val="24"/>
        </w:rPr>
        <w:t xml:space="preserve">on </w:t>
      </w:r>
      <w:r w:rsidR="00661EE5">
        <w:rPr>
          <w:rFonts w:ascii="Times New Roman" w:hAnsi="Times New Roman" w:cs="Times New Roman"/>
          <w:sz w:val="24"/>
          <w:szCs w:val="24"/>
        </w:rPr>
        <w:t>only</w:t>
      </w:r>
      <w:r w:rsidR="009E60DF">
        <w:rPr>
          <w:rFonts w:ascii="Times New Roman" w:hAnsi="Times New Roman" w:cs="Times New Roman"/>
          <w:sz w:val="24"/>
          <w:szCs w:val="24"/>
        </w:rPr>
        <w:t xml:space="preserve"> exist</w:t>
      </w:r>
      <w:r w:rsidR="00661EE5">
        <w:rPr>
          <w:rFonts w:ascii="Times New Roman" w:hAnsi="Times New Roman" w:cs="Times New Roman"/>
          <w:sz w:val="24"/>
          <w:szCs w:val="24"/>
        </w:rPr>
        <w:t>ing systems</w:t>
      </w:r>
      <w:r w:rsidR="006C0AC7">
        <w:rPr>
          <w:rFonts w:ascii="Times New Roman" w:hAnsi="Times New Roman" w:cs="Times New Roman"/>
          <w:sz w:val="24"/>
          <w:szCs w:val="24"/>
        </w:rPr>
        <w:t>.</w:t>
      </w:r>
      <w:r w:rsidR="00F449FC">
        <w:rPr>
          <w:rFonts w:ascii="Times New Roman" w:hAnsi="Times New Roman" w:cs="Times New Roman"/>
          <w:sz w:val="24"/>
          <w:szCs w:val="24"/>
        </w:rPr>
        <w:t xml:space="preserve"> </w:t>
      </w:r>
    </w:p>
    <w:p w14:paraId="290D98C5" w14:textId="0A39372A"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of the </w:t>
      </w:r>
      <w:r w:rsidR="00A3168B">
        <w:rPr>
          <w:rFonts w:ascii="Times New Roman" w:hAnsi="Times New Roman" w:cs="Times New Roman"/>
          <w:sz w:val="24"/>
          <w:szCs w:val="24"/>
        </w:rPr>
        <w:t>initial</w:t>
      </w:r>
      <w:r>
        <w:rPr>
          <w:rFonts w:ascii="Times New Roman" w:hAnsi="Times New Roman" w:cs="Times New Roman"/>
          <w:sz w:val="24"/>
          <w:szCs w:val="24"/>
        </w:rPr>
        <w:t xml:space="preserve"> water footprinting</w:t>
      </w:r>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TnVtPjE1PC9SZWNOdW0+PERpc3BsYXlUZXh0PigyMiwgNDUsIDQ2KTwvRGlzcGxheVRleHQ+PHJl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6C0AC7">
        <w:rPr>
          <w:rFonts w:ascii="Times New Roman" w:hAnsi="Times New Roman" w:cs="Times New Roman"/>
          <w:sz w:val="24"/>
          <w:szCs w:val="24"/>
          <w:vertAlign w:val="superscript"/>
        </w:rPr>
        <w:instrText xml:space="preserve"> ADDIN EN.CITE </w:instrText>
      </w:r>
      <w:r w:rsidR="006C0AC7">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TnVtPjE1PC9SZWNOdW0+PERpc3BsYXlUZXh0PigyMiwgNDUsIDQ2KTwvRGlzcGxheVRleHQ+PHJl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6C0AC7">
        <w:rPr>
          <w:rFonts w:ascii="Times New Roman" w:hAnsi="Times New Roman" w:cs="Times New Roman"/>
          <w:sz w:val="24"/>
          <w:szCs w:val="24"/>
          <w:vertAlign w:val="superscript"/>
        </w:rPr>
        <w:instrText xml:space="preserve"> ADDIN EN.CITE.DATA </w:instrText>
      </w:r>
      <w:r w:rsidR="006C0AC7">
        <w:rPr>
          <w:rFonts w:ascii="Times New Roman" w:hAnsi="Times New Roman" w:cs="Times New Roman"/>
          <w:sz w:val="24"/>
          <w:szCs w:val="24"/>
          <w:vertAlign w:val="superscript"/>
        </w:rPr>
      </w:r>
      <w:r w:rsidR="006C0AC7">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22" w:tooltip="Wu, (2009) #15" w:history="1">
        <w:r w:rsidR="00096D65">
          <w:rPr>
            <w:rFonts w:ascii="Times New Roman" w:hAnsi="Times New Roman" w:cs="Times New Roman"/>
            <w:noProof/>
            <w:sz w:val="24"/>
            <w:szCs w:val="24"/>
            <w:vertAlign w:val="superscript"/>
          </w:rPr>
          <w:t>22</w:t>
        </w:r>
      </w:hyperlink>
      <w:r w:rsidR="006C0AC7">
        <w:rPr>
          <w:rFonts w:ascii="Times New Roman" w:hAnsi="Times New Roman" w:cs="Times New Roman"/>
          <w:noProof/>
          <w:sz w:val="24"/>
          <w:szCs w:val="24"/>
          <w:vertAlign w:val="superscript"/>
        </w:rPr>
        <w:t xml:space="preserve">, </w:t>
      </w:r>
      <w:hyperlink w:anchor="_ENREF_45" w:tooltip="King, (2008) #77" w:history="1">
        <w:r w:rsidR="00096D65">
          <w:rPr>
            <w:rFonts w:ascii="Times New Roman" w:hAnsi="Times New Roman" w:cs="Times New Roman"/>
            <w:noProof/>
            <w:sz w:val="24"/>
            <w:szCs w:val="24"/>
            <w:vertAlign w:val="superscript"/>
          </w:rPr>
          <w:t>45</w:t>
        </w:r>
      </w:hyperlink>
      <w:r w:rsidR="006C0AC7">
        <w:rPr>
          <w:rFonts w:ascii="Times New Roman" w:hAnsi="Times New Roman" w:cs="Times New Roman"/>
          <w:noProof/>
          <w:sz w:val="24"/>
          <w:szCs w:val="24"/>
          <w:vertAlign w:val="superscript"/>
        </w:rPr>
        <w:t xml:space="preserve">, </w:t>
      </w:r>
      <w:hyperlink w:anchor="_ENREF_46" w:tooltip="Chiu, (2009) #78" w:history="1">
        <w:r w:rsidR="00096D65">
          <w:rPr>
            <w:rFonts w:ascii="Times New Roman" w:hAnsi="Times New Roman" w:cs="Times New Roman"/>
            <w:noProof/>
            <w:sz w:val="24"/>
            <w:szCs w:val="24"/>
            <w:vertAlign w:val="superscript"/>
          </w:rPr>
          <w:t>46</w:t>
        </w:r>
      </w:hyperlink>
      <w:r w:rsidR="006C0AC7">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&lt;EndNote&gt;&lt;Cite&gt;&lt;Author&gt;Wu&lt;/Author&gt;&lt;Year&gt;(2009)&lt;/Year&gt;&lt;RecNum&gt;15&lt;/RecNum&gt;&lt;DisplayText&gt;(22, 47)&lt;/DisplayText&gt;&lt;record&gt;&lt;rec-number&gt;15&lt;/rec-number&gt;&lt;foreign-keys&gt;&lt;key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22" w:tooltip="Wu, (2009) #15" w:history="1">
        <w:r w:rsidR="00096D65">
          <w:rPr>
            <w:rFonts w:ascii="Times New Roman" w:hAnsi="Times New Roman" w:cs="Times New Roman"/>
            <w:noProof/>
            <w:sz w:val="24"/>
            <w:szCs w:val="24"/>
            <w:vertAlign w:val="superscript"/>
          </w:rPr>
          <w:t>22</w:t>
        </w:r>
      </w:hyperlink>
      <w:r w:rsidR="006C0AC7">
        <w:rPr>
          <w:rFonts w:ascii="Times New Roman" w:hAnsi="Times New Roman" w:cs="Times New Roman"/>
          <w:noProof/>
          <w:sz w:val="24"/>
          <w:szCs w:val="24"/>
          <w:vertAlign w:val="superscript"/>
        </w:rPr>
        <w:t xml:space="preserve">, </w:t>
      </w:r>
      <w:hyperlink w:anchor="_ENREF_47" w:tooltip="Molden, (2007) #106" w:history="1">
        <w:r w:rsidR="00096D65">
          <w:rPr>
            <w:rFonts w:ascii="Times New Roman" w:hAnsi="Times New Roman" w:cs="Times New Roman"/>
            <w:noProof/>
            <w:sz w:val="24"/>
            <w:szCs w:val="24"/>
            <w:vertAlign w:val="superscript"/>
          </w:rPr>
          <w:t>47</w:t>
        </w:r>
      </w:hyperlink>
      <w:r w:rsidR="006C0AC7">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917C3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&lt;EndNote&gt;&lt;Cite&gt;&lt;Author&gt;Fingerman&lt;/Author&gt;&lt;Year&gt;(2010)&lt;/Year&gt;&lt;RecNum&gt;12&lt;/RecNum&gt;&lt;DisplayText&gt;(23)&lt;/DisplayText&gt;&lt;record&gt;&lt;rec-number&gt;12&lt;/rec-number&gt;&lt;foreign-keys&gt;&lt;key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3" w:tooltip="Fingerman, (2010) #12" w:history="1">
        <w:r w:rsidR="00096D65">
          <w:rPr>
            <w:rFonts w:ascii="Times New Roman" w:hAnsi="Times New Roman" w:cs="Times New Roman"/>
            <w:noProof/>
            <w:sz w:val="24"/>
            <w:szCs w:val="24"/>
            <w:vertAlign w:val="superscript"/>
          </w:rPr>
          <w:t>23</w:t>
        </w:r>
      </w:hyperlink>
      <w:r w:rsidR="00ED0C0F">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39B20950" w14:textId="15370EC8"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Pr="00FD2585">
        <w:rPr>
          <w:rFonts w:ascii="Times New Roman" w:hAnsi="Times New Roman" w:cs="Times New Roman"/>
          <w:sz w:val="24"/>
          <w:szCs w:val="24"/>
        </w:rPr>
        <w:t xml:space="preserve">ioenergy systems are complex and </w:t>
      </w:r>
      <w:r w:rsidR="004C5D71">
        <w:rPr>
          <w:rFonts w:ascii="Times New Roman" w:hAnsi="Times New Roman" w:cs="Times New Roman"/>
          <w:sz w:val="24"/>
          <w:szCs w:val="24"/>
        </w:rPr>
        <w:t xml:space="preserve">highly </w:t>
      </w:r>
      <w:r w:rsidRPr="00FD2585">
        <w:rPr>
          <w:rFonts w:ascii="Times New Roman" w:hAnsi="Times New Roman" w:cs="Times New Roman"/>
          <w:sz w:val="24"/>
          <w:szCs w:val="24"/>
        </w:rPr>
        <w:t>variab</w:t>
      </w:r>
      <w:r>
        <w:rPr>
          <w:rFonts w:ascii="Times New Roman" w:hAnsi="Times New Roman" w:cs="Times New Roman"/>
          <w:sz w:val="24"/>
          <w:szCs w:val="24"/>
        </w:rPr>
        <w:t xml:space="preserve">le </w:t>
      </w:r>
      <w:r w:rsidR="004C5D71">
        <w:rPr>
          <w:rFonts w:ascii="Times New Roman" w:hAnsi="Times New Roman" w:cs="Times New Roman"/>
          <w:sz w:val="24"/>
          <w:szCs w:val="24"/>
        </w:rPr>
        <w:t xml:space="preserve">because of </w:t>
      </w:r>
      <w:r>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r w:rsidR="0063295C">
        <w:rPr>
          <w:rFonts w:ascii="Times New Roman" w:hAnsi="Times New Roman" w:cs="Times New Roman"/>
          <w:sz w:val="24"/>
          <w:szCs w:val="24"/>
        </w:rPr>
        <w:t>f</w:t>
      </w:r>
      <w:r>
        <w:rPr>
          <w:rFonts w:ascii="Times New Roman" w:hAnsi="Times New Roman" w:cs="Times New Roman"/>
          <w:sz w:val="24"/>
          <w:szCs w:val="24"/>
        </w:rPr>
        <w:t xml:space="preserve">eedstocks </w:t>
      </w:r>
      <w:r w:rsidR="00F57BF2">
        <w:rPr>
          <w:rFonts w:ascii="Times New Roman" w:hAnsi="Times New Roman" w:cs="Times New Roman"/>
          <w:sz w:val="24"/>
          <w:szCs w:val="24"/>
        </w:rPr>
        <w:t xml:space="preserve">that can be utilized </w:t>
      </w:r>
      <w:r>
        <w:rPr>
          <w:rFonts w:ascii="Times New Roman" w:hAnsi="Times New Roman" w:cs="Times New Roman"/>
          <w:sz w:val="24"/>
          <w:szCs w:val="24"/>
        </w:rPr>
        <w:t>and en</w:t>
      </w:r>
      <w:r w:rsidR="00E96FC7">
        <w:rPr>
          <w:rFonts w:ascii="Times New Roman" w:hAnsi="Times New Roman" w:cs="Times New Roman"/>
          <w:sz w:val="24"/>
          <w:szCs w:val="24"/>
        </w:rPr>
        <w:t>d uses</w:t>
      </w:r>
      <w:r w:rsidR="004C5D71">
        <w:rPr>
          <w:rFonts w:ascii="Times New Roman" w:hAnsi="Times New Roman" w:cs="Times New Roman"/>
          <w:sz w:val="24"/>
          <w:szCs w:val="24"/>
        </w:rPr>
        <w:t xml:space="preserve"> that are available</w:t>
      </w:r>
      <w:r>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bioenergy production systems</w:t>
      </w:r>
      <w:r>
        <w:rPr>
          <w:rFonts w:ascii="Times New Roman" w:hAnsi="Times New Roman" w:cs="Times New Roman"/>
          <w:sz w:val="24"/>
          <w:szCs w:val="24"/>
        </w:rPr>
        <w:t>. Currently, bioheat and biopower are typically produced from lignocellulosic crops and biofuels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Pr>
          <w:rFonts w:ascii="Times New Roman" w:hAnsi="Times New Roman" w:cs="Times New Roman"/>
          <w:sz w:val="24"/>
          <w:szCs w:val="24"/>
        </w:rPr>
        <w:t xml:space="preserve">starch crops.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 is typically grown. The choice of feedstock has a significant impact on the overall water consumption related to a given bioenergy pathway. </w:t>
      </w:r>
    </w:p>
    <w:p w14:paraId="7E1C111C" w14:textId="7C3ED8E8"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diversity in bioenergy feedstocks has important implications with regards to managing water resources. Making choices between feedstocks that could achieve similar ends (e.g., policy requirements) </w:t>
      </w:r>
      <w:r w:rsidR="006953A8">
        <w:rPr>
          <w:rFonts w:ascii="Times New Roman" w:hAnsi="Times New Roman" w:cs="Times New Roman"/>
          <w:sz w:val="24"/>
          <w:szCs w:val="24"/>
        </w:rPr>
        <w:t xml:space="preserve">but have </w:t>
      </w:r>
      <w:r>
        <w:rPr>
          <w:rFonts w:ascii="Times New Roman" w:hAnsi="Times New Roman" w:cs="Times New Roman"/>
          <w:sz w:val="24"/>
          <w:szCs w:val="24"/>
        </w:rPr>
        <w:t>different</w:t>
      </w:r>
      <w:r w:rsidR="00A82BE6">
        <w:rPr>
          <w:rFonts w:ascii="Times New Roman" w:hAnsi="Times New Roman" w:cs="Times New Roman"/>
          <w:sz w:val="24"/>
          <w:szCs w:val="24"/>
        </w:rPr>
        <w:t xml:space="preserve"> implications for</w:t>
      </w:r>
      <w:r>
        <w:rPr>
          <w:rFonts w:ascii="Times New Roman" w:hAnsi="Times New Roman" w:cs="Times New Roman"/>
          <w:sz w:val="24"/>
          <w:szCs w:val="24"/>
        </w:rPr>
        <w:t xml:space="preserve"> water consumption necessitates the </w:t>
      </w:r>
      <w:r>
        <w:rPr>
          <w:rFonts w:ascii="Times New Roman" w:hAnsi="Times New Roman" w:cs="Times New Roman"/>
          <w:sz w:val="24"/>
          <w:szCs w:val="24"/>
        </w:rPr>
        <w:lastRenderedPageBreak/>
        <w:t xml:space="preserve">ability to evaluate and compare </w:t>
      </w:r>
      <w:r w:rsidR="00C3614B">
        <w:rPr>
          <w:rFonts w:ascii="Times New Roman" w:hAnsi="Times New Roman" w:cs="Times New Roman"/>
          <w:sz w:val="24"/>
          <w:szCs w:val="24"/>
        </w:rPr>
        <w:t>them</w:t>
      </w:r>
      <w:r>
        <w:rPr>
          <w:rFonts w:ascii="Times New Roman" w:hAnsi="Times New Roman" w:cs="Times New Roman"/>
          <w:sz w:val="24"/>
          <w:szCs w:val="24"/>
        </w:rPr>
        <w:t>. Many existing water consumption studies have been l</w:t>
      </w:r>
      <w:r w:rsidRPr="00382294">
        <w:rPr>
          <w:rFonts w:ascii="Times New Roman" w:hAnsi="Times New Roman" w:cs="Times New Roman"/>
          <w:sz w:val="24"/>
          <w:szCs w:val="24"/>
        </w:rPr>
        <w:t xml:space="preserve">imited </w:t>
      </w:r>
      <w:r>
        <w:rPr>
          <w:rFonts w:ascii="Times New Roman" w:hAnsi="Times New Roman" w:cs="Times New Roman"/>
          <w:sz w:val="24"/>
          <w:szCs w:val="24"/>
        </w:rPr>
        <w:t xml:space="preserve">in the </w:t>
      </w:r>
      <w:r w:rsidRPr="00382294">
        <w:rPr>
          <w:rFonts w:ascii="Times New Roman" w:hAnsi="Times New Roman" w:cs="Times New Roman"/>
          <w:sz w:val="24"/>
          <w:szCs w:val="24"/>
        </w:rPr>
        <w:t xml:space="preserve">scope </w:t>
      </w:r>
      <w:r>
        <w:rPr>
          <w:rFonts w:ascii="Times New Roman" w:hAnsi="Times New Roman" w:cs="Times New Roman"/>
          <w:sz w:val="24"/>
          <w:szCs w:val="24"/>
        </w:rPr>
        <w:t xml:space="preserve">of </w:t>
      </w:r>
      <w:r w:rsidRPr="00382294">
        <w:rPr>
          <w:rFonts w:ascii="Times New Roman" w:hAnsi="Times New Roman" w:cs="Times New Roman"/>
          <w:sz w:val="24"/>
          <w:szCs w:val="24"/>
        </w:rPr>
        <w:t>crops evaluated</w:t>
      </w:r>
      <w:r w:rsidR="006953A8">
        <w:rPr>
          <w:rFonts w:ascii="Times New Roman" w:hAnsi="Times New Roman" w:cs="Times New Roman"/>
          <w:sz w:val="24"/>
          <w:szCs w:val="24"/>
        </w:rPr>
        <w:t>,</w:t>
      </w:r>
      <w:r>
        <w:rPr>
          <w:rFonts w:ascii="Times New Roman" w:hAnsi="Times New Roman" w:cs="Times New Roman"/>
          <w:sz w:val="24"/>
          <w:szCs w:val="24"/>
        </w:rPr>
        <w:t xml:space="preserve"> and thus inhibit multi-crop comparisons. </w:t>
      </w:r>
    </w:p>
    <w:p w14:paraId="01E91044" w14:textId="77777777" w:rsidR="00661EE5" w:rsidRPr="000E154D" w:rsidRDefault="00661EE5" w:rsidP="00661EE5">
      <w:pPr>
        <w:spacing w:line="480" w:lineRule="auto"/>
        <w:ind w:firstLine="720"/>
        <w:rPr>
          <w:rFonts w:ascii="Times New Roman" w:hAnsi="Times New Roman" w:cs="Times New Roman"/>
          <w:sz w:val="24"/>
          <w:szCs w:val="24"/>
        </w:rPr>
      </w:pPr>
      <w:r w:rsidRPr="001256D6">
        <w:rPr>
          <w:rFonts w:ascii="Times New Roman" w:hAnsi="Times New Roman" w:cs="Times New Roman"/>
          <w:noProof/>
          <w:sz w:val="24"/>
          <w:szCs w:val="24"/>
        </w:rPr>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sidRPr="00297859">
        <w:rPr>
          <w:rFonts w:ascii="Times New Roman" w:hAnsi="Times New Roman" w:cs="Times New Roman"/>
          <w:b/>
          <w:sz w:val="24"/>
          <w:szCs w:val="24"/>
        </w:rPr>
        <w:t xml:space="preserve">. </w:t>
      </w:r>
      <w:r w:rsidRPr="00297859">
        <w:rPr>
          <w:rFonts w:ascii="Times New Roman" w:hAnsi="Times New Roman" w:cs="Times New Roman"/>
          <w:sz w:val="24"/>
          <w:szCs w:val="24"/>
        </w:rPr>
        <w:t>Pathways of agricultural feedstock to energy, food, feed and fiber uses.</w:t>
      </w:r>
    </w:p>
    <w:p w14:paraId="488F522E" w14:textId="09F82263" w:rsidR="00661EE5" w:rsidRDefault="00661EE5" w:rsidP="00661EE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r</w:t>
      </w:r>
      <w:r w:rsidRPr="008D7260">
        <w:rPr>
          <w:rFonts w:ascii="Times New Roman" w:hAnsi="Times New Roman" w:cs="Times New Roman"/>
          <w:sz w:val="24"/>
          <w:szCs w:val="24"/>
        </w:rPr>
        <w:t xml:space="preserve">ecent 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w:t>
      </w:r>
      <w:r w:rsidRPr="008D7260">
        <w:rPr>
          <w:rFonts w:ascii="Times New Roman" w:hAnsi="Times New Roman" w:cs="Times New Roman"/>
          <w:sz w:val="24"/>
          <w:szCs w:val="24"/>
        </w:rPr>
        <w:t xml:space="preserve"> lack high spatial resolution.</w:t>
      </w:r>
      <w:r>
        <w:rPr>
          <w:rFonts w:ascii="Times New Roman" w:hAnsi="Times New Roman" w:cs="Times New Roman"/>
          <w:sz w:val="24"/>
          <w:szCs w:val="24"/>
        </w:rPr>
        <w:t xml:space="preserve"> Oftentimes,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w:t>
      </w:r>
      <w:r w:rsidRPr="008D7260">
        <w:rPr>
          <w:rFonts w:ascii="Times New Roman" w:hAnsi="Times New Roman" w:cs="Times New Roman"/>
          <w:sz w:val="24"/>
          <w:szCs w:val="24"/>
        </w:rPr>
        <w:t xml:space="preserve"> </w:t>
      </w:r>
      <w:r>
        <w:rPr>
          <w:rFonts w:ascii="Times New Roman" w:hAnsi="Times New Roman" w:cs="Times New Roman"/>
          <w:sz w:val="24"/>
          <w:szCs w:val="24"/>
        </w:rPr>
        <w:t>U.S. state-level average</w:t>
      </w:r>
      <w:r w:rsidRPr="008D7260">
        <w:rPr>
          <w:rFonts w:ascii="Times New Roman" w:hAnsi="Times New Roman" w:cs="Times New Roman"/>
          <w:sz w:val="24"/>
          <w:szCs w:val="24"/>
        </w:rPr>
        <w:t xml:space="preserve">. </w:t>
      </w:r>
      <w:r>
        <w:rPr>
          <w:rFonts w:ascii="Times New Roman" w:hAnsi="Times New Roman" w:cs="Times New Roman"/>
          <w:sz w:val="24"/>
          <w:szCs w:val="24"/>
        </w:rPr>
        <w:t>Only recently have publications on county level water footprints been published.</w:t>
      </w:r>
      <w:r w:rsidRPr="001256D6">
        <w:rPr>
          <w:rFonts w:ascii="Times New Roman" w:hAnsi="Times New Roman" w:cs="Times New Roman"/>
          <w:sz w:val="24"/>
          <w:szCs w:val="24"/>
          <w:vertAlign w:val="superscript"/>
        </w:rPr>
        <w:fldChar w:fldCharType="begin"/>
      </w:r>
      <w:r w:rsidRPr="001256D6">
        <w:rPr>
          <w:rFonts w:ascii="Times New Roman" w:hAnsi="Times New Roman" w:cs="Times New Roman"/>
          <w:sz w:val="24"/>
          <w:szCs w:val="24"/>
          <w:vertAlign w:val="superscript"/>
        </w:rPr>
        <w:instrText xml:space="preserve"> ADDIN EN.CITE &lt;EndNote&gt;&lt;Cite&gt;&lt;Author&gt;Chiu&lt;/Author&gt;&lt;Year&gt;(2012)&lt;/Year&gt;&lt;RecNum&gt;64&lt;/RecNum&gt;&lt;DisplayText&gt;(42)&lt;/DisplayText&gt;&lt;record&gt;&lt;rec-number&gt;64&lt;/rec-number&gt;&lt;foreign-keys&gt;&lt;key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Pr="001256D6">
        <w:rPr>
          <w:rFonts w:ascii="Times New Roman" w:hAnsi="Times New Roman" w:cs="Times New Roman"/>
          <w:sz w:val="24"/>
          <w:szCs w:val="24"/>
          <w:vertAlign w:val="superscript"/>
        </w:rPr>
        <w:fldChar w:fldCharType="separate"/>
      </w:r>
      <w:r w:rsidRPr="001256D6">
        <w:rPr>
          <w:rFonts w:ascii="Times New Roman" w:hAnsi="Times New Roman" w:cs="Times New Roman"/>
          <w:noProof/>
          <w:sz w:val="24"/>
          <w:szCs w:val="24"/>
          <w:vertAlign w:val="superscript"/>
        </w:rPr>
        <w:t>(</w:t>
      </w:r>
      <w:hyperlink w:anchor="_ENREF_42" w:tooltip="Chiu, (2012) #64" w:history="1">
        <w:r w:rsidR="00096D65" w:rsidRPr="001256D6">
          <w:rPr>
            <w:rFonts w:ascii="Times New Roman" w:hAnsi="Times New Roman" w:cs="Times New Roman"/>
            <w:noProof/>
            <w:sz w:val="24"/>
            <w:szCs w:val="24"/>
            <w:vertAlign w:val="superscript"/>
          </w:rPr>
          <w:t>42</w:t>
        </w:r>
      </w:hyperlink>
      <w:r w:rsidRPr="001256D6">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is impacted by a myriad of interacting factors such as local climate, soil characteristics, crop management practices, and </w:t>
      </w:r>
      <w:r>
        <w:rPr>
          <w:rFonts w:ascii="Times New Roman" w:hAnsi="Times New Roman" w:cs="Times New Roman"/>
          <w:sz w:val="24"/>
          <w:szCs w:val="24"/>
        </w:rPr>
        <w:lastRenderedPageBreak/>
        <w:t>plant philological parameters, to name a few; see Allen et al.</w:t>
      </w:r>
      <w:r w:rsidRPr="00B57B88">
        <w:rPr>
          <w:rFonts w:ascii="Times New Roman" w:hAnsi="Times New Roman" w:cs="Times New Roman"/>
          <w:sz w:val="24"/>
          <w:szCs w:val="24"/>
          <w:vertAlign w:val="superscript"/>
        </w:rPr>
        <w:fldChar w:fldCharType="begin"/>
      </w:r>
      <w:r w:rsidRPr="00B57B88">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sidRPr="00B57B88">
        <w:rPr>
          <w:rFonts w:ascii="Times New Roman" w:hAnsi="Times New Roman" w:cs="Times New Roman"/>
          <w:noProof/>
          <w:sz w:val="24"/>
          <w:szCs w:val="24"/>
          <w:vertAlign w:val="superscript"/>
        </w:rPr>
        <w:t>(</w:t>
      </w:r>
      <w:hyperlink w:anchor="_ENREF_21" w:tooltip="Allen, (1998) #31" w:history="1">
        <w:r w:rsidR="00096D65" w:rsidRPr="00B57B88">
          <w:rPr>
            <w:rFonts w:ascii="Times New Roman" w:hAnsi="Times New Roman" w:cs="Times New Roman"/>
            <w:noProof/>
            <w:sz w:val="24"/>
            <w:szCs w:val="24"/>
            <w:vertAlign w:val="superscript"/>
          </w:rPr>
          <w:t>21</w:t>
        </w:r>
      </w:hyperlink>
      <w:r w:rsidRPr="00B57B88">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14:paraId="673D7023" w14:textId="0E9BF0D2" w:rsidR="00B57EEA" w:rsidRDefault="00661EE5" w:rsidP="00096D65">
      <w:pPr>
        <w:spacing w:line="480" w:lineRule="auto"/>
        <w:ind w:firstLine="720"/>
        <w:rPr>
          <w:rFonts w:ascii="Times New Roman" w:hAnsi="Times New Roman" w:cs="Times New Roman"/>
          <w:sz w:val="24"/>
          <w:szCs w:val="24"/>
        </w:rPr>
      </w:pPr>
      <w:r>
        <w:rPr>
          <w:rFonts w:ascii="Times New Roman" w:hAnsi="Times New Roman" w:cs="Times New Roman"/>
          <w:sz w:val="24"/>
          <w:szCs w:val="24"/>
        </w:rPr>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bioenergy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Exploring</w:t>
      </w:r>
      <w:r w:rsidRPr="004C5D71">
        <w:rPr>
          <w:rFonts w:ascii="Times New Roman" w:hAnsi="Times New Roman" w:cs="Times New Roman"/>
          <w:sz w:val="24"/>
          <w:szCs w:val="24"/>
        </w:rPr>
        <w:t xml:space="preserve"> alternative future conditions </w:t>
      </w:r>
      <w:r>
        <w:rPr>
          <w:rFonts w:ascii="Times New Roman" w:hAnsi="Times New Roman" w:cs="Times New Roman"/>
          <w:sz w:val="24"/>
          <w:szCs w:val="24"/>
        </w:rPr>
        <w:t>is</w:t>
      </w:r>
      <w:r w:rsidRPr="004C5D71">
        <w:rPr>
          <w:rFonts w:ascii="Times New Roman" w:hAnsi="Times New Roman" w:cs="Times New Roman"/>
          <w:sz w:val="24"/>
          <w:szCs w:val="24"/>
        </w:rPr>
        <w:t xml:space="preserve"> particularly important for understanding the </w:t>
      </w:r>
      <w:r>
        <w:rPr>
          <w:rFonts w:ascii="Times New Roman" w:hAnsi="Times New Roman" w:cs="Times New Roman"/>
          <w:sz w:val="24"/>
          <w:szCs w:val="24"/>
        </w:rPr>
        <w:t xml:space="preserve">potential </w:t>
      </w:r>
      <w:r w:rsidRPr="004C5D71">
        <w:rPr>
          <w:rFonts w:ascii="Times New Roman" w:hAnsi="Times New Roman" w:cs="Times New Roman"/>
          <w:sz w:val="24"/>
          <w:szCs w:val="24"/>
        </w:rPr>
        <w:t xml:space="preserve">future effects of </w:t>
      </w:r>
      <w:r>
        <w:rPr>
          <w:rFonts w:ascii="Times New Roman" w:hAnsi="Times New Roman" w:cs="Times New Roman"/>
          <w:sz w:val="24"/>
          <w:szCs w:val="24"/>
        </w:rPr>
        <w:t xml:space="preserve">selecting among </w:t>
      </w:r>
      <w:r w:rsidRPr="004C5D71">
        <w:rPr>
          <w:rFonts w:ascii="Times New Roman" w:hAnsi="Times New Roman" w:cs="Times New Roman"/>
          <w:sz w:val="24"/>
          <w:szCs w:val="24"/>
        </w:rPr>
        <w:t>multiple crop options and water use management practices for bioenergy feedstocks.</w:t>
      </w:r>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7BED5B38" w:rsidR="006C0AC7" w:rsidRDefault="00B834C7" w:rsidP="00096D65">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Our water footprinting tool,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00923376">
        <w:rPr>
          <w:rFonts w:ascii="Times New Roman" w:hAnsi="Times New Roman" w:cs="Times New Roman"/>
          <w:sz w:val="24"/>
          <w:szCs w:val="24"/>
        </w:rPr>
        <w:t>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improves on existing analysis by addressing several limitations of existing agricultural crop water consumption assessments</w:t>
      </w:r>
      <w:r w:rsidR="00661EE5">
        <w:rPr>
          <w:rFonts w:ascii="Times New Roman" w:hAnsi="Times New Roman" w:cs="Times New Roman"/>
          <w:sz w:val="24"/>
          <w:szCs w:val="24"/>
        </w:rPr>
        <w:t xml:space="preserve"> </w:t>
      </w:r>
      <w:r w:rsidR="00F92E7D">
        <w:rPr>
          <w:rFonts w:ascii="Times New Roman" w:hAnsi="Times New Roman" w:cs="Times New Roman"/>
          <w:sz w:val="24"/>
          <w:szCs w:val="24"/>
        </w:rPr>
        <w:t xml:space="preserve">outlined in previous sections </w:t>
      </w:r>
      <w:r w:rsidR="00661EE5">
        <w:rPr>
          <w:rFonts w:ascii="Times New Roman" w:hAnsi="Times New Roman" w:cs="Times New Roman"/>
          <w:sz w:val="24"/>
          <w:szCs w:val="24"/>
        </w:rPr>
        <w:t>and allowing for potential modification to address other limitations</w:t>
      </w:r>
      <w:r w:rsidR="00923376">
        <w:rPr>
          <w:rFonts w:ascii="Times New Roman" w:hAnsi="Times New Roman" w:cs="Times New Roman"/>
          <w:sz w:val="24"/>
          <w:szCs w:val="24"/>
        </w:rPr>
        <w:t xml:space="preserve">.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Pr>
          <w:rFonts w:ascii="Times New Roman" w:hAnsi="Times New Roman" w:cs="Times New Roman"/>
          <w:sz w:val="24"/>
          <w:szCs w:val="24"/>
        </w:rPr>
        <w:t>on climatic and soil data and as well as “full growth” potential blue water consumption based on remaining physiological requirements of a crop. Bio</w:t>
      </w:r>
      <w:r w:rsidR="00F92E7D">
        <w:rPr>
          <w:rFonts w:ascii="Times New Roman" w:hAnsi="Times New Roman" w:cs="Times New Roman"/>
          <w:sz w:val="24"/>
          <w:szCs w:val="24"/>
        </w:rPr>
        <w:t>S</w:t>
      </w:r>
      <w:r>
        <w:rPr>
          <w:rFonts w:ascii="Times New Roman" w:hAnsi="Times New Roman" w:cs="Times New Roman"/>
          <w:sz w:val="24"/>
          <w:szCs w:val="24"/>
        </w:rPr>
        <w:t>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allows for water footprinting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feedstocks </w:t>
      </w:r>
      <w:r w:rsidR="00F92E7D">
        <w:rPr>
          <w:rFonts w:ascii="Times New Roman" w:hAnsi="Times New Roman" w:cs="Times New Roman"/>
          <w:sz w:val="24"/>
          <w:szCs w:val="24"/>
        </w:rPr>
        <w:t>including most of those shown in Figure 1 including several we could not find water footprinting literature on. Finally, BioSpatial H2O is a flexible platform for scenario analysis and adoption to other conditions such as climates and geographic locations.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74FD3DD0"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DA0295">
        <w:rPr>
          <w:rFonts w:ascii="Times New Roman" w:hAnsi="Times New Roman" w:cs="Times New Roman"/>
          <w:sz w:val="24"/>
          <w:szCs w:val="24"/>
          <w:vertAlign w:val="superscript"/>
        </w:rPr>
        <w:instrText xml:space="preserve"> ADDIN EN.CITE &lt;EndNote&gt;&lt;Cite&gt;&lt;Author&gt;Ford&lt;/Author&gt;&lt;Year&gt;(1999)&lt;/Year&gt;&lt;RecNum&gt;113&lt;/RecNum&gt;&lt;DisplayText&gt;(48)&lt;/DisplayText&gt;&lt;record&gt;&lt;rec-number&gt;113&lt;/rec-number&gt;&lt;foreign-keys&gt;&lt;key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DA0295">
        <w:rPr>
          <w:rFonts w:ascii="Times New Roman" w:hAnsi="Times New Roman" w:cs="Times New Roman"/>
          <w:noProof/>
          <w:sz w:val="24"/>
          <w:szCs w:val="24"/>
          <w:vertAlign w:val="superscript"/>
        </w:rPr>
        <w:t>(</w:t>
      </w:r>
      <w:hyperlink w:anchor="_ENREF_48" w:tooltip="Ford, (1999) #113" w:history="1">
        <w:r w:rsidR="00096D65">
          <w:rPr>
            <w:rFonts w:ascii="Times New Roman" w:hAnsi="Times New Roman" w:cs="Times New Roman"/>
            <w:noProof/>
            <w:sz w:val="24"/>
            <w:szCs w:val="24"/>
            <w:vertAlign w:val="superscript"/>
          </w:rPr>
          <w:t>48</w:t>
        </w:r>
      </w:hyperlink>
      <w:r w:rsidR="00DA0295">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6125CD67" w:rsidR="00847FCB" w:rsidRDefault="004B4D2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DA0295">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Service&lt;/Author&gt;&lt;Year&gt;(2013)&lt;/Year&gt;&lt;RecNum&gt;49&lt;/RecNum&gt;&lt;DisplayText&gt;(49, 50)&lt;/DisplayText&gt;&lt;record&gt;&lt;rec-number&gt;49&lt;/rec-number&gt;&lt;foreign-keys&gt;&lt;key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DA0295">
        <w:rPr>
          <w:rFonts w:ascii="Times New Roman" w:hAnsi="Times New Roman" w:cs="Times New Roman"/>
          <w:noProof/>
          <w:sz w:val="24"/>
          <w:szCs w:val="24"/>
          <w:vertAlign w:val="superscript"/>
        </w:rPr>
        <w:t>(</w:t>
      </w:r>
      <w:hyperlink w:anchor="_ENREF_49" w:tooltip="Soil Survey Staff - Natural Resources Conservation Service, (2013) #49" w:history="1">
        <w:r w:rsidR="00096D65">
          <w:rPr>
            <w:rFonts w:ascii="Times New Roman" w:hAnsi="Times New Roman" w:cs="Times New Roman"/>
            <w:noProof/>
            <w:sz w:val="24"/>
            <w:szCs w:val="24"/>
            <w:vertAlign w:val="superscript"/>
          </w:rPr>
          <w:t>49</w:t>
        </w:r>
      </w:hyperlink>
      <w:r w:rsidR="00DA0295">
        <w:rPr>
          <w:rFonts w:ascii="Times New Roman" w:hAnsi="Times New Roman" w:cs="Times New Roman"/>
          <w:noProof/>
          <w:sz w:val="24"/>
          <w:szCs w:val="24"/>
          <w:vertAlign w:val="superscript"/>
        </w:rPr>
        <w:t xml:space="preserve">, </w:t>
      </w:r>
      <w:hyperlink w:anchor="_ENREF_50" w:tooltip="USDA, (2013) #50" w:history="1">
        <w:r w:rsidR="00096D65">
          <w:rPr>
            <w:rFonts w:ascii="Times New Roman" w:hAnsi="Times New Roman" w:cs="Times New Roman"/>
            <w:noProof/>
            <w:sz w:val="24"/>
            <w:szCs w:val="24"/>
            <w:vertAlign w:val="superscript"/>
          </w:rPr>
          <w:t>50</w:t>
        </w:r>
      </w:hyperlink>
      <w:r w:rsidR="00DA0295">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6C0AC7" w:rsidRPr="00096D65">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Systems&lt;/Author&gt;&lt;Year&gt;2013&lt;/Year&gt;&lt;RecNum&gt;114&lt;/RecNum&gt;&lt;DisplayText&gt;(51)&lt;/DisplayText&gt;&lt;record&gt;&lt;rec-number&gt;114&lt;/rec-number&gt;&lt;foreign-keys&gt;&lt;key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6C0AC7" w:rsidRPr="00096D65">
        <w:rPr>
          <w:rFonts w:ascii="Times New Roman" w:hAnsi="Times New Roman" w:cs="Times New Roman"/>
          <w:noProof/>
          <w:sz w:val="24"/>
          <w:szCs w:val="24"/>
          <w:vertAlign w:val="superscript"/>
        </w:rPr>
        <w:t>(</w:t>
      </w:r>
      <w:hyperlink w:anchor="_ENREF_51" w:tooltip="ISEE Systems, 2013 #114" w:history="1">
        <w:r w:rsidR="00096D65" w:rsidRPr="00096D65">
          <w:rPr>
            <w:rFonts w:ascii="Times New Roman" w:hAnsi="Times New Roman" w:cs="Times New Roman"/>
            <w:noProof/>
            <w:sz w:val="24"/>
            <w:szCs w:val="24"/>
            <w:vertAlign w:val="superscript"/>
          </w:rPr>
          <w:t>51</w:t>
        </w:r>
      </w:hyperlink>
      <w:r w:rsidR="006C0AC7" w:rsidRPr="00096D65">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&lt;EndNote&gt;&lt;Cite&gt;&lt;Author&gt;Forrester&lt;/Author&gt;&lt;Year&gt;(2007)&lt;/Year&gt;&lt;RecNum&gt;47&lt;/RecNum&gt;&lt;DisplayText&gt;(52)&lt;/DisplayText&gt;&lt;record&gt;&lt;rec-number&gt;47&lt;/rec-number&gt;&lt;foreign-keys&gt;&lt;key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52" w:tooltip="Forrester, (2007) #47" w:history="1">
        <w:r w:rsidR="00096D65">
          <w:rPr>
            <w:rFonts w:ascii="Times New Roman" w:hAnsi="Times New Roman" w:cs="Times New Roman"/>
            <w:noProof/>
            <w:sz w:val="24"/>
            <w:szCs w:val="24"/>
            <w:vertAlign w:val="superscript"/>
          </w:rPr>
          <w:t>52</w:t>
        </w:r>
      </w:hyperlink>
      <w:r w:rsidR="006C0AC7">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&lt;EndNote&gt;&lt;Cite&gt;&lt;Author&gt;Ghaffarzadegan&lt;/Author&gt;&lt;Year&gt;(2011)&lt;/Year&gt;&lt;RecNum&gt;48&lt;/RecNum&gt;&lt;DisplayText&gt;(53)&lt;/DisplayText&gt;&lt;record&gt;&lt;rec-number&gt;48&lt;/rec-number&gt;&lt;foreign-keys&gt;&lt;key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53" w:tooltip="Ghaffarzadegan, (2011) #48" w:history="1">
        <w:r w:rsidR="00096D65">
          <w:rPr>
            <w:rFonts w:ascii="Times New Roman" w:hAnsi="Times New Roman" w:cs="Times New Roman"/>
            <w:noProof/>
            <w:sz w:val="24"/>
            <w:szCs w:val="24"/>
            <w:vertAlign w:val="superscript"/>
          </w:rPr>
          <w:t>53</w:t>
        </w:r>
      </w:hyperlink>
      <w:r w:rsidR="006C0AC7">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7FBEFB25" w:rsidR="009526DC" w:rsidRP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Our model uses climate and soil data inputs from Cligen and S</w:t>
      </w:r>
      <w:r w:rsidR="005A7362">
        <w:rPr>
          <w:rFonts w:ascii="Times New Roman" w:hAnsi="Times New Roman" w:cs="Times New Roman"/>
          <w:sz w:val="24"/>
          <w:szCs w:val="24"/>
        </w:rPr>
        <w:t>TATSGO2</w:t>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water footprinting</w:t>
      </w:r>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 xml:space="preserve">. More detailed model documentation can be found via the </w:t>
      </w:r>
      <w:commentRangeStart w:id="0"/>
      <w:r w:rsidR="00D93FB2">
        <w:rPr>
          <w:rFonts w:ascii="Times New Roman" w:hAnsi="Times New Roman" w:cs="Times New Roman"/>
          <w:sz w:val="24"/>
          <w:szCs w:val="24"/>
        </w:rPr>
        <w:t xml:space="preserve">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Github.</w:t>
      </w:r>
      <w:commentRangeEnd w:id="0"/>
      <w:r w:rsidR="00D93FB2">
        <w:rPr>
          <w:rStyle w:val="CommentReference"/>
        </w:rPr>
        <w:commentReference w:id="0"/>
      </w:r>
    </w:p>
    <w:p w14:paraId="2956013E" w14:textId="6F225D2A" w:rsidR="0081654F"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p>
    <w:p w14:paraId="5395F361" w14:textId="21625DCE" w:rsidR="00DA0295" w:rsidRDefault="00DA0295"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 is currently based on available agricultural crop data from STATSGO2 and climate data from Cligen,</w:t>
      </w:r>
      <w:r w:rsidRPr="00027A03">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Pr="00027A03">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49" w:tooltip="Soil Survey Staff - Natural Resources Conservation Service, (2013) #49" w:history="1">
        <w:r w:rsidR="00096D65">
          <w:rPr>
            <w:rFonts w:ascii="Times New Roman" w:hAnsi="Times New Roman" w:cs="Times New Roman"/>
            <w:noProof/>
            <w:sz w:val="24"/>
            <w:szCs w:val="24"/>
            <w:vertAlign w:val="superscript"/>
          </w:rPr>
          <w:t>49</w:t>
        </w:r>
      </w:hyperlink>
      <w:r>
        <w:rPr>
          <w:rFonts w:ascii="Times New Roman" w:hAnsi="Times New Roman" w:cs="Times New Roman"/>
          <w:noProof/>
          <w:sz w:val="24"/>
          <w:szCs w:val="24"/>
          <w:vertAlign w:val="superscript"/>
        </w:rPr>
        <w:t>)</w:t>
      </w:r>
      <w:r w:rsidRPr="00027A03">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but soil and climate datasets from other sources can be substituted.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evaluates a “full growth” potential water footprint and does not evaluate actual water consumption because the social and economic drivers of such decisions would be difficult to model for any particular location at a given point in time.</w:t>
      </w:r>
    </w:p>
    <w:p w14:paraId="16DF9480" w14:textId="6EB40FCA" w:rsidR="00721C3B" w:rsidRDefault="00276530"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r w:rsidR="002E2BA5">
        <w:rPr>
          <w:rFonts w:ascii="Times New Roman" w:hAnsi="Times New Roman" w:cs="Times New Roman"/>
          <w:sz w:val="24"/>
          <w:szCs w:val="24"/>
        </w:rPr>
        <w:t>Cligen</w:t>
      </w:r>
      <w:r w:rsidR="0071467F" w:rsidRPr="00AE661A">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&lt;EndNote&gt;&lt;Cite&gt;&lt;Author&gt;USDA&lt;/Author&gt;&lt;Year&gt;(2013)&lt;/Year&gt;&lt;RecNum&gt;50&lt;/RecNum&gt;&lt;DisplayText&gt;(50)&lt;/DisplayText&gt;&lt;record&gt;&lt;rec-number&gt;50&lt;/rec-number&gt;&lt;foreign-keys&gt;&lt;key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50" w:tooltip="USDA, (2013) #50" w:history="1">
        <w:r w:rsidR="00096D65">
          <w:rPr>
            <w:rFonts w:ascii="Times New Roman" w:hAnsi="Times New Roman" w:cs="Times New Roman"/>
            <w:noProof/>
            <w:sz w:val="24"/>
            <w:szCs w:val="24"/>
            <w:vertAlign w:val="superscript"/>
          </w:rPr>
          <w:t>50</w:t>
        </w:r>
      </w:hyperlink>
      <w:r w:rsidR="006C0AC7">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Cligen simulation to produce 30 years of daily climate data for </w:t>
      </w:r>
      <w:commentRangeStart w:id="1"/>
      <w:r w:rsidR="00721C3B">
        <w:rPr>
          <w:rFonts w:ascii="Times New Roman" w:hAnsi="Times New Roman" w:cs="Times New Roman"/>
          <w:sz w:val="24"/>
          <w:szCs w:val="24"/>
        </w:rPr>
        <w:t>2</w:t>
      </w:r>
      <w:r w:rsidR="00AC22D2">
        <w:rPr>
          <w:rFonts w:ascii="Times New Roman" w:hAnsi="Times New Roman" w:cs="Times New Roman"/>
          <w:sz w:val="24"/>
          <w:szCs w:val="24"/>
        </w:rPr>
        <w:t>,</w:t>
      </w:r>
      <w:r w:rsidR="00721C3B">
        <w:rPr>
          <w:rFonts w:ascii="Times New Roman" w:hAnsi="Times New Roman" w:cs="Times New Roman"/>
          <w:sz w:val="24"/>
          <w:szCs w:val="24"/>
        </w:rPr>
        <w:t xml:space="preserve">648 stations </w:t>
      </w:r>
      <w:commentRangeEnd w:id="1"/>
      <w:r w:rsidR="001A7B16">
        <w:rPr>
          <w:rStyle w:val="CommentReference"/>
        </w:rPr>
        <w:commentReference w:id="1"/>
      </w:r>
      <w:r w:rsidR="00721C3B">
        <w:rPr>
          <w:rFonts w:ascii="Times New Roman" w:hAnsi="Times New Roman" w:cs="Times New Roman"/>
          <w:sz w:val="24"/>
          <w:szCs w:val="24"/>
        </w:rPr>
        <w:t>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The </w:t>
      </w:r>
      <w:r w:rsidR="00D93FB2">
        <w:rPr>
          <w:rFonts w:ascii="Times New Roman" w:hAnsi="Times New Roman" w:cs="Times New Roman"/>
          <w:sz w:val="24"/>
          <w:szCs w:val="24"/>
        </w:rPr>
        <w:t>number of Cligen stations provides</w:t>
      </w:r>
      <w:r w:rsidR="000027F1" w:rsidRPr="000027F1">
        <w:rPr>
          <w:rFonts w:ascii="Times New Roman" w:hAnsi="Times New Roman" w:cs="Times New Roman"/>
          <w:sz w:val="24"/>
          <w:szCs w:val="24"/>
        </w:rPr>
        <w:t xml:space="preserve"> rich spatial coverage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Cligen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simulation. Using database query language, exogenous climate model inputs are generated by calculating averages of Cligen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648 stations for each metric.</w:t>
      </w:r>
    </w:p>
    <w:p w14:paraId="6C1271DA" w14:textId="42247B53" w:rsidR="003A4B1B" w:rsidRDefault="0008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r w:rsidR="00412C64" w:rsidRPr="000E154D">
        <w:rPr>
          <w:rFonts w:ascii="Times New Roman" w:hAnsi="Times New Roman" w:cs="Times New Roman"/>
          <w:sz w:val="24"/>
          <w:szCs w:val="24"/>
          <w:vertAlign w:val="superscript"/>
        </w:rPr>
        <w:fldChar w:fldCharType="begin"/>
      </w:r>
      <w:r w:rsidR="00DA0295">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DA0295">
        <w:rPr>
          <w:rFonts w:ascii="Times New Roman" w:hAnsi="Times New Roman" w:cs="Times New Roman"/>
          <w:noProof/>
          <w:sz w:val="24"/>
          <w:szCs w:val="24"/>
          <w:vertAlign w:val="superscript"/>
        </w:rPr>
        <w:t>(</w:t>
      </w:r>
      <w:hyperlink w:anchor="_ENREF_49" w:tooltip="Soil Survey Staff - Natural Resources Conservation Service, (2013) #49" w:history="1">
        <w:r w:rsidR="00096D65">
          <w:rPr>
            <w:rFonts w:ascii="Times New Roman" w:hAnsi="Times New Roman" w:cs="Times New Roman"/>
            <w:noProof/>
            <w:sz w:val="24"/>
            <w:szCs w:val="24"/>
            <w:vertAlign w:val="superscript"/>
          </w:rPr>
          <w:t>49</w:t>
        </w:r>
      </w:hyperlink>
      <w:r w:rsidR="00DA0295">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r w:rsidR="005F28C5">
        <w:rPr>
          <w:rFonts w:ascii="Times New Roman" w:hAnsi="Times New Roman" w:cs="Times New Roman"/>
          <w:sz w:val="24"/>
          <w:szCs w:val="24"/>
        </w:rPr>
        <w:t xml:space="preserve">It </w:t>
      </w:r>
      <w:r w:rsidR="002E2BA5">
        <w:rPr>
          <w:rFonts w:ascii="Times New Roman" w:hAnsi="Times New Roman" w:cs="Times New Roman"/>
          <w:sz w:val="24"/>
          <w:szCs w:val="24"/>
        </w:rPr>
        <w:t xml:space="preserve">is a generalized 1:250,000 </w:t>
      </w:r>
      <w:r>
        <w:rPr>
          <w:rFonts w:ascii="Times New Roman" w:hAnsi="Times New Roman" w:cs="Times New Roman"/>
          <w:sz w:val="24"/>
          <w:szCs w:val="24"/>
        </w:rPr>
        <w:t>resolution soil dataset. STATSGO</w:t>
      </w:r>
      <w:r w:rsidR="00A26E86">
        <w:rPr>
          <w:rFonts w:ascii="Times New Roman" w:hAnsi="Times New Roman" w:cs="Times New Roman"/>
          <w:sz w:val="24"/>
          <w:szCs w:val="24"/>
        </w:rPr>
        <w:t>2</w:t>
      </w:r>
      <w:r w:rsidR="002E2BA5">
        <w:rPr>
          <w:rFonts w:ascii="Times New Roman" w:hAnsi="Times New Roman" w:cs="Times New Roman"/>
          <w:sz w:val="24"/>
          <w:szCs w:val="24"/>
        </w:rPr>
        <w:t xml:space="preserve"> data</w:t>
      </w:r>
      <w:r w:rsidR="00D57BCD">
        <w:rPr>
          <w:rFonts w:ascii="Times New Roman" w:hAnsi="Times New Roman" w:cs="Times New Roman"/>
          <w:sz w:val="24"/>
          <w:szCs w:val="24"/>
        </w:rPr>
        <w:t xml:space="preserve"> </w:t>
      </w:r>
      <w:r w:rsidR="00C0222D">
        <w:rPr>
          <w:rFonts w:ascii="Times New Roman" w:hAnsi="Times New Roman" w:cs="Times New Roman"/>
          <w:sz w:val="24"/>
          <w:szCs w:val="24"/>
        </w:rPr>
        <w:t xml:space="preserve">metrics are </w:t>
      </w:r>
      <w:r w:rsidR="00D57BCD">
        <w:rPr>
          <w:rFonts w:ascii="Times New Roman" w:hAnsi="Times New Roman" w:cs="Times New Roman"/>
          <w:sz w:val="24"/>
          <w:szCs w:val="24"/>
        </w:rPr>
        <w:t>queried based on the National Resource</w:t>
      </w:r>
      <w:r w:rsidR="00FC08CF">
        <w:rPr>
          <w:rFonts w:ascii="Times New Roman" w:hAnsi="Times New Roman" w:cs="Times New Roman"/>
          <w:sz w:val="24"/>
          <w:szCs w:val="24"/>
        </w:rPr>
        <w:t>s</w:t>
      </w:r>
      <w:r w:rsidR="00D57BCD">
        <w:rPr>
          <w:rFonts w:ascii="Times New Roman" w:hAnsi="Times New Roman" w:cs="Times New Roman"/>
          <w:sz w:val="24"/>
          <w:szCs w:val="24"/>
        </w:rPr>
        <w:t xml:space="preserve"> Conservation</w:t>
      </w:r>
      <w:r w:rsidR="00D93FB2">
        <w:rPr>
          <w:rFonts w:ascii="Times New Roman" w:hAnsi="Times New Roman" w:cs="Times New Roman"/>
          <w:sz w:val="24"/>
          <w:szCs w:val="24"/>
        </w:rPr>
        <w:t xml:space="preserve"> Service</w:t>
      </w:r>
      <w:r w:rsidR="00D57BCD">
        <w:rPr>
          <w:rFonts w:ascii="Times New Roman" w:hAnsi="Times New Roman" w:cs="Times New Roman"/>
          <w:sz w:val="24"/>
          <w:szCs w:val="24"/>
        </w:rPr>
        <w:t xml:space="preserve"> soil mapping unit</w:t>
      </w:r>
      <w:r w:rsidR="00C0222D">
        <w:rPr>
          <w:rFonts w:ascii="Times New Roman" w:hAnsi="Times New Roman" w:cs="Times New Roman"/>
          <w:sz w:val="24"/>
          <w:szCs w:val="24"/>
        </w:rPr>
        <w:t>s</w:t>
      </w:r>
      <w:r w:rsidR="00D57BCD">
        <w:rPr>
          <w:rFonts w:ascii="Times New Roman" w:hAnsi="Times New Roman" w:cs="Times New Roman"/>
          <w:sz w:val="24"/>
          <w:szCs w:val="24"/>
        </w:rPr>
        <w:t xml:space="preserve"> and spatially joined to the Cligen station locations. </w:t>
      </w:r>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r w:rsidR="008828CA">
        <w:rPr>
          <w:rFonts w:ascii="Times New Roman" w:hAnsi="Times New Roman" w:cs="Times New Roman"/>
          <w:sz w:val="24"/>
          <w:szCs w:val="24"/>
        </w:rPr>
        <w:t>C</w:t>
      </w:r>
      <w:r w:rsidR="00D57BCD">
        <w:rPr>
          <w:rFonts w:ascii="Times New Roman" w:hAnsi="Times New Roman" w:cs="Times New Roman"/>
          <w:sz w:val="24"/>
          <w:szCs w:val="24"/>
        </w:rPr>
        <w:t xml:space="preserve">ligen </w:t>
      </w:r>
      <w:r w:rsidR="000027F1">
        <w:rPr>
          <w:rFonts w:ascii="Times New Roman" w:hAnsi="Times New Roman" w:cs="Times New Roman"/>
          <w:sz w:val="24"/>
          <w:szCs w:val="24"/>
        </w:rPr>
        <w:t>soil mapping unit</w:t>
      </w:r>
      <w:r w:rsidR="002249FE">
        <w:rPr>
          <w:rFonts w:ascii="Times New Roman" w:hAnsi="Times New Roman" w:cs="Times New Roman"/>
          <w:sz w:val="24"/>
          <w:szCs w:val="24"/>
        </w:rPr>
        <w:t>,</w:t>
      </w:r>
      <w:r w:rsidR="000027F1">
        <w:rPr>
          <w:rFonts w:ascii="Times New Roman" w:hAnsi="Times New Roman" w:cs="Times New Roman"/>
          <w:sz w:val="24"/>
          <w:szCs w:val="24"/>
        </w:rPr>
        <w:t xml:space="preserve"> </w:t>
      </w:r>
      <w:r w:rsidR="00D57BCD">
        <w:rPr>
          <w:rFonts w:ascii="Times New Roman" w:hAnsi="Times New Roman" w:cs="Times New Roman"/>
          <w:sz w:val="24"/>
          <w:szCs w:val="24"/>
        </w:rPr>
        <w:t xml:space="preserve">and </w:t>
      </w:r>
      <w:r w:rsidR="000027F1">
        <w:rPr>
          <w:rFonts w:ascii="Times New Roman" w:hAnsi="Times New Roman" w:cs="Times New Roman"/>
          <w:sz w:val="24"/>
          <w:szCs w:val="24"/>
        </w:rPr>
        <w:t>the weighted average for unit is based on horizon thickness for the depth reported.</w:t>
      </w:r>
      <w:r w:rsidR="00D57BCD">
        <w:rPr>
          <w:rFonts w:ascii="Times New Roman" w:hAnsi="Times New Roman" w:cs="Times New Roman"/>
          <w:sz w:val="24"/>
          <w:szCs w:val="24"/>
        </w:rPr>
        <w:t xml:space="preserve"> </w:t>
      </w:r>
      <w:r w:rsidR="00C45A08">
        <w:rPr>
          <w:rFonts w:ascii="Times New Roman" w:hAnsi="Times New Roman" w:cs="Times New Roman"/>
          <w:sz w:val="24"/>
          <w:szCs w:val="24"/>
        </w:rPr>
        <w:t>STATSGO</w:t>
      </w:r>
      <w:r w:rsidR="00C0222D">
        <w:rPr>
          <w:rFonts w:ascii="Times New Roman" w:hAnsi="Times New Roman" w:cs="Times New Roman"/>
          <w:sz w:val="24"/>
          <w:szCs w:val="24"/>
        </w:rPr>
        <w:t>2</w:t>
      </w:r>
      <w:r w:rsidR="00C45A08">
        <w:rPr>
          <w:rFonts w:ascii="Times New Roman" w:hAnsi="Times New Roman" w:cs="Times New Roman"/>
          <w:sz w:val="24"/>
          <w:szCs w:val="24"/>
        </w:rPr>
        <w:t xml:space="preserve"> </w:t>
      </w:r>
      <w:r w:rsidR="0004685F">
        <w:rPr>
          <w:rFonts w:ascii="Times New Roman" w:hAnsi="Times New Roman" w:cs="Times New Roman"/>
          <w:sz w:val="24"/>
          <w:szCs w:val="24"/>
        </w:rPr>
        <w:t>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 which we</w:t>
      </w:r>
      <w:r w:rsidR="006021CC">
        <w:rPr>
          <w:rFonts w:ascii="Times New Roman" w:hAnsi="Times New Roman" w:cs="Times New Roman"/>
          <w:sz w:val="24"/>
          <w:szCs w:val="24"/>
        </w:rPr>
        <w:t xml:space="preserve"> calculated from </w:t>
      </w:r>
      <w:r w:rsidR="00D93FB2">
        <w:rPr>
          <w:rFonts w:ascii="Times New Roman" w:hAnsi="Times New Roman" w:cs="Times New Roman"/>
          <w:sz w:val="24"/>
          <w:szCs w:val="24"/>
        </w:rPr>
        <w:t xml:space="preserve">soil </w:t>
      </w:r>
      <w:r w:rsidR="00D93FB2">
        <w:rPr>
          <w:rFonts w:ascii="Times New Roman" w:hAnsi="Times New Roman" w:cs="Times New Roman"/>
          <w:sz w:val="24"/>
          <w:szCs w:val="24"/>
        </w:rPr>
        <w:lastRenderedPageBreak/>
        <w:t>physical</w:t>
      </w:r>
      <w:r w:rsidR="006021CC">
        <w:rPr>
          <w:rFonts w:ascii="Times New Roman" w:hAnsi="Times New Roman" w:cs="Times New Roman"/>
          <w:sz w:val="24"/>
          <w:szCs w:val="24"/>
        </w:rPr>
        <w:t xml:space="preserve"> properties</w:t>
      </w:r>
      <w:r w:rsidR="00494B7D">
        <w:rPr>
          <w:rFonts w:ascii="Times New Roman" w:hAnsi="Times New Roman" w:cs="Times New Roman"/>
          <w:sz w:val="24"/>
          <w:szCs w:val="24"/>
        </w:rPr>
        <w:t xml:space="preserve"> </w:t>
      </w:r>
      <w:r w:rsidR="00A26E86">
        <w:rPr>
          <w:rFonts w:ascii="Times New Roman" w:hAnsi="Times New Roman" w:cs="Times New Roman"/>
          <w:sz w:val="24"/>
          <w:szCs w:val="24"/>
        </w:rPr>
        <w:t xml:space="preserve">and </w:t>
      </w:r>
      <w:r w:rsidR="00D57BCD">
        <w:rPr>
          <w:rFonts w:ascii="Times New Roman" w:hAnsi="Times New Roman" w:cs="Times New Roman"/>
          <w:sz w:val="24"/>
          <w:szCs w:val="24"/>
        </w:rPr>
        <w:t>crop y</w:t>
      </w:r>
      <w:r w:rsidR="00D57BCD" w:rsidRPr="002E2BA5">
        <w:rPr>
          <w:rFonts w:ascii="Times New Roman" w:hAnsi="Times New Roman" w:cs="Times New Roman"/>
          <w:sz w:val="24"/>
          <w:szCs w:val="24"/>
        </w:rPr>
        <w:t>ields</w:t>
      </w:r>
      <w:r w:rsidR="009B60E4">
        <w:rPr>
          <w:rFonts w:ascii="Times New Roman" w:hAnsi="Times New Roman" w:cs="Times New Roman"/>
          <w:sz w:val="24"/>
          <w:szCs w:val="24"/>
        </w:rPr>
        <w:t xml:space="preserve"> (Mg ha</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A26E86">
        <w:rPr>
          <w:rFonts w:ascii="Times New Roman" w:hAnsi="Times New Roman" w:cs="Times New Roman"/>
          <w:sz w:val="24"/>
          <w:szCs w:val="24"/>
        </w:rPr>
        <w:t xml:space="preserve">. </w:t>
      </w:r>
      <w:ins w:id="2" w:author="NREL" w:date="2014-06-30T15:59:00Z">
        <w:r w:rsidR="004122B6">
          <w:rPr>
            <w:rFonts w:ascii="Times New Roman" w:hAnsi="Times New Roman" w:cs="Times New Roman"/>
            <w:sz w:val="24"/>
            <w:szCs w:val="24"/>
          </w:rPr>
          <w:t xml:space="preserve">As a default, we used the </w:t>
        </w:r>
      </w:ins>
      <w:del w:id="3" w:author="NREL" w:date="2014-06-30T15:59:00Z">
        <w:r w:rsidR="00B97520" w:rsidDel="004122B6">
          <w:rPr>
            <w:rFonts w:ascii="Times New Roman" w:hAnsi="Times New Roman" w:cs="Times New Roman"/>
            <w:sz w:val="24"/>
            <w:szCs w:val="24"/>
          </w:rPr>
          <w:delText>N</w:delText>
        </w:r>
      </w:del>
      <w:ins w:id="4" w:author="NREL" w:date="2014-06-30T15:59:00Z">
        <w:r w:rsidR="004122B6">
          <w:rPr>
            <w:rFonts w:ascii="Times New Roman" w:hAnsi="Times New Roman" w:cs="Times New Roman"/>
            <w:sz w:val="24"/>
            <w:szCs w:val="24"/>
          </w:rPr>
          <w:t>n</w:t>
        </w:r>
      </w:ins>
      <w:r w:rsidR="00B97520">
        <w:rPr>
          <w:rFonts w:ascii="Times New Roman" w:hAnsi="Times New Roman" w:cs="Times New Roman"/>
          <w:sz w:val="24"/>
          <w:szCs w:val="24"/>
        </w:rPr>
        <w:t>on-irrigated STATSGO</w:t>
      </w:r>
      <w:r w:rsidR="00D93FB2">
        <w:rPr>
          <w:rFonts w:ascii="Times New Roman" w:hAnsi="Times New Roman" w:cs="Times New Roman"/>
          <w:sz w:val="24"/>
          <w:szCs w:val="24"/>
        </w:rPr>
        <w:t>2</w:t>
      </w:r>
      <w:r w:rsidR="00B97520">
        <w:rPr>
          <w:rFonts w:ascii="Times New Roman" w:hAnsi="Times New Roman" w:cs="Times New Roman"/>
          <w:sz w:val="24"/>
          <w:szCs w:val="24"/>
        </w:rPr>
        <w:t xml:space="preserve"> crop yields </w:t>
      </w:r>
      <w:del w:id="5" w:author="NREL" w:date="2014-06-30T15:59:00Z">
        <w:r w:rsidR="00B97520" w:rsidDel="004122B6">
          <w:rPr>
            <w:rFonts w:ascii="Times New Roman" w:hAnsi="Times New Roman" w:cs="Times New Roman"/>
            <w:sz w:val="24"/>
            <w:szCs w:val="24"/>
          </w:rPr>
          <w:delText xml:space="preserve">were </w:delText>
        </w:r>
      </w:del>
      <w:ins w:id="6" w:author="NREL" w:date="2014-06-30T15:59:00Z">
        <w:r w:rsidR="004122B6">
          <w:rPr>
            <w:rFonts w:ascii="Times New Roman" w:hAnsi="Times New Roman" w:cs="Times New Roman"/>
            <w:sz w:val="24"/>
            <w:szCs w:val="24"/>
          </w:rPr>
          <w:t xml:space="preserve">and </w:t>
        </w:r>
      </w:ins>
      <w:r w:rsidR="00B97520">
        <w:rPr>
          <w:rFonts w:ascii="Times New Roman" w:hAnsi="Times New Roman" w:cs="Times New Roman"/>
          <w:sz w:val="24"/>
          <w:szCs w:val="24"/>
        </w:rPr>
        <w:t xml:space="preserve">aggregated </w:t>
      </w:r>
      <w:ins w:id="7" w:author="NREL" w:date="2014-06-30T15:59:00Z">
        <w:r w:rsidR="004122B6">
          <w:rPr>
            <w:rFonts w:ascii="Times New Roman" w:hAnsi="Times New Roman" w:cs="Times New Roman"/>
            <w:sz w:val="24"/>
            <w:szCs w:val="24"/>
          </w:rPr>
          <w:t xml:space="preserve">each </w:t>
        </w:r>
      </w:ins>
      <w:del w:id="8" w:author="NREL" w:date="2014-06-30T15:59:00Z">
        <w:r w:rsidR="00B97520" w:rsidDel="004122B6">
          <w:rPr>
            <w:rFonts w:ascii="Times New Roman" w:hAnsi="Times New Roman" w:cs="Times New Roman"/>
            <w:sz w:val="24"/>
            <w:szCs w:val="24"/>
          </w:rPr>
          <w:delText xml:space="preserve">by </w:delText>
        </w:r>
      </w:del>
      <w:r w:rsidR="00B97520">
        <w:rPr>
          <w:rFonts w:ascii="Times New Roman" w:hAnsi="Times New Roman" w:cs="Times New Roman"/>
          <w:sz w:val="24"/>
          <w:szCs w:val="24"/>
        </w:rPr>
        <w:t xml:space="preserve">crop type </w:t>
      </w:r>
      <w:del w:id="9" w:author="NREL" w:date="2014-06-30T16:00:00Z">
        <w:r w:rsidR="00B97520" w:rsidDel="004122B6">
          <w:rPr>
            <w:rFonts w:ascii="Times New Roman" w:hAnsi="Times New Roman" w:cs="Times New Roman"/>
            <w:sz w:val="24"/>
            <w:szCs w:val="24"/>
          </w:rPr>
          <w:delText>into energy feedstock crop</w:delText>
        </w:r>
      </w:del>
      <w:ins w:id="10" w:author="NREL" w:date="2014-06-30T16:00:00Z">
        <w:r w:rsidR="004122B6">
          <w:rPr>
            <w:rFonts w:ascii="Times New Roman" w:hAnsi="Times New Roman" w:cs="Times New Roman"/>
            <w:sz w:val="24"/>
            <w:szCs w:val="24"/>
          </w:rPr>
          <w:t>the following</w:t>
        </w:r>
      </w:ins>
      <w:r w:rsidR="00B97520">
        <w:rPr>
          <w:rFonts w:ascii="Times New Roman" w:hAnsi="Times New Roman" w:cs="Times New Roman"/>
          <w:sz w:val="24"/>
          <w:szCs w:val="24"/>
        </w:rPr>
        <w:t xml:space="preserve"> categories</w:t>
      </w:r>
      <w:ins w:id="11" w:author="NREL" w:date="2014-06-30T16:00:00Z">
        <w:r w:rsidR="004122B6">
          <w:rPr>
            <w:rFonts w:ascii="Times New Roman" w:hAnsi="Times New Roman" w:cs="Times New Roman"/>
            <w:sz w:val="24"/>
            <w:szCs w:val="24"/>
          </w:rPr>
          <w:t>:</w:t>
        </w:r>
      </w:ins>
      <w:del w:id="12" w:author="NREL" w:date="2014-06-30T16:00:00Z">
        <w:r w:rsidR="00102C00" w:rsidDel="004122B6">
          <w:rPr>
            <w:rFonts w:ascii="Times New Roman" w:hAnsi="Times New Roman" w:cs="Times New Roman"/>
            <w:sz w:val="24"/>
            <w:szCs w:val="24"/>
          </w:rPr>
          <w:delText>,</w:delText>
        </w:r>
        <w:r w:rsidR="00B97520" w:rsidDel="004122B6">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13" w:author="NREL" w:date="2014-06-30T16:00:00Z">
        <w:r w:rsidR="004122B6">
          <w:rPr>
            <w:rFonts w:ascii="Times New Roman" w:hAnsi="Times New Roman" w:cs="Times New Roman"/>
            <w:sz w:val="24"/>
            <w:szCs w:val="24"/>
          </w:rPr>
          <w:t>It should be emphasized that the model can accept yield data from any source that reports in SI units.</w:t>
        </w:r>
      </w:ins>
    </w:p>
    <w:p w14:paraId="1FD080DF" w14:textId="1DCF17E0" w:rsidR="00B97520" w:rsidRDefault="00BF0B12" w:rsidP="00B97520">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14" w:author="NREL" w:date="2014-06-30T15:55:00Z">
        <w:r w:rsidR="00721C3B" w:rsidRPr="00F82E1F" w:rsidDel="004122B6">
          <w:rPr>
            <w:rFonts w:ascii="Times New Roman" w:hAnsi="Times New Roman" w:cs="Times New Roman"/>
            <w:sz w:val="24"/>
            <w:szCs w:val="24"/>
          </w:rPr>
          <w:delText xml:space="preserve"> </w:delText>
        </w:r>
        <w:r w:rsidR="00721C3B" w:rsidDel="004122B6">
          <w:rPr>
            <w:rFonts w:ascii="Times New Roman" w:hAnsi="Times New Roman" w:cs="Times New Roman"/>
            <w:sz w:val="24"/>
            <w:szCs w:val="24"/>
          </w:rPr>
          <w:delText>crop planting and harvesting data.</w:delText>
        </w:r>
      </w:del>
      <w:r w:rsidR="00721C3B" w:rsidRPr="000E154D">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(NASS)&lt;/Author&gt;&lt;Year&gt;(2010)&lt;/Year&gt;&lt;RecNum&gt;107&lt;/RecNum&gt;&lt;DisplayText&gt;(54, 55)&lt;/DisplayText&gt;&lt;record&gt;&lt;rec-number&gt;107&lt;/rec-number&gt;&lt;foreign-keys&gt;&lt;key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&lt;/url&gt;&lt;/related-urls&gt;&lt;/urls&gt;&lt;/record&gt;&lt;/Cite&gt;&lt;Cite&gt;&lt;Author&gt;Buntin&lt;/Author&gt;&lt;Year&gt;(2013)&lt;/Year&gt;&lt;RecNum&gt;108&lt;/RecNum&gt;&lt;record&gt;&lt;rec-number&gt;108&lt;/rec-number&gt;&lt;foreign-keys&gt;&lt;key app="EN" db-id="vt0rsz0asdtxrzetxr0prw9eexvwt9wxe5tx"&gt;108&lt;/key&gt;&lt;/foreign-keys&gt;&lt;ref-type name="Edited Book"&gt;28&lt;/ref-type&gt;&lt;contributors&gt;&lt;authors&gt;&lt;author&gt;Buntin, G. David&lt;/author&gt;&lt;author&gt;Cunfer, Barry M.&lt;/author&gt;&lt;/authors&gt;&lt;/contributors&gt;&lt;titles&gt;&lt;title&gt;&lt;style face="italic" font="default" size="100%"&gt;Southern Small Grain: Resource Management Handbook&lt;/style&gt;&lt;/title&gt;&lt;/titles&gt;&lt;section&gt;80&lt;/section&gt;&lt;dates&gt;&lt;year&gt;(2013)&lt;/year&gt;&lt;/dates&gt;&lt;pub-location&gt;Athens, GA&lt;/pub-location&gt;&lt;publisher&gt;University of Georgia College of Agricultural and Environmental Sciences Cooperative Extension&lt;/publisher&gt;&lt;urls&gt;&lt;/urls&gt;&lt;/record&gt;&lt;/Cite&gt;&lt;/EndNote&gt;</w:instrText>
      </w:r>
      <w:r w:rsidR="00721C3B" w:rsidRPr="000E154D">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54" w:tooltip="National Agricultural Statistics Service (NASS), (2010) #107" w:history="1">
        <w:r w:rsidR="00096D65">
          <w:rPr>
            <w:rFonts w:ascii="Times New Roman" w:hAnsi="Times New Roman" w:cs="Times New Roman"/>
            <w:noProof/>
            <w:sz w:val="24"/>
            <w:szCs w:val="24"/>
            <w:vertAlign w:val="superscript"/>
          </w:rPr>
          <w:t>54</w:t>
        </w:r>
      </w:hyperlink>
      <w:r w:rsidR="006C0AC7">
        <w:rPr>
          <w:rFonts w:ascii="Times New Roman" w:hAnsi="Times New Roman" w:cs="Times New Roman"/>
          <w:noProof/>
          <w:sz w:val="24"/>
          <w:szCs w:val="24"/>
          <w:vertAlign w:val="superscript"/>
        </w:rPr>
        <w:t xml:space="preserve">, </w:t>
      </w:r>
      <w:hyperlink w:anchor="_ENREF_55" w:tooltip="Buntin, (2013) #108" w:history="1">
        <w:r w:rsidR="00096D65">
          <w:rPr>
            <w:rFonts w:ascii="Times New Roman" w:hAnsi="Times New Roman" w:cs="Times New Roman"/>
            <w:noProof/>
            <w:sz w:val="24"/>
            <w:szCs w:val="24"/>
            <w:vertAlign w:val="superscript"/>
          </w:rPr>
          <w:t>55</w:t>
        </w:r>
      </w:hyperlink>
      <w:r w:rsidR="006C0AC7">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r w:rsidR="000027F1">
        <w:rPr>
          <w:rFonts w:ascii="Times New Roman" w:hAnsi="Times New Roman" w:cs="Times New Roman"/>
          <w:sz w:val="24"/>
          <w:szCs w:val="24"/>
          <w:vertAlign w:val="superscript"/>
        </w:rPr>
        <w:t xml:space="preserve"> </w:t>
      </w:r>
      <w:del w:id="15" w:author="NREL" w:date="2014-06-30T15:55:00Z">
        <w:r w:rsidR="00102C00" w:rsidRPr="00B57B88" w:rsidDel="004122B6">
          <w:rPr>
            <w:rFonts w:ascii="Times New Roman" w:hAnsi="Times New Roman" w:cs="Times New Roman"/>
            <w:sz w:val="24"/>
            <w:szCs w:val="24"/>
          </w:rPr>
          <w:delText>We joined</w:delText>
        </w:r>
        <w:r w:rsidR="00102C00" w:rsidDel="004122B6">
          <w:rPr>
            <w:rFonts w:ascii="Times New Roman" w:hAnsi="Times New Roman" w:cs="Times New Roman"/>
            <w:sz w:val="24"/>
            <w:szCs w:val="24"/>
            <w:vertAlign w:val="superscript"/>
          </w:rPr>
          <w:delText xml:space="preserve"> </w:delText>
        </w:r>
        <w:r w:rsidR="00161DDB" w:rsidDel="004122B6">
          <w:rPr>
            <w:rFonts w:ascii="Times New Roman" w:hAnsi="Times New Roman" w:cs="Times New Roman"/>
            <w:sz w:val="24"/>
            <w:szCs w:val="24"/>
            <w:vertAlign w:val="superscript"/>
          </w:rPr>
          <w:delText xml:space="preserve">crop </w:delText>
        </w:r>
      </w:del>
      <w:ins w:id="16" w:author="NREL" w:date="2014-06-30T15:55:00Z">
        <w:r w:rsidR="004122B6">
          <w:rPr>
            <w:rFonts w:ascii="Times New Roman" w:hAnsi="Times New Roman" w:cs="Times New Roman"/>
            <w:sz w:val="24"/>
            <w:szCs w:val="24"/>
            <w:vertAlign w:val="superscript"/>
          </w:rPr>
          <w:t xml:space="preserve"> </w:t>
        </w:r>
        <w:r w:rsidR="004122B6">
          <w:rPr>
            <w:rFonts w:ascii="Times New Roman" w:hAnsi="Times New Roman" w:cs="Times New Roman"/>
            <w:sz w:val="24"/>
            <w:szCs w:val="24"/>
          </w:rPr>
          <w:t xml:space="preserve">and joins the </w:t>
        </w:r>
      </w:ins>
      <w:r w:rsidR="00102C00">
        <w:rPr>
          <w:rFonts w:ascii="Times New Roman" w:hAnsi="Times New Roman" w:cs="Times New Roman"/>
          <w:sz w:val="24"/>
          <w:szCs w:val="24"/>
        </w:rPr>
        <w:t>p</w:t>
      </w:r>
      <w:r w:rsidR="00B97520">
        <w:rPr>
          <w:rFonts w:ascii="Times New Roman" w:hAnsi="Times New Roman" w:cs="Times New Roman"/>
          <w:sz w:val="24"/>
          <w:szCs w:val="24"/>
        </w:rPr>
        <w:t xml:space="preserve">lanting and harvesting dates </w:t>
      </w:r>
      <w:del w:id="17" w:author="NREL" w:date="2014-06-30T15:55:00Z">
        <w:r w:rsidR="00B97520" w:rsidDel="004122B6">
          <w:rPr>
            <w:rFonts w:ascii="Times New Roman" w:hAnsi="Times New Roman" w:cs="Times New Roman"/>
            <w:sz w:val="24"/>
            <w:szCs w:val="24"/>
          </w:rPr>
          <w:delText xml:space="preserve">from the USDA </w:delText>
        </w:r>
      </w:del>
      <w:r w:rsidR="00B97520">
        <w:rPr>
          <w:rFonts w:ascii="Times New Roman" w:hAnsi="Times New Roman" w:cs="Times New Roman"/>
          <w:sz w:val="24"/>
          <w:szCs w:val="24"/>
        </w:rPr>
        <w:t>to the Cligen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as exogenous inputs</w:t>
      </w:r>
      <w:ins w:id="18" w:author="NREL" w:date="2014-06-30T15:55:00Z">
        <w:r w:rsidR="004122B6">
          <w:rPr>
            <w:rFonts w:ascii="Times New Roman" w:hAnsi="Times New Roman" w:cs="Times New Roman"/>
            <w:sz w:val="24"/>
            <w:szCs w:val="24"/>
          </w:rPr>
          <w:t xml:space="preserve"> for calculating the crop coefficients (see </w:t>
        </w:r>
      </w:ins>
      <w:ins w:id="19" w:author="NREL" w:date="2014-06-30T15:58:00Z">
        <w:r w:rsidR="004122B6">
          <w:rPr>
            <w:rFonts w:ascii="Times New Roman" w:hAnsi="Times New Roman" w:cs="Times New Roman"/>
            <w:sz w:val="24"/>
            <w:szCs w:val="24"/>
          </w:rPr>
          <w:t xml:space="preserve">section 3.3 </w:t>
        </w:r>
      </w:ins>
      <w:ins w:id="20" w:author="NREL" w:date="2014-06-30T15:55:00Z">
        <w:r w:rsidR="004122B6">
          <w:rPr>
            <w:rFonts w:ascii="Times New Roman" w:hAnsi="Times New Roman" w:cs="Times New Roman"/>
            <w:sz w:val="24"/>
            <w:szCs w:val="24"/>
          </w:rPr>
          <w:t>below).</w:t>
        </w:r>
      </w:ins>
      <w:del w:id="21" w:author="NREL" w:date="2014-06-30T15:56:00Z">
        <w:r w:rsidR="00B97520" w:rsidDel="004122B6">
          <w:rPr>
            <w:rFonts w:ascii="Times New Roman" w:hAnsi="Times New Roman" w:cs="Times New Roman"/>
            <w:sz w:val="24"/>
            <w:szCs w:val="24"/>
          </w:rPr>
          <w:delText xml:space="preserve"> in </w:delText>
        </w:r>
        <w:r w:rsidR="003F37C4" w:rsidDel="004122B6">
          <w:rPr>
            <w:rFonts w:ascii="Times New Roman" w:hAnsi="Times New Roman" w:cs="Times New Roman"/>
            <w:sz w:val="24"/>
            <w:szCs w:val="24"/>
          </w:rPr>
          <w:delText>BioSpatial H</w:delText>
        </w:r>
        <w:r w:rsidR="003F37C4" w:rsidRPr="00612EA9" w:rsidDel="004122B6">
          <w:rPr>
            <w:rFonts w:ascii="Times New Roman" w:hAnsi="Times New Roman" w:cs="Times New Roman"/>
            <w:sz w:val="24"/>
            <w:szCs w:val="24"/>
            <w:vertAlign w:val="subscript"/>
          </w:rPr>
          <w:delText>2</w:delText>
        </w:r>
        <w:r w:rsidR="003F37C4" w:rsidDel="004122B6">
          <w:rPr>
            <w:rFonts w:ascii="Times New Roman" w:hAnsi="Times New Roman" w:cs="Times New Roman"/>
            <w:sz w:val="24"/>
            <w:szCs w:val="24"/>
          </w:rPr>
          <w:delText>O</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730DC4F3" w:rsidR="005662BB" w:rsidRDefault="005662BB"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While improvements on existing research, 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datasets are limited in several key respects. </w:t>
      </w:r>
      <w:r w:rsidR="00923376">
        <w:rPr>
          <w:rFonts w:ascii="Times New Roman" w:hAnsi="Times New Roman" w:cs="Times New Roman"/>
          <w:sz w:val="24"/>
          <w:szCs w:val="24"/>
        </w:rPr>
        <w:t>The datasets available for operating 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ns where they are grown, but no</w:t>
      </w:r>
      <w:r w:rsidR="00923376">
        <w:rPr>
          <w:rFonts w:ascii="Times New Roman" w:hAnsi="Times New Roman" w:cs="Times New Roman"/>
          <w:sz w:val="24"/>
          <w:szCs w:val="24"/>
        </w:rPr>
        <w:t xml:space="preserve"> data is available because they </w:t>
      </w:r>
      <w:r>
        <w:rPr>
          <w:rFonts w:ascii="Times New Roman" w:hAnsi="Times New Roman" w:cs="Times New Roman"/>
          <w:sz w:val="24"/>
          <w:szCs w:val="24"/>
        </w:rPr>
        <w:t xml:space="preserve">are </w:t>
      </w:r>
      <w:r w:rsidR="00923376">
        <w:rPr>
          <w:rFonts w:ascii="Times New Roman" w:hAnsi="Times New Roman" w:cs="Times New Roman"/>
          <w:sz w:val="24"/>
          <w:szCs w:val="24"/>
        </w:rPr>
        <w:t xml:space="preserve">grown intermittently. Another issue is that Cligen climate data are based on a location sampling driven by available stations. This contrasts with STATSGO2 data, which are relatively high resolution and completely cover most of the continental United States. Cligen station coverage of the United States is relatively complete (i.e., a dozen stations in each state), but that does not preclude bias introduced by </w:t>
      </w:r>
      <w:r w:rsidR="00D238C4">
        <w:rPr>
          <w:rFonts w:ascii="Times New Roman" w:hAnsi="Times New Roman" w:cs="Times New Roman"/>
          <w:sz w:val="24"/>
          <w:szCs w:val="24"/>
        </w:rPr>
        <w:t xml:space="preserve">the number of </w:t>
      </w:r>
      <w:r w:rsidR="00923376">
        <w:rPr>
          <w:rFonts w:ascii="Times New Roman" w:hAnsi="Times New Roman" w:cs="Times New Roman"/>
          <w:sz w:val="24"/>
          <w:szCs w:val="24"/>
        </w:rPr>
        <w:t>stations available</w:t>
      </w:r>
      <w:r w:rsidR="00D238C4">
        <w:rPr>
          <w:rFonts w:ascii="Times New Roman" w:hAnsi="Times New Roman" w:cs="Times New Roman"/>
          <w:sz w:val="24"/>
          <w:szCs w:val="24"/>
        </w:rPr>
        <w:t xml:space="preserve"> over a geographic area</w:t>
      </w:r>
      <w:r w:rsidR="00923376">
        <w:rPr>
          <w:rFonts w:ascii="Times New Roman" w:hAnsi="Times New Roman" w:cs="Times New Roman"/>
          <w:sz w:val="24"/>
          <w:szCs w:val="24"/>
        </w:rPr>
        <w:t>. County, state, and national estimates might be biased by the station sampling of the local climate if coverage is low or clustered in a particular area. Harvest and planting date data is also not as complete as available Cligen stations, so the actual stations in use for each crop category will vary</w:t>
      </w:r>
      <w:r w:rsidR="00D238C4">
        <w:rPr>
          <w:rFonts w:ascii="Times New Roman" w:hAnsi="Times New Roman" w:cs="Times New Roman"/>
          <w:sz w:val="24"/>
          <w:szCs w:val="24"/>
        </w:rPr>
        <w:t xml:space="preserve"> by </w:t>
      </w:r>
      <w:r w:rsidR="00D238C4">
        <w:rPr>
          <w:rFonts w:ascii="Times New Roman" w:hAnsi="Times New Roman" w:cs="Times New Roman"/>
          <w:sz w:val="24"/>
          <w:szCs w:val="24"/>
        </w:rPr>
        <w:lastRenderedPageBreak/>
        <w:t>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 xml:space="preserve">described and next section </w:t>
      </w:r>
      <w:r>
        <w:rPr>
          <w:rFonts w:ascii="Times New Roman" w:hAnsi="Times New Roman" w:cs="Times New Roman"/>
          <w:sz w:val="24"/>
          <w:szCs w:val="24"/>
        </w:rPr>
        <w:t>and would not be as easily modified by users inexperienced in database management and model automation.</w:t>
      </w:r>
    </w:p>
    <w:p w14:paraId="09926C15" w14:textId="0543C8D1" w:rsidR="003A4B1B" w:rsidRPr="00224A5E" w:rsidRDefault="00B9794E" w:rsidP="00096D65">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143D9CAF" wp14:editId="495B3246">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B57EEA">
        <w:rPr>
          <w:rFonts w:ascii="Times New Roman" w:hAnsi="Times New Roman" w:cs="Times New Roman"/>
          <w:b/>
          <w:sz w:val="24"/>
          <w:szCs w:val="24"/>
        </w:rPr>
        <w:t>Figure 2.</w:t>
      </w:r>
      <w:r w:rsidR="003A4B1B" w:rsidRPr="00224A5E">
        <w:rPr>
          <w:rFonts w:ascii="Times New Roman" w:hAnsi="Times New Roman" w:cs="Times New Roman"/>
          <w:b/>
          <w:sz w:val="24"/>
          <w:szCs w:val="24"/>
        </w:rPr>
        <w:t xml:space="preserve"> </w:t>
      </w:r>
      <w:r w:rsidR="00224A5E">
        <w:rPr>
          <w:rFonts w:ascii="Times New Roman" w:hAnsi="Times New Roman" w:cs="Times New Roman"/>
          <w:sz w:val="24"/>
          <w:szCs w:val="24"/>
        </w:rPr>
        <w:t>Water f</w:t>
      </w:r>
      <w:r w:rsidR="003A4B1B" w:rsidRPr="00224A5E">
        <w:rPr>
          <w:rFonts w:ascii="Times New Roman" w:hAnsi="Times New Roman" w:cs="Times New Roman"/>
          <w:sz w:val="24"/>
          <w:szCs w:val="24"/>
        </w:rPr>
        <w:t xml:space="preserve">ootprinting </w:t>
      </w:r>
      <w:r w:rsidR="00224A5E">
        <w:rPr>
          <w:rFonts w:ascii="Times New Roman" w:hAnsi="Times New Roman" w:cs="Times New Roman"/>
          <w:sz w:val="24"/>
          <w:szCs w:val="24"/>
        </w:rPr>
        <w:t>m</w:t>
      </w:r>
      <w:r w:rsidR="00396543" w:rsidRPr="00224A5E">
        <w:rPr>
          <w:rFonts w:ascii="Times New Roman" w:hAnsi="Times New Roman" w:cs="Times New Roman"/>
          <w:sz w:val="24"/>
          <w:szCs w:val="24"/>
        </w:rPr>
        <w:t>odel</w:t>
      </w:r>
      <w:r w:rsidR="00224A5E">
        <w:rPr>
          <w:rFonts w:ascii="Times New Roman" w:hAnsi="Times New Roman" w:cs="Times New Roman"/>
          <w:sz w:val="24"/>
          <w:szCs w:val="24"/>
        </w:rPr>
        <w:t>, data processing</w:t>
      </w:r>
      <w:r w:rsidR="00882C7E">
        <w:rPr>
          <w:rFonts w:ascii="Times New Roman" w:hAnsi="Times New Roman" w:cs="Times New Roman"/>
          <w:sz w:val="24"/>
          <w:szCs w:val="24"/>
        </w:rPr>
        <w:t>,</w:t>
      </w:r>
      <w:r w:rsidR="00224A5E">
        <w:rPr>
          <w:rFonts w:ascii="Times New Roman" w:hAnsi="Times New Roman" w:cs="Times New Roman"/>
          <w:sz w:val="24"/>
          <w:szCs w:val="24"/>
        </w:rPr>
        <w:t xml:space="preserve"> and management d</w:t>
      </w:r>
      <w:r w:rsidR="003A4B1B" w:rsidRPr="00224A5E">
        <w:rPr>
          <w:rFonts w:ascii="Times New Roman" w:hAnsi="Times New Roman" w:cs="Times New Roman"/>
          <w:sz w:val="24"/>
          <w:szCs w:val="24"/>
        </w:rPr>
        <w:t>iagram.</w:t>
      </w:r>
    </w:p>
    <w:p w14:paraId="19893526" w14:textId="1A67CFC9"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p>
    <w:p w14:paraId="2686A9B2" w14:textId="735E8AE0" w:rsidR="00D0323B" w:rsidRPr="00566E7F" w:rsidRDefault="005662BB" w:rsidP="00D0323B">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Pen</w:t>
      </w:r>
      <w:r w:rsidRPr="001626FE">
        <w:rPr>
          <w:rFonts w:ascii="Times New Roman" w:hAnsi="Times New Roman" w:cs="Times New Roman"/>
          <w:sz w:val="24"/>
          <w:szCs w:val="24"/>
        </w:rPr>
        <w:t>man-Monteith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3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 Blue water consumption (M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of agri</w:t>
      </w:r>
      <w:r w:rsidR="00D0323B">
        <w:rPr>
          <w:rFonts w:ascii="Times New Roman" w:hAnsi="Times New Roman" w:cs="Times New Roman"/>
          <w:sz w:val="24"/>
          <w:szCs w:val="24"/>
        </w:rPr>
        <w:t>cultural feedstock is estimated using</w:t>
      </w:r>
      <w:r w:rsidR="00D0323B" w:rsidRPr="00566E7F">
        <w:rPr>
          <w:rFonts w:ascii="Times New Roman" w:hAnsi="Times New Roman" w:cs="Times New Roman"/>
          <w:sz w:val="24"/>
          <w:szCs w:val="24"/>
        </w:rPr>
        <w:t xml:space="preserve"> yields and 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ins w:id="22" w:author="NREL" w:date="2014-06-30T16:38:00Z">
        <w:r w:rsidR="005777E7">
          <w:rPr>
            <w:rFonts w:ascii="Times New Roman" w:hAnsi="Times New Roman" w:cs="Times New Roman"/>
            <w:sz w:val="24"/>
            <w:szCs w:val="24"/>
          </w:rPr>
          <w:t xml:space="preserve">It should be noted that the blue water foot print, as calculated in this </w:t>
        </w:r>
        <w:r w:rsidR="005777E7">
          <w:rPr>
            <w:rFonts w:ascii="Times New Roman" w:hAnsi="Times New Roman" w:cs="Times New Roman"/>
            <w:sz w:val="24"/>
            <w:szCs w:val="24"/>
          </w:rPr>
          <w:lastRenderedPageBreak/>
          <w:t xml:space="preserve">model, is </w:t>
        </w:r>
      </w:ins>
      <w:ins w:id="23" w:author="NREL" w:date="2014-06-30T16:43:00Z">
        <w:r w:rsidR="005777E7">
          <w:rPr>
            <w:rFonts w:ascii="Times New Roman" w:hAnsi="Times New Roman" w:cs="Times New Roman"/>
            <w:sz w:val="24"/>
            <w:szCs w:val="24"/>
          </w:rPr>
          <w:t>affected by</w:t>
        </w:r>
      </w:ins>
      <w:ins w:id="24" w:author="NREL" w:date="2014-06-30T16:38:00Z">
        <w:r w:rsidR="005777E7">
          <w:rPr>
            <w:rFonts w:ascii="Times New Roman" w:hAnsi="Times New Roman" w:cs="Times New Roman"/>
            <w:sz w:val="24"/>
            <w:szCs w:val="24"/>
          </w:rPr>
          <w:t xml:space="preserve"> an assumed tolerance to crop yield loss. For purposes of illustration, we have </w:t>
        </w:r>
      </w:ins>
      <w:ins w:id="25" w:author="NREL" w:date="2014-06-30T16:54:00Z">
        <w:r w:rsidR="00BB0EA6">
          <w:rPr>
            <w:rFonts w:ascii="Times New Roman" w:hAnsi="Times New Roman" w:cs="Times New Roman"/>
            <w:sz w:val="24"/>
            <w:szCs w:val="24"/>
          </w:rPr>
          <w:t xml:space="preserve">assumed </w:t>
        </w:r>
      </w:ins>
      <w:ins w:id="26" w:author="NREL" w:date="2014-06-30T16:38:00Z">
        <w:r w:rsidR="005777E7">
          <w:rPr>
            <w:rFonts w:ascii="Times New Roman" w:hAnsi="Times New Roman" w:cs="Times New Roman"/>
            <w:sz w:val="24"/>
            <w:szCs w:val="24"/>
          </w:rPr>
          <w:t xml:space="preserve">this parameter to be zero; in </w:t>
        </w:r>
      </w:ins>
      <w:ins w:id="27" w:author="NREL" w:date="2014-06-30T16:54:00Z">
        <w:r w:rsidR="00BB0EA6">
          <w:rPr>
            <w:rFonts w:ascii="Times New Roman" w:hAnsi="Times New Roman" w:cs="Times New Roman"/>
            <w:sz w:val="24"/>
            <w:szCs w:val="24"/>
          </w:rPr>
          <w:t>other words</w:t>
        </w:r>
      </w:ins>
      <w:ins w:id="28" w:author="NREL" w:date="2014-06-30T16:38:00Z">
        <w:r w:rsidR="005777E7">
          <w:rPr>
            <w:rFonts w:ascii="Times New Roman" w:hAnsi="Times New Roman" w:cs="Times New Roman"/>
            <w:sz w:val="24"/>
            <w:szCs w:val="24"/>
          </w:rPr>
          <w:t xml:space="preserve"> we assume that there is no </w:t>
        </w:r>
      </w:ins>
      <w:ins w:id="29" w:author="NREL" w:date="2014-06-30T16:40:00Z">
        <w:r w:rsidR="005777E7">
          <w:rPr>
            <w:rFonts w:ascii="Times New Roman" w:hAnsi="Times New Roman" w:cs="Times New Roman"/>
            <w:sz w:val="24"/>
            <w:szCs w:val="24"/>
          </w:rPr>
          <w:t>tolerance</w:t>
        </w:r>
      </w:ins>
      <w:ins w:id="30" w:author="NREL" w:date="2014-06-30T16:38:00Z">
        <w:r w:rsidR="005777E7">
          <w:rPr>
            <w:rFonts w:ascii="Times New Roman" w:hAnsi="Times New Roman" w:cs="Times New Roman"/>
            <w:sz w:val="24"/>
            <w:szCs w:val="24"/>
          </w:rPr>
          <w:t xml:space="preserve"> </w:t>
        </w:r>
      </w:ins>
      <w:ins w:id="31" w:author="NREL" w:date="2014-06-30T16:40:00Z">
        <w:r w:rsidR="005777E7">
          <w:rPr>
            <w:rFonts w:ascii="Times New Roman" w:hAnsi="Times New Roman" w:cs="Times New Roman"/>
            <w:sz w:val="24"/>
            <w:szCs w:val="24"/>
          </w:rPr>
          <w:t xml:space="preserve">to yield reduction and thus the blue water values reported should be viewed as maxima. In practice, however, </w:t>
        </w:r>
      </w:ins>
      <w:ins w:id="32" w:author="NREL" w:date="2014-06-30T16:41:00Z">
        <w:r w:rsidR="005777E7">
          <w:rPr>
            <w:rFonts w:ascii="Times New Roman" w:hAnsi="Times New Roman" w:cs="Times New Roman"/>
            <w:sz w:val="24"/>
            <w:szCs w:val="24"/>
          </w:rPr>
          <w:t xml:space="preserve">there will be some level of tolerance to yield loss. </w:t>
        </w:r>
      </w:ins>
      <w:ins w:id="33" w:author="NREL" w:date="2014-06-30T16:58:00Z">
        <w:r w:rsidR="00BB0EA6">
          <w:rPr>
            <w:rFonts w:ascii="Times New Roman" w:hAnsi="Times New Roman" w:cs="Times New Roman"/>
            <w:sz w:val="24"/>
            <w:szCs w:val="24"/>
          </w:rPr>
          <w:t xml:space="preserve">As opposed to a yield maximizing model, which is our default case, the model could be easily modified to be water maximizing with the appropriate data. </w:t>
        </w:r>
      </w:ins>
      <w:r w:rsidR="00D0323B" w:rsidRPr="00566E7F">
        <w:rPr>
          <w:rFonts w:ascii="Times New Roman" w:hAnsi="Times New Roman" w:cs="Times New Roman"/>
          <w:sz w:val="24"/>
          <w:szCs w:val="24"/>
        </w:rPr>
        <w:t xml:space="preserve">Green water </w:t>
      </w:r>
      <w:r w:rsidR="00D0323B">
        <w:rPr>
          <w:rFonts w:ascii="Times New Roman" w:hAnsi="Times New Roman" w:cs="Times New Roman"/>
          <w:sz w:val="24"/>
          <w:szCs w:val="24"/>
        </w:rPr>
        <w:t>(M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 xml:space="preserve">is determined by the available soil water </w:t>
      </w:r>
      <w:r w:rsidR="00D0323B">
        <w:rPr>
          <w:rFonts w:ascii="Times New Roman" w:hAnsi="Times New Roman" w:cs="Times New Roman"/>
          <w:sz w:val="24"/>
          <w:szCs w:val="24"/>
        </w:rPr>
        <w:t xml:space="preserve">and </w:t>
      </w:r>
      <w:r w:rsidR="00D0323B" w:rsidRPr="00566E7F">
        <w:rPr>
          <w:rFonts w:ascii="Times New Roman" w:hAnsi="Times New Roman" w:cs="Times New Roman"/>
          <w:sz w:val="24"/>
          <w:szCs w:val="24"/>
        </w:rPr>
        <w:t>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r w:rsidR="00D0323B">
        <w:rPr>
          <w:rFonts w:ascii="Times New Roman" w:hAnsi="Times New Roman" w:cs="Times New Roman"/>
          <w:sz w:val="24"/>
          <w:szCs w:val="24"/>
        </w:rPr>
        <w:t xml:space="preserve">Available soil water is constrained </w:t>
      </w:r>
      <w:r w:rsidR="00D0323B" w:rsidRPr="00566E7F">
        <w:rPr>
          <w:rFonts w:ascii="Times New Roman" w:hAnsi="Times New Roman" w:cs="Times New Roman"/>
          <w:sz w:val="24"/>
          <w:szCs w:val="24"/>
        </w:rPr>
        <w:t>as determined by average precipitation and soil texture</w:t>
      </w:r>
      <w:r w:rsidR="00D0323B">
        <w:rPr>
          <w:rFonts w:ascii="Times New Roman" w:hAnsi="Times New Roman" w:cs="Times New Roman"/>
          <w:sz w:val="24"/>
          <w:szCs w:val="24"/>
        </w:rPr>
        <w:t>.</w:t>
      </w:r>
      <w:r w:rsidR="00D0323B" w:rsidRPr="00566E7F">
        <w:rPr>
          <w:rFonts w:ascii="Times New Roman" w:hAnsi="Times New Roman" w:cs="Times New Roman"/>
          <w:sz w:val="24"/>
          <w:szCs w:val="24"/>
        </w:rPr>
        <w:t xml:space="preserve"> </w:t>
      </w:r>
      <w:r w:rsidR="00D0323B">
        <w:rPr>
          <w:rFonts w:ascii="Times New Roman" w:hAnsi="Times New Roman" w:cs="Times New Roman"/>
          <w:sz w:val="24"/>
          <w:szCs w:val="24"/>
        </w:rPr>
        <w:t>Crop e</w:t>
      </w:r>
      <w:r w:rsidR="00D0323B" w:rsidRPr="00566E7F">
        <w:rPr>
          <w:rFonts w:ascii="Times New Roman" w:hAnsi="Times New Roman" w:cs="Times New Roman"/>
          <w:sz w:val="24"/>
          <w:szCs w:val="24"/>
        </w:rPr>
        <w:t>vapot</w:t>
      </w:r>
      <w:r w:rsidR="00D0323B">
        <w:rPr>
          <w:rFonts w:ascii="Times New Roman" w:hAnsi="Times New Roman" w:cs="Times New Roman"/>
          <w:sz w:val="24"/>
          <w:szCs w:val="24"/>
        </w:rPr>
        <w:t xml:space="preserve">ranspiration is calculated based on an evapotranspiration reference surface and an endogenous or exogenous </w:t>
      </w:r>
      <w:r w:rsidR="009F7DEA">
        <w:rPr>
          <w:rFonts w:ascii="Times New Roman" w:hAnsi="Times New Roman" w:cs="Times New Roman"/>
          <w:sz w:val="24"/>
          <w:szCs w:val="24"/>
        </w:rPr>
        <w:t xml:space="preserve">(user-defined) </w:t>
      </w:r>
      <w:r w:rsidR="00D0323B">
        <w:rPr>
          <w:rFonts w:ascii="Times New Roman" w:hAnsi="Times New Roman" w:cs="Times New Roman"/>
          <w:sz w:val="24"/>
          <w:szCs w:val="24"/>
        </w:rPr>
        <w:t>crop coefficient</w:t>
      </w:r>
      <w:r w:rsidR="00D0323B" w:rsidRPr="00566E7F">
        <w:rPr>
          <w:rFonts w:ascii="Times New Roman" w:hAnsi="Times New Roman" w:cs="Times New Roman"/>
          <w:sz w:val="24"/>
          <w:szCs w:val="24"/>
        </w:rPr>
        <w:t>.</w:t>
      </w:r>
      <w:r w:rsidR="00D0323B">
        <w:rPr>
          <w:rFonts w:ascii="Times New Roman" w:hAnsi="Times New Roman" w:cs="Times New Roman"/>
          <w:sz w:val="24"/>
          <w:szCs w:val="24"/>
        </w:rPr>
        <w:t xml:space="preserve"> </w:t>
      </w:r>
      <w:ins w:id="34" w:author="NREL" w:date="2014-06-30T15:41:00Z">
        <w:r w:rsidR="001B48D2">
          <w:rPr>
            <w:rFonts w:ascii="Times New Roman" w:hAnsi="Times New Roman" w:cs="Times New Roman"/>
            <w:sz w:val="24"/>
            <w:szCs w:val="24"/>
          </w:rPr>
          <w:t xml:space="preserve">For the endogenous crop coefficient calculation, the model uses the single crop </w:t>
        </w:r>
      </w:ins>
      <w:ins w:id="35" w:author="NREL" w:date="2014-06-30T15:42:00Z">
        <w:r w:rsidR="001B48D2">
          <w:rPr>
            <w:rFonts w:ascii="Times New Roman" w:hAnsi="Times New Roman" w:cs="Times New Roman"/>
            <w:sz w:val="24"/>
            <w:szCs w:val="24"/>
          </w:rPr>
          <w:t>coefficient approach as outlined in Chapter 6 of FAO paper number 56 (</w:t>
        </w:r>
      </w:ins>
      <w:ins w:id="36" w:author="NREL" w:date="2014-06-30T15:43:00Z">
        <w:r w:rsidR="001B48D2" w:rsidRPr="001B48D2">
          <w:rPr>
            <w:rFonts w:ascii="Times New Roman" w:hAnsi="Times New Roman" w:cs="Times New Roman"/>
            <w:sz w:val="24"/>
            <w:szCs w:val="24"/>
            <w:highlight w:val="yellow"/>
            <w:rPrChange w:id="37" w:author="NREL" w:date="2014-06-30T15:44:00Z">
              <w:rPr>
                <w:rFonts w:ascii="Times New Roman" w:hAnsi="Times New Roman" w:cs="Times New Roman"/>
                <w:sz w:val="24"/>
                <w:szCs w:val="24"/>
              </w:rPr>
            </w:rPrChange>
          </w:rPr>
          <w:t>Add reference here</w:t>
        </w:r>
        <w:r w:rsidR="001B48D2">
          <w:rPr>
            <w:rFonts w:ascii="Times New Roman" w:hAnsi="Times New Roman" w:cs="Times New Roman"/>
            <w:sz w:val="24"/>
            <w:szCs w:val="24"/>
          </w:rPr>
          <w:t>).</w:t>
        </w:r>
      </w:ins>
      <w:del w:id="38" w:author="NREL" w:date="2014-06-30T15:44:00Z">
        <w:r w:rsidR="00D0323B" w:rsidDel="001B48D2">
          <w:rPr>
            <w:rFonts w:ascii="Times New Roman" w:hAnsi="Times New Roman" w:cs="Times New Roman"/>
            <w:sz w:val="24"/>
            <w:szCs w:val="24"/>
          </w:rPr>
          <w:delText xml:space="preserve">Behind the crop coefficient curve and reference surface calculations </w:delText>
        </w:r>
        <w:r w:rsidR="00882C7E" w:rsidDel="001B48D2">
          <w:rPr>
            <w:rFonts w:ascii="Times New Roman" w:hAnsi="Times New Roman" w:cs="Times New Roman"/>
            <w:sz w:val="24"/>
            <w:szCs w:val="24"/>
          </w:rPr>
          <w:delText xml:space="preserve">are </w:delText>
        </w:r>
        <w:r w:rsidR="00D0323B" w:rsidDel="001B48D2">
          <w:rPr>
            <w:rFonts w:ascii="Times New Roman" w:hAnsi="Times New Roman" w:cs="Times New Roman"/>
            <w:sz w:val="24"/>
            <w:szCs w:val="24"/>
          </w:rPr>
          <w:delText>climate and soil input data and other user</w:delText>
        </w:r>
        <w:r w:rsidR="009F7DEA" w:rsidDel="001B48D2">
          <w:rPr>
            <w:rFonts w:ascii="Times New Roman" w:hAnsi="Times New Roman" w:cs="Times New Roman"/>
            <w:sz w:val="24"/>
            <w:szCs w:val="24"/>
          </w:rPr>
          <w:delText>-</w:delText>
        </w:r>
        <w:r w:rsidR="00D0323B" w:rsidDel="001B48D2">
          <w:rPr>
            <w:rFonts w:ascii="Times New Roman" w:hAnsi="Times New Roman" w:cs="Times New Roman"/>
            <w:sz w:val="24"/>
            <w:szCs w:val="24"/>
          </w:rPr>
          <w:delText>determined assumptions.</w:delText>
        </w:r>
        <w:r w:rsidR="006C0AC7" w:rsidDel="001B48D2">
          <w:rPr>
            <w:rStyle w:val="FootnoteReference"/>
            <w:rFonts w:ascii="Times New Roman" w:hAnsi="Times New Roman"/>
            <w:sz w:val="24"/>
            <w:szCs w:val="24"/>
          </w:rPr>
          <w:footnoteReference w:id="2"/>
        </w:r>
      </w:del>
    </w:p>
    <w:p w14:paraId="169AC7CB" w14:textId="1B7C3CB4" w:rsidR="005662BB"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r w:rsidR="000027F1">
        <w:rPr>
          <w:rFonts w:ascii="Times New Roman" w:hAnsi="Times New Roman" w:cs="Times New Roman"/>
          <w:sz w:val="24"/>
          <w:szCs w:val="24"/>
        </w:rPr>
        <w:t>BioSpatial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additional aggregations of STATSGO2 crops are</w:t>
      </w:r>
      <w:ins w:id="41" w:author="NREL" w:date="2014-06-30T15:24:00Z">
        <w:r w:rsidR="00994889">
          <w:rPr>
            <w:rFonts w:ascii="Times New Roman" w:hAnsi="Times New Roman" w:cs="Times New Roman"/>
            <w:sz w:val="24"/>
            <w:szCs w:val="24"/>
          </w:rPr>
          <w:t xml:space="preserve"> also</w:t>
        </w:r>
      </w:ins>
      <w:r w:rsidR="009F7DEA">
        <w:rPr>
          <w:rFonts w:ascii="Times New Roman" w:hAnsi="Times New Roman" w:cs="Times New Roman"/>
          <w:sz w:val="24"/>
          <w:szCs w:val="24"/>
        </w:rPr>
        <w:t xml:space="preserve"> 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r>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Penman-Monteith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sidR="00ED0C0F">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42" w:author="NREL" w:date="2014-06-30T15:25:00Z">
        <w:r w:rsidR="00396543" w:rsidRPr="005A5CA7" w:rsidDel="00994889">
          <w:rPr>
            <w:rFonts w:ascii="Times New Roman" w:hAnsi="Times New Roman" w:cs="Times New Roman"/>
            <w:sz w:val="24"/>
            <w:szCs w:val="24"/>
          </w:rPr>
          <w:delText xml:space="preserve">based on a </w:delText>
        </w:r>
      </w:del>
      <w:proofErr w:type="spellStart"/>
      <w:r w:rsidR="00396543" w:rsidRPr="005A5CA7">
        <w:rPr>
          <w:rFonts w:ascii="Times New Roman" w:hAnsi="Times New Roman" w:cs="Times New Roman"/>
          <w:sz w:val="24"/>
          <w:szCs w:val="24"/>
        </w:rPr>
        <w:t>modifi</w:t>
      </w:r>
      <w:ins w:id="43" w:author="NREL" w:date="2014-06-30T15:25:00Z">
        <w:r w:rsidR="00994889">
          <w:rPr>
            <w:rFonts w:ascii="Times New Roman" w:hAnsi="Times New Roman" w:cs="Times New Roman"/>
            <w:sz w:val="24"/>
            <w:szCs w:val="24"/>
          </w:rPr>
          <w:t>ed</w:t>
        </w:r>
      </w:ins>
      <w:del w:id="44" w:author="NREL" w:date="2014-06-30T15:25:00Z">
        <w:r w:rsidR="00396543" w:rsidRPr="005A5CA7" w:rsidDel="00994889">
          <w:rPr>
            <w:rFonts w:ascii="Times New Roman" w:hAnsi="Times New Roman" w:cs="Times New Roman"/>
            <w:sz w:val="24"/>
            <w:szCs w:val="24"/>
          </w:rPr>
          <w:delText>cation to</w:delText>
        </w:r>
      </w:del>
      <w:ins w:id="45" w:author="NREL" w:date="2014-06-30T15:25:00Z">
        <w:r w:rsidR="00994889">
          <w:rPr>
            <w:rFonts w:ascii="Times New Roman" w:hAnsi="Times New Roman" w:cs="Times New Roman"/>
            <w:sz w:val="24"/>
            <w:szCs w:val="24"/>
          </w:rPr>
          <w:t>from</w:t>
        </w:r>
      </w:ins>
      <w:proofErr w:type="spellEnd"/>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r w:rsidR="0071467F" w:rsidRPr="00604665">
        <w:rPr>
          <w:rFonts w:ascii="Times New Roman" w:hAnsi="Times New Roman" w:cs="Times New Roman"/>
          <w:sz w:val="24"/>
          <w:szCs w:val="24"/>
          <w:vertAlign w:val="superscript"/>
        </w:rPr>
        <w:fldChar w:fldCharType="begin"/>
      </w:r>
      <w:r w:rsidR="00ED0C0F">
        <w:rPr>
          <w:rFonts w:ascii="Times New Roman" w:hAnsi="Times New Roman" w:cs="Times New Roman"/>
          <w:sz w:val="24"/>
          <w:szCs w:val="24"/>
          <w:vertAlign w:val="superscript"/>
        </w:rPr>
        <w: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ED0C0F">
        <w:rPr>
          <w:rFonts w:ascii="Times New Roman" w:hAnsi="Times New Roman" w:cs="Times New Roman"/>
          <w:noProof/>
          <w:sz w:val="24"/>
          <w:szCs w:val="24"/>
          <w:vertAlign w:val="superscript"/>
        </w:rPr>
        <w:t>(</w:t>
      </w:r>
      <w:hyperlink w:anchor="_ENREF_21" w:tooltip="Allen, (1998) #31" w:history="1">
        <w:r w:rsidR="00096D65">
          <w:rPr>
            <w:rFonts w:ascii="Times New Roman" w:hAnsi="Times New Roman" w:cs="Times New Roman"/>
            <w:noProof/>
            <w:sz w:val="24"/>
            <w:szCs w:val="24"/>
            <w:vertAlign w:val="superscript"/>
          </w:rPr>
          <w:t>21</w:t>
        </w:r>
      </w:hyperlink>
      <w:r w:rsidR="00ED0C0F">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46" w:author="NREL" w:date="2014-06-30T15:49:00Z">
        <w:r w:rsidR="001B48D2">
          <w:rPr>
            <w:rFonts w:ascii="Times New Roman" w:hAnsi="Times New Roman" w:cs="Times New Roman"/>
            <w:sz w:val="24"/>
            <w:szCs w:val="24"/>
          </w:rPr>
          <w:t xml:space="preserve">, and are solved daily. </w:t>
        </w:r>
      </w:ins>
      <w:del w:id="47" w:author="NREL" w:date="2014-06-30T15:26:00Z">
        <w:r w:rsidR="00396543" w:rsidRPr="005A5CA7" w:rsidDel="00994889">
          <w:rPr>
            <w:rFonts w:ascii="Times New Roman" w:hAnsi="Times New Roman" w:cs="Times New Roman"/>
            <w:sz w:val="24"/>
            <w:szCs w:val="24"/>
          </w:rPr>
          <w:delText>We are using endogenous calculations for most of the parameters</w:delText>
        </w:r>
        <w:r w:rsidR="00396543" w:rsidDel="00994889">
          <w:rPr>
            <w:rFonts w:ascii="Times New Roman" w:hAnsi="Times New Roman" w:cs="Times New Roman"/>
            <w:sz w:val="24"/>
            <w:szCs w:val="24"/>
          </w:rPr>
          <w:delText xml:space="preserve"> in the Penman-Monteith </w:delText>
        </w:r>
        <w:r w:rsidR="004E45B3" w:rsidDel="00994889">
          <w:rPr>
            <w:rFonts w:ascii="Times New Roman" w:hAnsi="Times New Roman" w:cs="Times New Roman"/>
            <w:sz w:val="24"/>
            <w:szCs w:val="24"/>
          </w:rPr>
          <w:delText>equation</w:delText>
        </w:r>
        <w:r w:rsidDel="00994889">
          <w:rPr>
            <w:rFonts w:ascii="Times New Roman" w:hAnsi="Times New Roman" w:cs="Times New Roman"/>
            <w:sz w:val="24"/>
            <w:szCs w:val="24"/>
          </w:rPr>
          <w:delText>. F</w:delText>
        </w:r>
        <w:r w:rsidR="00396543" w:rsidDel="00994889">
          <w:rPr>
            <w:rFonts w:ascii="Times New Roman" w:hAnsi="Times New Roman" w:cs="Times New Roman"/>
            <w:sz w:val="24"/>
            <w:szCs w:val="24"/>
          </w:rPr>
          <w:delText>or e</w:delText>
        </w:r>
        <w:r w:rsidR="008B6BEA" w:rsidDel="00994889">
          <w:rPr>
            <w:rFonts w:ascii="Times New Roman" w:hAnsi="Times New Roman" w:cs="Times New Roman"/>
            <w:sz w:val="24"/>
            <w:szCs w:val="24"/>
          </w:rPr>
          <w:delText>xa</w:delText>
        </w:r>
        <w:r w:rsidR="00396543" w:rsidDel="00994889">
          <w:rPr>
            <w:rFonts w:ascii="Times New Roman" w:hAnsi="Times New Roman" w:cs="Times New Roman"/>
            <w:sz w:val="24"/>
            <w:szCs w:val="24"/>
          </w:rPr>
          <w:delText xml:space="preserve">mple, </w:delText>
        </w:r>
        <w:r w:rsidR="00FC08CF" w:rsidDel="00994889">
          <w:rPr>
            <w:rFonts w:ascii="Times New Roman" w:hAnsi="Times New Roman" w:cs="Times New Roman"/>
            <w:sz w:val="24"/>
            <w:szCs w:val="24"/>
          </w:rPr>
          <w:delText xml:space="preserve">the </w:delText>
        </w:r>
        <w:r w:rsidR="00C15E76" w:rsidDel="00994889">
          <w:rPr>
            <w:rFonts w:ascii="Times New Roman" w:hAnsi="Times New Roman" w:cs="Times New Roman"/>
            <w:sz w:val="24"/>
            <w:szCs w:val="24"/>
          </w:rPr>
          <w:delText>crop coefficient</w:delText>
        </w:r>
        <w:r w:rsidR="00396543" w:rsidRPr="005A5CA7" w:rsidDel="00994889">
          <w:rPr>
            <w:rFonts w:ascii="Times New Roman" w:hAnsi="Times New Roman" w:cs="Times New Roman"/>
            <w:sz w:val="24"/>
            <w:szCs w:val="24"/>
          </w:rPr>
          <w:delText xml:space="preserve"> curve</w:delText>
        </w:r>
        <w:r w:rsidR="00224A5E" w:rsidDel="00994889">
          <w:rPr>
            <w:rFonts w:ascii="Times New Roman" w:hAnsi="Times New Roman" w:cs="Times New Roman"/>
            <w:sz w:val="24"/>
            <w:szCs w:val="24"/>
          </w:rPr>
          <w:delText xml:space="preserve"> can be</w:delText>
        </w:r>
        <w:r w:rsidR="00396543" w:rsidRPr="005A5CA7" w:rsidDel="00994889">
          <w:rPr>
            <w:rFonts w:ascii="Times New Roman" w:hAnsi="Times New Roman" w:cs="Times New Roman"/>
            <w:sz w:val="24"/>
            <w:szCs w:val="24"/>
          </w:rPr>
          <w:delText xml:space="preserve"> calculat</w:delText>
        </w:r>
        <w:r w:rsidR="00396543" w:rsidDel="00994889">
          <w:rPr>
            <w:rFonts w:ascii="Times New Roman" w:hAnsi="Times New Roman" w:cs="Times New Roman"/>
            <w:sz w:val="24"/>
            <w:szCs w:val="24"/>
          </w:rPr>
          <w:delText>ed for each station</w:delText>
        </w:r>
        <w:r w:rsidDel="00994889">
          <w:rPr>
            <w:rFonts w:ascii="Times New Roman" w:hAnsi="Times New Roman" w:cs="Times New Roman"/>
            <w:sz w:val="24"/>
            <w:szCs w:val="24"/>
          </w:rPr>
          <w:delText xml:space="preserve"> from exogenous</w:delText>
        </w:r>
        <w:r w:rsidR="00396543" w:rsidDel="00994889">
          <w:rPr>
            <w:rFonts w:ascii="Times New Roman" w:hAnsi="Times New Roman" w:cs="Times New Roman"/>
            <w:sz w:val="24"/>
            <w:szCs w:val="24"/>
          </w:rPr>
          <w:delText xml:space="preserve"> C</w:delText>
        </w:r>
        <w:r w:rsidR="00396543" w:rsidRPr="005A5CA7" w:rsidDel="00994889">
          <w:rPr>
            <w:rFonts w:ascii="Times New Roman" w:hAnsi="Times New Roman" w:cs="Times New Roman"/>
            <w:sz w:val="24"/>
            <w:szCs w:val="24"/>
          </w:rPr>
          <w:delText>ligen data</w:delText>
        </w:r>
        <w:r w:rsidR="00396543" w:rsidDel="00994889">
          <w:rPr>
            <w:rFonts w:ascii="Times New Roman" w:hAnsi="Times New Roman" w:cs="Times New Roman"/>
            <w:sz w:val="24"/>
            <w:szCs w:val="24"/>
          </w:rPr>
          <w:delText xml:space="preserve"> instead of just using a standardized</w:delText>
        </w:r>
        <w:r w:rsidR="00C15E76" w:rsidDel="00994889">
          <w:rPr>
            <w:rFonts w:ascii="Times New Roman" w:hAnsi="Times New Roman" w:cs="Times New Roman"/>
            <w:sz w:val="24"/>
            <w:szCs w:val="24"/>
          </w:rPr>
          <w:delText xml:space="preserve"> crop </w:delText>
        </w:r>
        <w:r w:rsidR="00C15E76" w:rsidDel="00994889">
          <w:rPr>
            <w:rFonts w:ascii="Times New Roman" w:hAnsi="Times New Roman" w:cs="Times New Roman"/>
            <w:sz w:val="24"/>
            <w:szCs w:val="24"/>
          </w:rPr>
          <w:lastRenderedPageBreak/>
          <w:delText>coefficient</w:delText>
        </w:r>
        <w:r w:rsidR="00396543" w:rsidRPr="005A5CA7" w:rsidDel="00994889">
          <w:rPr>
            <w:rFonts w:ascii="Times New Roman" w:hAnsi="Times New Roman" w:cs="Times New Roman"/>
            <w:sz w:val="24"/>
            <w:szCs w:val="24"/>
          </w:rPr>
          <w:delText xml:space="preserve"> curve.</w:delText>
        </w:r>
        <w:r w:rsidR="00AD597E" w:rsidDel="00994889">
          <w:rPr>
            <w:rFonts w:ascii="Times New Roman" w:hAnsi="Times New Roman" w:cs="Times New Roman"/>
            <w:sz w:val="24"/>
            <w:szCs w:val="24"/>
          </w:rPr>
          <w:delText xml:space="preserve"> By bringing the Penma</w:delText>
        </w:r>
        <w:r w:rsidR="00396543" w:rsidDel="00994889">
          <w:rPr>
            <w:rFonts w:ascii="Times New Roman" w:hAnsi="Times New Roman" w:cs="Times New Roman"/>
            <w:sz w:val="24"/>
            <w:szCs w:val="24"/>
          </w:rPr>
          <w:delText>n</w:delText>
        </w:r>
        <w:r w:rsidR="00FC08CF" w:rsidDel="00994889">
          <w:rPr>
            <w:rFonts w:ascii="Times New Roman" w:hAnsi="Times New Roman" w:cs="Times New Roman"/>
            <w:sz w:val="24"/>
            <w:szCs w:val="24"/>
          </w:rPr>
          <w:delText>-</w:delText>
        </w:r>
        <w:r w:rsidR="00396543" w:rsidDel="00994889">
          <w:rPr>
            <w:rFonts w:ascii="Times New Roman" w:hAnsi="Times New Roman" w:cs="Times New Roman"/>
            <w:sz w:val="24"/>
            <w:szCs w:val="24"/>
          </w:rPr>
          <w:delText>Monteith method</w:delText>
        </w:r>
        <w:r w:rsidDel="00994889">
          <w:rPr>
            <w:rFonts w:ascii="Times New Roman" w:hAnsi="Times New Roman" w:cs="Times New Roman"/>
            <w:sz w:val="24"/>
            <w:szCs w:val="24"/>
          </w:rPr>
          <w:delText xml:space="preserve"> in</w:delText>
        </w:r>
        <w:r w:rsidR="00224A5E" w:rsidDel="00994889">
          <w:rPr>
            <w:rFonts w:ascii="Times New Roman" w:hAnsi="Times New Roman" w:cs="Times New Roman"/>
            <w:sz w:val="24"/>
            <w:szCs w:val="24"/>
          </w:rPr>
          <w:delText>t</w:delText>
        </w:r>
        <w:r w:rsidDel="00994889">
          <w:rPr>
            <w:rFonts w:ascii="Times New Roman" w:hAnsi="Times New Roman" w:cs="Times New Roman"/>
            <w:sz w:val="24"/>
            <w:szCs w:val="24"/>
          </w:rPr>
          <w:delText>o</w:delText>
        </w:r>
        <w:r w:rsidR="00224A5E" w:rsidDel="00994889">
          <w:rPr>
            <w:rFonts w:ascii="Times New Roman" w:hAnsi="Times New Roman" w:cs="Times New Roman"/>
            <w:sz w:val="24"/>
            <w:szCs w:val="24"/>
          </w:rPr>
          <w:delText xml:space="preserve"> a</w:delText>
        </w:r>
        <w:r w:rsidR="004B13C9" w:rsidDel="00994889">
          <w:rPr>
            <w:rFonts w:ascii="Times New Roman" w:hAnsi="Times New Roman" w:cs="Times New Roman"/>
            <w:sz w:val="24"/>
            <w:szCs w:val="24"/>
          </w:rPr>
          <w:delText>n</w:delText>
        </w:r>
        <w:r w:rsidR="00224A5E" w:rsidDel="00994889">
          <w:rPr>
            <w:rFonts w:ascii="Times New Roman" w:hAnsi="Times New Roman" w:cs="Times New Roman"/>
            <w:sz w:val="24"/>
            <w:szCs w:val="24"/>
          </w:rPr>
          <w:delText xml:space="preserve"> </w:delText>
        </w:r>
        <w:r w:rsidR="00D8381B" w:rsidDel="00994889">
          <w:rPr>
            <w:rFonts w:ascii="Times New Roman" w:hAnsi="Times New Roman" w:cs="Times New Roman"/>
            <w:sz w:val="24"/>
            <w:szCs w:val="24"/>
          </w:rPr>
          <w:delText>SD</w:delText>
        </w:r>
        <w:r w:rsidR="00224A5E" w:rsidDel="00994889">
          <w:rPr>
            <w:rFonts w:ascii="Times New Roman" w:hAnsi="Times New Roman" w:cs="Times New Roman"/>
            <w:sz w:val="24"/>
            <w:szCs w:val="24"/>
          </w:rPr>
          <w:delText xml:space="preserve"> framework</w:delText>
        </w:r>
        <w:r w:rsidR="004B13C9" w:rsidDel="00994889">
          <w:rPr>
            <w:rFonts w:ascii="Times New Roman" w:hAnsi="Times New Roman" w:cs="Times New Roman"/>
            <w:sz w:val="24"/>
            <w:szCs w:val="24"/>
          </w:rPr>
          <w:delText>,</w:delText>
        </w:r>
        <w:r w:rsidR="00396543" w:rsidDel="00994889">
          <w:rPr>
            <w:rFonts w:ascii="Times New Roman" w:hAnsi="Times New Roman" w:cs="Times New Roman"/>
            <w:sz w:val="24"/>
            <w:szCs w:val="24"/>
          </w:rPr>
          <w:delText xml:space="preserve"> we are calculating </w:delText>
        </w:r>
        <w:r w:rsidR="0004685F" w:rsidDel="00994889">
          <w:rPr>
            <w:rFonts w:ascii="Times New Roman" w:hAnsi="Times New Roman" w:cs="Times New Roman"/>
            <w:sz w:val="24"/>
            <w:szCs w:val="24"/>
          </w:rPr>
          <w:delText xml:space="preserve">the water footprint for </w:delText>
        </w:r>
        <w:r w:rsidR="00396543" w:rsidDel="00994889">
          <w:rPr>
            <w:rFonts w:ascii="Times New Roman" w:hAnsi="Times New Roman" w:cs="Times New Roman"/>
            <w:sz w:val="24"/>
            <w:szCs w:val="24"/>
          </w:rPr>
          <w:delText xml:space="preserve">each </w:delText>
        </w:r>
        <w:r w:rsidR="00FC08CF" w:rsidDel="00994889">
          <w:rPr>
            <w:rFonts w:ascii="Times New Roman" w:hAnsi="Times New Roman" w:cs="Times New Roman"/>
            <w:sz w:val="24"/>
            <w:szCs w:val="24"/>
          </w:rPr>
          <w:delText>derivative</w:delText>
        </w:r>
        <w:r w:rsidR="00396543" w:rsidDel="00994889">
          <w:rPr>
            <w:rFonts w:ascii="Times New Roman" w:hAnsi="Times New Roman" w:cs="Times New Roman"/>
            <w:sz w:val="24"/>
            <w:szCs w:val="24"/>
          </w:rPr>
          <w:delText xml:space="preserve"> and integrating over the model run</w:delText>
        </w:r>
        <w:r w:rsidR="00224A5E" w:rsidDel="00994889">
          <w:rPr>
            <w:rFonts w:ascii="Times New Roman" w:hAnsi="Times New Roman" w:cs="Times New Roman"/>
            <w:sz w:val="24"/>
            <w:szCs w:val="24"/>
          </w:rPr>
          <w:delText>.</w:delText>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3B5A3EF9" w:rsidR="00396543" w:rsidRPr="00274FBD" w:rsidRDefault="00396543" w:rsidP="002F21B7">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Pr="005A5CA7">
        <w:rPr>
          <w:rFonts w:ascii="Times New Roman" w:hAnsi="Times New Roman" w:cs="Times New Roman"/>
          <w:b/>
          <w:sz w:val="24"/>
          <w:szCs w:val="24"/>
        </w:rPr>
        <w:t xml:space="preserve">. </w:t>
      </w:r>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Pr="005A5CA7">
        <w:rPr>
          <w:rFonts w:ascii="Times New Roman" w:hAnsi="Times New Roman" w:cs="Times New Roman"/>
          <w:sz w:val="24"/>
          <w:szCs w:val="24"/>
        </w:rPr>
        <w:t>iagram</w:t>
      </w:r>
      <w:r w:rsidR="00224A5E">
        <w:rPr>
          <w:rFonts w:ascii="Times New Roman" w:hAnsi="Times New Roman" w:cs="Times New Roman"/>
          <w:sz w:val="24"/>
          <w:szCs w:val="24"/>
        </w:rPr>
        <w:t>.</w:t>
      </w:r>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p>
    <w:p w14:paraId="14435360" w14:textId="0EBF1A91"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water 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r w:rsidR="007814D7">
        <w:rPr>
          <w:rFonts w:ascii="Times New Roman" w:hAnsi="Times New Roman" w:cs="Times New Roman"/>
          <w:sz w:val="24"/>
          <w:szCs w:val="24"/>
        </w:rPr>
        <w:t xml:space="preserve"> results to existing county</w:t>
      </w:r>
      <w:r w:rsidR="00A44740">
        <w:rPr>
          <w:rFonts w:ascii="Times New Roman" w:hAnsi="Times New Roman" w:cs="Times New Roman"/>
          <w:sz w:val="24"/>
          <w:szCs w:val="24"/>
        </w:rPr>
        <w:t>-</w:t>
      </w:r>
      <w:r w:rsidR="007814D7">
        <w:rPr>
          <w:rFonts w:ascii="Times New Roman" w:hAnsi="Times New Roman" w:cs="Times New Roman"/>
          <w:sz w:val="24"/>
          <w:szCs w:val="24"/>
        </w:rPr>
        <w:t>level and higher resolution</w:t>
      </w:r>
      <w:r w:rsidR="00D87C46">
        <w:rPr>
          <w:rFonts w:ascii="Times New Roman" w:hAnsi="Times New Roman" w:cs="Times New Roman"/>
          <w:sz w:val="24"/>
          <w:szCs w:val="24"/>
        </w:rPr>
        <w:t xml:space="preserve"> </w:t>
      </w:r>
      <w:r w:rsidR="00722D98">
        <w:rPr>
          <w:rFonts w:ascii="Times New Roman" w:hAnsi="Times New Roman" w:cs="Times New Roman"/>
          <w:sz w:val="24"/>
          <w:szCs w:val="24"/>
        </w:rPr>
        <w:lastRenderedPageBreak/>
        <w:t>water consumption</w:t>
      </w:r>
      <w:r w:rsidR="007814D7">
        <w:rPr>
          <w:rFonts w:ascii="Times New Roman" w:hAnsi="Times New Roman" w:cs="Times New Roman"/>
          <w:sz w:val="24"/>
          <w:szCs w:val="24"/>
        </w:rPr>
        <w:t xml:space="preserve"> assessments.</w:t>
      </w:r>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KTwvWWVhcj48UmVjTnVtPjYxPC9SZWNOdW0+PERpc3BsYXlUZXh0PigyMywgMzIsIDQzLCA0NCwg
NTYsIDU3KTwvRGlzcGxheVRleHQ+PHJlY29yZD48cmVjLW51bWJlcj42MTwvcmVjLW51bWJlcj48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C0AC7">
        <w:rPr>
          <w:rFonts w:ascii="Times New Roman" w:hAnsi="Times New Roman" w:cs="Times New Roman"/>
          <w:sz w:val="24"/>
          <w:szCs w:val="24"/>
          <w:vertAlign w:val="superscript"/>
        </w:rPr>
        <w:instrText xml:space="preserve"> ADDIN EN.CITE </w:instrText>
      </w:r>
      <w:r w:rsidR="006C0AC7">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KTwvWWVhcj48UmVjTnVtPjYxPC9SZWNOdW0+PERpc3BsYXlUZXh0PigyMywgMzIsIDQzLCA0NCwg
NTYsIDU3KTwvRGlzcGxheVRleHQ+PHJlY29yZD48cmVjLW51bWJlcj42MTwvcmVjLW51bWJlcj48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C0AC7">
        <w:rPr>
          <w:rFonts w:ascii="Times New Roman" w:hAnsi="Times New Roman" w:cs="Times New Roman"/>
          <w:sz w:val="24"/>
          <w:szCs w:val="24"/>
          <w:vertAlign w:val="superscript"/>
        </w:rPr>
        <w:instrText xml:space="preserve"> ADDIN EN.CITE.DATA </w:instrText>
      </w:r>
      <w:r w:rsidR="006C0AC7">
        <w:rPr>
          <w:rFonts w:ascii="Times New Roman" w:hAnsi="Times New Roman" w:cs="Times New Roman"/>
          <w:sz w:val="24"/>
          <w:szCs w:val="24"/>
          <w:vertAlign w:val="superscript"/>
        </w:rPr>
      </w:r>
      <w:r w:rsidR="006C0AC7">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23" w:tooltip="Fingerman, (2010) #12" w:history="1">
        <w:r w:rsidR="00096D65">
          <w:rPr>
            <w:rFonts w:ascii="Times New Roman" w:hAnsi="Times New Roman" w:cs="Times New Roman"/>
            <w:noProof/>
            <w:sz w:val="24"/>
            <w:szCs w:val="24"/>
            <w:vertAlign w:val="superscript"/>
          </w:rPr>
          <w:t>23</w:t>
        </w:r>
      </w:hyperlink>
      <w:r w:rsidR="006C0AC7">
        <w:rPr>
          <w:rFonts w:ascii="Times New Roman" w:hAnsi="Times New Roman" w:cs="Times New Roman"/>
          <w:noProof/>
          <w:sz w:val="24"/>
          <w:szCs w:val="24"/>
          <w:vertAlign w:val="superscript"/>
        </w:rPr>
        <w:t xml:space="preserve">, </w:t>
      </w:r>
      <w:hyperlink w:anchor="_ENREF_32" w:tooltip="Gerbens-Leenes, (2009) #27" w:history="1">
        <w:r w:rsidR="00096D65">
          <w:rPr>
            <w:rFonts w:ascii="Times New Roman" w:hAnsi="Times New Roman" w:cs="Times New Roman"/>
            <w:noProof/>
            <w:sz w:val="24"/>
            <w:szCs w:val="24"/>
            <w:vertAlign w:val="superscript"/>
          </w:rPr>
          <w:t>32</w:t>
        </w:r>
      </w:hyperlink>
      <w:r w:rsidR="006C0AC7">
        <w:rPr>
          <w:rFonts w:ascii="Times New Roman" w:hAnsi="Times New Roman" w:cs="Times New Roman"/>
          <w:noProof/>
          <w:sz w:val="24"/>
          <w:szCs w:val="24"/>
          <w:vertAlign w:val="superscript"/>
        </w:rPr>
        <w:t xml:space="preserve">, </w:t>
      </w:r>
      <w:hyperlink w:anchor="_ENREF_43" w:tooltip="Dominguez-Faus, (2009) #61" w:history="1">
        <w:r w:rsidR="00096D65">
          <w:rPr>
            <w:rFonts w:ascii="Times New Roman" w:hAnsi="Times New Roman" w:cs="Times New Roman"/>
            <w:noProof/>
            <w:sz w:val="24"/>
            <w:szCs w:val="24"/>
            <w:vertAlign w:val="superscript"/>
          </w:rPr>
          <w:t>43</w:t>
        </w:r>
      </w:hyperlink>
      <w:r w:rsidR="006C0AC7">
        <w:rPr>
          <w:rFonts w:ascii="Times New Roman" w:hAnsi="Times New Roman" w:cs="Times New Roman"/>
          <w:noProof/>
          <w:sz w:val="24"/>
          <w:szCs w:val="24"/>
          <w:vertAlign w:val="superscript"/>
        </w:rPr>
        <w:t xml:space="preserve">, </w:t>
      </w:r>
      <w:hyperlink w:anchor="_ENREF_44" w:tooltip="Mishra, (2011) #62" w:history="1">
        <w:r w:rsidR="00096D65">
          <w:rPr>
            <w:rFonts w:ascii="Times New Roman" w:hAnsi="Times New Roman" w:cs="Times New Roman"/>
            <w:noProof/>
            <w:sz w:val="24"/>
            <w:szCs w:val="24"/>
            <w:vertAlign w:val="superscript"/>
          </w:rPr>
          <w:t>44</w:t>
        </w:r>
      </w:hyperlink>
      <w:r w:rsidR="006C0AC7">
        <w:rPr>
          <w:rFonts w:ascii="Times New Roman" w:hAnsi="Times New Roman" w:cs="Times New Roman"/>
          <w:noProof/>
          <w:sz w:val="24"/>
          <w:szCs w:val="24"/>
          <w:vertAlign w:val="superscript"/>
        </w:rPr>
        <w:t xml:space="preserve">, </w:t>
      </w:r>
      <w:hyperlink w:anchor="_ENREF_56" w:tooltip="King, (2010) #63" w:history="1">
        <w:r w:rsidR="00096D65">
          <w:rPr>
            <w:rFonts w:ascii="Times New Roman" w:hAnsi="Times New Roman" w:cs="Times New Roman"/>
            <w:noProof/>
            <w:sz w:val="24"/>
            <w:szCs w:val="24"/>
            <w:vertAlign w:val="superscript"/>
          </w:rPr>
          <w:t>56</w:t>
        </w:r>
      </w:hyperlink>
      <w:r w:rsidR="006C0AC7">
        <w:rPr>
          <w:rFonts w:ascii="Times New Roman" w:hAnsi="Times New Roman" w:cs="Times New Roman"/>
          <w:noProof/>
          <w:sz w:val="24"/>
          <w:szCs w:val="24"/>
          <w:vertAlign w:val="superscript"/>
        </w:rPr>
        <w:t xml:space="preserve">, </w:t>
      </w:r>
      <w:hyperlink w:anchor="_ENREF_57" w:tooltip="Mubako, (2008) #72" w:history="1">
        <w:r w:rsidR="00096D65">
          <w:rPr>
            <w:rFonts w:ascii="Times New Roman" w:hAnsi="Times New Roman" w:cs="Times New Roman"/>
            <w:noProof/>
            <w:sz w:val="24"/>
            <w:szCs w:val="24"/>
            <w:vertAlign w:val="superscript"/>
          </w:rPr>
          <w:t>57</w:t>
        </w:r>
      </w:hyperlink>
      <w:r w:rsidR="006C0AC7">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Cligen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p>
    <w:p w14:paraId="03BFF2B7" w14:textId="21D01A86"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w:t>
      </w:r>
      <w:commentRangeStart w:id="48"/>
      <w:r w:rsidRPr="00B57EEA">
        <w:rPr>
          <w:rFonts w:ascii="Times New Roman" w:hAnsi="Times New Roman" w:cs="Times New Roman"/>
          <w:i/>
          <w:sz w:val="24"/>
          <w:szCs w:val="24"/>
        </w:rPr>
        <w:t xml:space="preserve">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commentRangeEnd w:id="48"/>
      <w:r w:rsidR="00BB0EA6">
        <w:rPr>
          <w:rStyle w:val="CommentReference"/>
        </w:rPr>
        <w:commentReference w:id="48"/>
      </w:r>
      <w:r w:rsidR="008B3B51" w:rsidRPr="00B57EEA">
        <w:rPr>
          <w:rFonts w:ascii="Times New Roman" w:hAnsi="Times New Roman" w:cs="Times New Roman"/>
          <w:i/>
          <w:sz w:val="24"/>
          <w:szCs w:val="24"/>
        </w:rPr>
        <w:tab/>
      </w:r>
    </w:p>
    <w:p w14:paraId="7822B863" w14:textId="6EDC8C55" w:rsidR="00634257" w:rsidRPr="005B5C22" w:rsidRDefault="002E34B4" w:rsidP="004C602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Cligen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F96F61">
        <w:rPr>
          <w:rFonts w:ascii="Times New Roman" w:hAnsi="Times New Roman" w:cs="Times New Roman"/>
          <w:sz w:val="24"/>
          <w:szCs w:val="24"/>
        </w:rPr>
        <w:t xml:space="preserve"> 4</w:t>
      </w:r>
      <w:r w:rsidR="005B5C22">
        <w:rPr>
          <w:rFonts w:ascii="Times New Roman" w:hAnsi="Times New Roman" w:cs="Times New Roman"/>
          <w:sz w:val="24"/>
          <w:szCs w:val="24"/>
        </w:rPr>
        <w:t xml:space="preserve"> and 5</w:t>
      </w:r>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C2600E">
        <w:rPr>
          <w:rFonts w:ascii="Times New Roman" w:hAnsi="Times New Roman" w:cs="Times New Roman"/>
          <w:sz w:val="24"/>
          <w:szCs w:val="24"/>
        </w:rPr>
        <w:t>As expected, b</w:t>
      </w:r>
      <w:r w:rsidR="005B5C22">
        <w:rPr>
          <w:rFonts w:ascii="Times New Roman" w:hAnsi="Times New Roman" w:cs="Times New Roman"/>
          <w:sz w:val="24"/>
          <w:szCs w:val="24"/>
        </w:rPr>
        <w:t xml:space="preserve">lue and green water footprints for both crops </w:t>
      </w:r>
      <w:r w:rsidR="00146E68">
        <w:rPr>
          <w:rFonts w:ascii="Times New Roman" w:hAnsi="Times New Roman" w:cs="Times New Roman"/>
          <w:sz w:val="24"/>
          <w:szCs w:val="24"/>
        </w:rPr>
        <w:t>are greater in the western United States</w:t>
      </w:r>
      <w:r w:rsidR="005B5C22">
        <w:rPr>
          <w:rFonts w:ascii="Times New Roman" w:hAnsi="Times New Roman" w:cs="Times New Roman"/>
          <w:sz w:val="24"/>
          <w:szCs w:val="24"/>
        </w:rPr>
        <w:t>. 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B27D8">
        <w:rPr>
          <w:rFonts w:ascii="Times New Roman" w:hAnsi="Times New Roman" w:cs="Times New Roman"/>
          <w:sz w:val="24"/>
          <w:szCs w:val="24"/>
          <w:vertAlign w:val="superscript"/>
        </w:rPr>
        <w:instrText xml:space="preserve"> ADDIN EN.CITE &lt;EndNote&gt;&lt;Cite&gt;&lt;Author&gt;Chiu&lt;/Author&gt;&lt;Year&gt;(2012)&lt;/Year&gt;&lt;RecNum&gt;64&lt;/RecNum&gt;&lt;DisplayText&gt;(42)&lt;/DisplayText&gt;&lt;record&gt;&lt;rec-number&gt;64&lt;/rec-number&gt;&lt;foreign-keys&gt;&lt;key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1B27D8">
        <w:rPr>
          <w:rFonts w:ascii="Times New Roman" w:hAnsi="Times New Roman" w:cs="Times New Roman"/>
          <w:noProof/>
          <w:sz w:val="24"/>
          <w:szCs w:val="24"/>
          <w:vertAlign w:val="superscript"/>
        </w:rPr>
        <w:t>(</w:t>
      </w:r>
      <w:hyperlink w:anchor="_ENREF_42" w:tooltip="Chiu, (2012) #64" w:history="1">
        <w:r w:rsidR="00096D65">
          <w:rPr>
            <w:rFonts w:ascii="Times New Roman" w:hAnsi="Times New Roman" w:cs="Times New Roman"/>
            <w:noProof/>
            <w:sz w:val="24"/>
            <w:szCs w:val="24"/>
            <w:vertAlign w:val="superscript"/>
          </w:rPr>
          <w:t>42</w:t>
        </w:r>
      </w:hyperlink>
      <w:r w:rsidR="001B27D8">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r w:rsidR="00634257" w:rsidRPr="00634257">
        <w:rPr>
          <w:rFonts w:ascii="Times New Roman" w:hAnsi="Times New Roman" w:cs="Times New Roman"/>
          <w:sz w:val="24"/>
          <w:szCs w:val="24"/>
        </w:rPr>
        <w:t>Gerbens-Leenes et al.</w:t>
      </w:r>
      <w:r w:rsidR="00147FDC" w:rsidRPr="00147FDC">
        <w:rPr>
          <w:rFonts w:ascii="Times New Roman" w:hAnsi="Times New Roman" w:cs="Times New Roman"/>
          <w:sz w:val="24"/>
          <w:szCs w:val="24"/>
          <w:vertAlign w:val="superscript"/>
        </w:rPr>
        <w:fldChar w:fldCharType="begin"/>
      </w:r>
      <w:r w:rsidR="00263B5D">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&lt;EndNote&gt;&lt;Cite&gt;&lt;Author&gt;Gerbens-Leenes&lt;/Author&gt;&lt;Year&gt;(2009)&lt;/Year&gt;&lt;RecNum&gt;27&lt;/RecNum&gt;&lt;DisplayText&gt;(32)&lt;/DisplayText&gt;&lt;record&gt;&lt;rec-number&gt;27&lt;/rec-number&gt;&lt;foreign-keys&gt;&lt;key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263B5D">
        <w:rPr>
          <w:rFonts w:ascii="Times New Roman" w:hAnsi="Times New Roman" w:cs="Times New Roman"/>
          <w:noProof/>
          <w:sz w:val="24"/>
          <w:szCs w:val="24"/>
          <w:vertAlign w:val="superscript"/>
        </w:rPr>
        <w:t>(</w:t>
      </w:r>
      <w:hyperlink w:anchor="_ENREF_32" w:tooltip="Gerbens-Leenes, (2009) #27" w:history="1">
        <w:r w:rsidR="00096D65">
          <w:rPr>
            <w:rFonts w:ascii="Times New Roman" w:hAnsi="Times New Roman" w:cs="Times New Roman"/>
            <w:noProof/>
            <w:sz w:val="24"/>
            <w:szCs w:val="24"/>
            <w:vertAlign w:val="superscript"/>
          </w:rPr>
          <w:t>32</w:t>
        </w:r>
      </w:hyperlink>
      <w:r w:rsidR="00263B5D">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Dominguez-Faus et al.</w:t>
      </w:r>
      <w:r w:rsidR="00147FDC" w:rsidRPr="00147FDC">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&lt;EndNote&gt;&lt;Cite&gt;&lt;Author&gt;Dominguez-Faus&lt;/Author&gt;&lt;Year&gt;(2009)&lt;/Year&gt;&lt;RecNum&gt;61&lt;/RecNum&gt;&lt;DisplayText&gt;(43)&lt;/DisplayText&gt;&lt;record&gt;&lt;rec-number&gt;61&lt;/rec-number&gt;&lt;foreign-keys&gt;&lt;key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43" w:tooltip="Dominguez-Faus, (2009) #61" w:history="1">
        <w:r w:rsidR="00096D65">
          <w:rPr>
            <w:rFonts w:ascii="Times New Roman" w:hAnsi="Times New Roman" w:cs="Times New Roman"/>
            <w:noProof/>
            <w:sz w:val="24"/>
            <w:szCs w:val="24"/>
            <w:vertAlign w:val="superscript"/>
          </w:rPr>
          <w:t>43</w:t>
        </w:r>
      </w:hyperlink>
      <w:r w:rsidR="006C0AC7">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w:t>
      </w:r>
      <w:bookmarkStart w:id="49" w:name="_GoBack"/>
      <w:bookmarkEnd w:id="49"/>
      <w:r w:rsidR="00E54880">
        <w:rPr>
          <w:rFonts w:ascii="Times New Roman" w:hAnsi="Times New Roman" w:cs="Times New Roman"/>
          <w:sz w:val="24"/>
          <w:szCs w:val="24"/>
        </w:rPr>
        <w:t xml:space="preserve">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4B07CC2D" w:rsidR="00D45A6D" w:rsidRPr="000E154D" w:rsidRDefault="00D45A6D" w:rsidP="000E154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4</w:t>
      </w:r>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C2600E">
        <w:rPr>
          <w:rFonts w:ascii="Times New Roman" w:hAnsi="Times New Roman" w:cs="Times New Roman"/>
          <w:sz w:val="24"/>
          <w:szCs w:val="24"/>
        </w:rPr>
        <w:t>c</w:t>
      </w:r>
      <w:r w:rsidRPr="00C2600E">
        <w:rPr>
          <w:rFonts w:ascii="Times New Roman" w:hAnsi="Times New Roman" w:cs="Times New Roman"/>
          <w:sz w:val="24"/>
          <w:szCs w:val="24"/>
        </w:rPr>
        <w:t>onsumptions</w:t>
      </w:r>
      <w:r w:rsidR="002D489E">
        <w:rPr>
          <w:rFonts w:ascii="Times New Roman" w:hAnsi="Times New Roman" w:cs="Times New Roman"/>
          <w:sz w:val="24"/>
          <w:szCs w:val="24"/>
        </w:rPr>
        <w:t>.</w:t>
      </w:r>
    </w:p>
    <w:p w14:paraId="35365B92" w14:textId="4E058B7B" w:rsidR="00D303CF" w:rsidRDefault="00B9794E" w:rsidP="00916161">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45C4BCE2" wp14:editId="5603546C">
            <wp:extent cx="5943600" cy="487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Count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0163B3A1" w14:textId="1C0F80CF" w:rsidR="00D303CF" w:rsidRPr="000E154D" w:rsidRDefault="00D303CF" w:rsidP="00D303C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Figure 5</w:t>
      </w:r>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2D489E">
        <w:rPr>
          <w:rFonts w:ascii="Times New Roman" w:hAnsi="Times New Roman" w:cs="Times New Roman"/>
          <w:sz w:val="24"/>
          <w:szCs w:val="24"/>
        </w:rPr>
        <w:t>c</w:t>
      </w:r>
      <w:r w:rsidRPr="002D489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2D489E">
        <w:rPr>
          <w:rFonts w:ascii="Times New Roman" w:hAnsi="Times New Roman" w:cs="Times New Roman"/>
          <w:sz w:val="24"/>
          <w:szCs w:val="24"/>
        </w:rPr>
        <w:t xml:space="preserve">and </w:t>
      </w:r>
      <w:r w:rsidR="002D489E">
        <w:rPr>
          <w:rFonts w:ascii="Times New Roman" w:hAnsi="Times New Roman" w:cs="Times New Roman"/>
          <w:sz w:val="24"/>
          <w:szCs w:val="24"/>
        </w:rPr>
        <w:t>s</w:t>
      </w:r>
      <w:r w:rsidRPr="002D489E">
        <w:rPr>
          <w:rFonts w:ascii="Times New Roman" w:hAnsi="Times New Roman" w:cs="Times New Roman"/>
          <w:sz w:val="24"/>
          <w:szCs w:val="24"/>
        </w:rPr>
        <w:t xml:space="preserve">oybean </w:t>
      </w:r>
      <w:r w:rsidR="002D489E">
        <w:rPr>
          <w:rFonts w:ascii="Times New Roman" w:hAnsi="Times New Roman" w:cs="Times New Roman"/>
          <w:sz w:val="24"/>
          <w:szCs w:val="24"/>
        </w:rPr>
        <w:t>c</w:t>
      </w:r>
      <w:r w:rsidRPr="002D489E">
        <w:rPr>
          <w:rFonts w:ascii="Times New Roman" w:hAnsi="Times New Roman" w:cs="Times New Roman"/>
          <w:sz w:val="24"/>
          <w:szCs w:val="24"/>
        </w:rPr>
        <w:t>ounty</w:t>
      </w:r>
      <w:r w:rsidR="00146E68">
        <w:rPr>
          <w:rFonts w:ascii="Times New Roman" w:hAnsi="Times New Roman" w:cs="Times New Roman"/>
          <w:sz w:val="24"/>
          <w:szCs w:val="24"/>
        </w:rPr>
        <w:t>-</w:t>
      </w:r>
      <w:r w:rsidR="002D489E">
        <w:rPr>
          <w:rFonts w:ascii="Times New Roman" w:hAnsi="Times New Roman" w:cs="Times New Roman"/>
          <w:sz w:val="24"/>
          <w:szCs w:val="24"/>
        </w:rPr>
        <w:t>l</w:t>
      </w:r>
      <w:r w:rsidRPr="002D489E">
        <w:rPr>
          <w:rFonts w:ascii="Times New Roman" w:hAnsi="Times New Roman" w:cs="Times New Roman"/>
          <w:sz w:val="24"/>
          <w:szCs w:val="24"/>
        </w:rPr>
        <w:t xml:space="preserve">evel </w:t>
      </w:r>
      <w:r w:rsidR="002D489E">
        <w:rPr>
          <w:rFonts w:ascii="Times New Roman" w:hAnsi="Times New Roman" w:cs="Times New Roman"/>
          <w:sz w:val="24"/>
          <w:szCs w:val="24"/>
        </w:rPr>
        <w:t>c</w:t>
      </w:r>
      <w:r w:rsidRPr="002D489E">
        <w:rPr>
          <w:rFonts w:ascii="Times New Roman" w:hAnsi="Times New Roman" w:cs="Times New Roman"/>
          <w:sz w:val="24"/>
          <w:szCs w:val="24"/>
        </w:rPr>
        <w:t xml:space="preserve">overage for </w:t>
      </w:r>
      <w:r w:rsidR="002D489E">
        <w:rPr>
          <w:rFonts w:ascii="Times New Roman" w:hAnsi="Times New Roman" w:cs="Times New Roman"/>
          <w:sz w:val="24"/>
          <w:szCs w:val="24"/>
        </w:rPr>
        <w:t>g</w:t>
      </w:r>
      <w:r w:rsidRPr="002D489E">
        <w:rPr>
          <w:rFonts w:ascii="Times New Roman" w:hAnsi="Times New Roman" w:cs="Times New Roman"/>
          <w:sz w:val="24"/>
          <w:szCs w:val="24"/>
        </w:rPr>
        <w:t xml:space="preserve">reen and </w:t>
      </w:r>
      <w:r w:rsidR="002D489E">
        <w:rPr>
          <w:rFonts w:ascii="Times New Roman" w:hAnsi="Times New Roman" w:cs="Times New Roman"/>
          <w:sz w:val="24"/>
          <w:szCs w:val="24"/>
        </w:rPr>
        <w:t>b</w:t>
      </w:r>
      <w:r w:rsidRPr="002D489E">
        <w:rPr>
          <w:rFonts w:ascii="Times New Roman" w:hAnsi="Times New Roman" w:cs="Times New Roman"/>
          <w:sz w:val="24"/>
          <w:szCs w:val="24"/>
        </w:rPr>
        <w:t xml:space="preserve">lue </w:t>
      </w:r>
      <w:r w:rsidR="002D489E">
        <w:rPr>
          <w:rFonts w:ascii="Times New Roman" w:hAnsi="Times New Roman" w:cs="Times New Roman"/>
          <w:sz w:val="24"/>
          <w:szCs w:val="24"/>
        </w:rPr>
        <w:t>w</w:t>
      </w:r>
      <w:r w:rsidRPr="002D489E">
        <w:rPr>
          <w:rFonts w:ascii="Times New Roman" w:hAnsi="Times New Roman" w:cs="Times New Roman"/>
          <w:sz w:val="24"/>
          <w:szCs w:val="24"/>
        </w:rPr>
        <w:t xml:space="preserve">ater </w:t>
      </w:r>
      <w:r w:rsidR="002D489E">
        <w:rPr>
          <w:rFonts w:ascii="Times New Roman" w:hAnsi="Times New Roman" w:cs="Times New Roman"/>
          <w:sz w:val="24"/>
          <w:szCs w:val="24"/>
        </w:rPr>
        <w:t>c</w:t>
      </w:r>
      <w:r w:rsidRPr="002D489E">
        <w:rPr>
          <w:rFonts w:ascii="Times New Roman" w:hAnsi="Times New Roman" w:cs="Times New Roman"/>
          <w:sz w:val="24"/>
          <w:szCs w:val="24"/>
        </w:rPr>
        <w:t>onsumptions</w:t>
      </w:r>
      <w:r w:rsidR="002D489E" w:rsidRPr="002D489E">
        <w:rPr>
          <w:rFonts w:ascii="Times New Roman" w:hAnsi="Times New Roman" w:cs="Times New Roman"/>
          <w:sz w:val="24"/>
          <w:szCs w:val="24"/>
        </w:rPr>
        <w:t>.</w:t>
      </w:r>
    </w:p>
    <w:p w14:paraId="2D675202" w14:textId="6C39793D" w:rsidR="00D303CF"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Plots of blue and green water variance, by state, for both corn and soybeans are shown in Figure 6. Overall, the estimates for corn and soybean green water footprint</w:t>
      </w:r>
      <w:r w:rsidR="00146E68">
        <w:rPr>
          <w:rFonts w:ascii="Times New Roman" w:hAnsi="Times New Roman" w:cs="Times New Roman"/>
          <w:sz w:val="24"/>
          <w:szCs w:val="24"/>
        </w:rPr>
        <w:t>s</w:t>
      </w:r>
      <w:r>
        <w:rPr>
          <w:rFonts w:ascii="Times New Roman" w:hAnsi="Times New Roman" w:cs="Times New Roman"/>
          <w:sz w:val="24"/>
          <w:szCs w:val="24"/>
        </w:rPr>
        <w:t xml:space="preserve"> compare well with those in the literature</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6021CC">
        <w:rPr>
          <w:rFonts w:ascii="Times New Roman" w:hAnsi="Times New Roman" w:cs="Times New Roman"/>
          <w:sz w:val="24"/>
          <w:szCs w:val="24"/>
        </w:rPr>
        <w:t xml:space="preserve">Literature water footprints </w:t>
      </w:r>
      <w:r>
        <w:rPr>
          <w:rFonts w:ascii="Times New Roman" w:hAnsi="Times New Roman" w:cs="Times New Roman"/>
          <w:sz w:val="24"/>
          <w:szCs w:val="24"/>
        </w:rPr>
        <w:t xml:space="preserve">generally range from </w:t>
      </w:r>
      <w:r w:rsidR="00A3439A">
        <w:rPr>
          <w:rFonts w:ascii="Times New Roman" w:hAnsi="Times New Roman" w:cs="Times New Roman"/>
          <w:sz w:val="24"/>
          <w:szCs w:val="24"/>
        </w:rPr>
        <w:t>100</w:t>
      </w:r>
      <w:r>
        <w:rPr>
          <w:rFonts w:ascii="Times New Roman" w:hAnsi="Times New Roman" w:cs="Times New Roman"/>
          <w:sz w:val="24"/>
          <w:szCs w:val="24"/>
        </w:rPr>
        <w:t xml:space="preserve"> to</w:t>
      </w:r>
      <w:r w:rsidR="00D93FB2">
        <w:rPr>
          <w:rFonts w:ascii="Times New Roman" w:hAnsi="Times New Roman" w:cs="Times New Roman"/>
          <w:sz w:val="24"/>
          <w:szCs w:val="24"/>
        </w:rPr>
        <w:t xml:space="preserve"> </w:t>
      </w:r>
      <w:r w:rsidR="00622CA2">
        <w:rPr>
          <w:rFonts w:ascii="Times New Roman" w:hAnsi="Times New Roman" w:cs="Times New Roman"/>
          <w:sz w:val="24"/>
          <w:szCs w:val="24"/>
        </w:rPr>
        <w:t>1</w:t>
      </w:r>
      <w:r w:rsidR="003F7FCE">
        <w:rPr>
          <w:rFonts w:ascii="Times New Roman" w:hAnsi="Times New Roman" w:cs="Times New Roman"/>
          <w:sz w:val="24"/>
          <w:szCs w:val="24"/>
        </w:rPr>
        <w:t>,</w:t>
      </w:r>
      <w:r w:rsidR="00622CA2">
        <w:rPr>
          <w:rFonts w:ascii="Times New Roman" w:hAnsi="Times New Roman" w:cs="Times New Roman"/>
          <w:sz w:val="24"/>
          <w:szCs w:val="24"/>
        </w:rPr>
        <w:t>200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Pr>
          <w:rFonts w:ascii="Times New Roman" w:hAnsi="Times New Roman" w:cs="Times New Roman"/>
          <w:sz w:val="24"/>
          <w:szCs w:val="24"/>
        </w:rPr>
        <w:t xml:space="preserve">of </w:t>
      </w:r>
      <w:r w:rsidR="006021CC">
        <w:rPr>
          <w:rFonts w:ascii="Times New Roman" w:hAnsi="Times New Roman" w:cs="Times New Roman"/>
          <w:sz w:val="24"/>
          <w:szCs w:val="24"/>
        </w:rPr>
        <w:t xml:space="preserve">corn </w:t>
      </w:r>
      <w:r w:rsidR="00622CA2">
        <w:rPr>
          <w:rFonts w:ascii="Times New Roman" w:hAnsi="Times New Roman" w:cs="Times New Roman"/>
          <w:sz w:val="24"/>
          <w:szCs w:val="24"/>
        </w:rPr>
        <w:t>feedstock</w:t>
      </w:r>
      <w:r w:rsidR="00BF0B12">
        <w:rPr>
          <w:rFonts w:ascii="Times New Roman" w:hAnsi="Times New Roman" w:cs="Times New Roman"/>
          <w:sz w:val="24"/>
          <w:szCs w:val="24"/>
        </w:rPr>
        <w:t xml:space="preserve"> for corn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PFJlY051bT42MjwvUmVjTnVtPjxEaXNwbGF5VGV4dD4oNDIsIDQ0LCA1Nyk8L0Rpc3BsYXlUZXh0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6C0AC7">
        <w:rPr>
          <w:rFonts w:ascii="Times New Roman" w:hAnsi="Times New Roman" w:cs="Times New Roman"/>
          <w:sz w:val="24"/>
          <w:szCs w:val="24"/>
          <w:vertAlign w:val="superscript"/>
        </w:rPr>
        <w:instrText xml:space="preserve"> ADDIN EN.CITE </w:instrText>
      </w:r>
      <w:r w:rsidR="006C0AC7">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PFJlY051bT42MjwvUmVjTnVtPjxEaXNwbGF5VGV4dD4oNDIsIDQ0LCA1Nyk8L0Rpc3BsYXlUZXh0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6C0AC7">
        <w:rPr>
          <w:rFonts w:ascii="Times New Roman" w:hAnsi="Times New Roman" w:cs="Times New Roman"/>
          <w:sz w:val="24"/>
          <w:szCs w:val="24"/>
          <w:vertAlign w:val="superscript"/>
        </w:rPr>
        <w:instrText xml:space="preserve"> ADDIN EN.CITE.DATA </w:instrText>
      </w:r>
      <w:r w:rsidR="006C0AC7">
        <w:rPr>
          <w:rFonts w:ascii="Times New Roman" w:hAnsi="Times New Roman" w:cs="Times New Roman"/>
          <w:sz w:val="24"/>
          <w:szCs w:val="24"/>
          <w:vertAlign w:val="superscript"/>
        </w:rPr>
      </w:r>
      <w:r w:rsidR="006C0AC7">
        <w:rPr>
          <w:rFonts w:ascii="Times New Roman" w:hAnsi="Times New Roman" w:cs="Times New Roman"/>
          <w:sz w:val="24"/>
          <w:szCs w:val="24"/>
          <w:vertAlign w:val="superscript"/>
        </w:rPr>
        <w:fldChar w:fldCharType="end"/>
      </w:r>
      <w:r w:rsidR="006A2048" w:rsidRPr="006A2048">
        <w:rPr>
          <w:rFonts w:ascii="Times New Roman" w:hAnsi="Times New Roman" w:cs="Times New Roman"/>
          <w:sz w:val="24"/>
          <w:szCs w:val="24"/>
          <w:vertAlign w:val="superscript"/>
        </w:rPr>
      </w:r>
      <w:r w:rsidR="006A2048" w:rsidRPr="006A2048">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42" w:tooltip="Chiu, (2012) #64" w:history="1">
        <w:r w:rsidR="00096D65">
          <w:rPr>
            <w:rFonts w:ascii="Times New Roman" w:hAnsi="Times New Roman" w:cs="Times New Roman"/>
            <w:noProof/>
            <w:sz w:val="24"/>
            <w:szCs w:val="24"/>
            <w:vertAlign w:val="superscript"/>
          </w:rPr>
          <w:t>42</w:t>
        </w:r>
      </w:hyperlink>
      <w:r w:rsidR="006C0AC7">
        <w:rPr>
          <w:rFonts w:ascii="Times New Roman" w:hAnsi="Times New Roman" w:cs="Times New Roman"/>
          <w:noProof/>
          <w:sz w:val="24"/>
          <w:szCs w:val="24"/>
          <w:vertAlign w:val="superscript"/>
        </w:rPr>
        <w:t xml:space="preserve">, </w:t>
      </w:r>
      <w:hyperlink w:anchor="_ENREF_44" w:tooltip="Mishra, (2011) #62" w:history="1">
        <w:r w:rsidR="00096D65">
          <w:rPr>
            <w:rFonts w:ascii="Times New Roman" w:hAnsi="Times New Roman" w:cs="Times New Roman"/>
            <w:noProof/>
            <w:sz w:val="24"/>
            <w:szCs w:val="24"/>
            <w:vertAlign w:val="superscript"/>
          </w:rPr>
          <w:t>44</w:t>
        </w:r>
      </w:hyperlink>
      <w:r w:rsidR="006C0AC7">
        <w:rPr>
          <w:rFonts w:ascii="Times New Roman" w:hAnsi="Times New Roman" w:cs="Times New Roman"/>
          <w:noProof/>
          <w:sz w:val="24"/>
          <w:szCs w:val="24"/>
          <w:vertAlign w:val="superscript"/>
        </w:rPr>
        <w:t xml:space="preserve">, </w:t>
      </w:r>
      <w:hyperlink w:anchor="_ENREF_57" w:tooltip="Mubako, (2008) #72" w:history="1">
        <w:r w:rsidR="00096D65">
          <w:rPr>
            <w:rFonts w:ascii="Times New Roman" w:hAnsi="Times New Roman" w:cs="Times New Roman"/>
            <w:noProof/>
            <w:sz w:val="24"/>
            <w:szCs w:val="24"/>
            <w:vertAlign w:val="superscript"/>
          </w:rPr>
          <w:t>57</w:t>
        </w:r>
      </w:hyperlink>
      <w:r w:rsidR="006C0AC7">
        <w:rPr>
          <w:rFonts w:ascii="Times New Roman" w:hAnsi="Times New Roman" w:cs="Times New Roman"/>
          <w:noProof/>
          <w:sz w:val="24"/>
          <w:szCs w:val="24"/>
          <w:vertAlign w:val="superscript"/>
        </w:rPr>
        <w:t>)</w:t>
      </w:r>
      <w:r w:rsidR="006A2048" w:rsidRPr="006A2048">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While </w:t>
      </w:r>
      <w:r w:rsidR="00D93FB2">
        <w:rPr>
          <w:rFonts w:ascii="Times New Roman" w:hAnsi="Times New Roman" w:cs="Times New Roman"/>
          <w:sz w:val="24"/>
          <w:szCs w:val="24"/>
        </w:rPr>
        <w:t xml:space="preserve">soybeans </w:t>
      </w:r>
      <w:r w:rsidR="00146E68">
        <w:rPr>
          <w:rFonts w:ascii="Times New Roman" w:hAnsi="Times New Roman" w:cs="Times New Roman"/>
          <w:sz w:val="24"/>
          <w:szCs w:val="24"/>
        </w:rPr>
        <w:t xml:space="preserve">are </w:t>
      </w:r>
      <w:r w:rsidR="00B424B4">
        <w:rPr>
          <w:rFonts w:ascii="Times New Roman" w:hAnsi="Times New Roman" w:cs="Times New Roman"/>
          <w:sz w:val="24"/>
          <w:szCs w:val="24"/>
        </w:rPr>
        <w:t xml:space="preserve">not as thoroughly </w:t>
      </w:r>
      <w:r w:rsidR="00622CA2">
        <w:rPr>
          <w:rFonts w:ascii="Times New Roman" w:hAnsi="Times New Roman" w:cs="Times New Roman"/>
          <w:sz w:val="24"/>
          <w:szCs w:val="24"/>
        </w:rPr>
        <w:t>studied, Chiu et al.</w:t>
      </w:r>
      <w:r w:rsidR="00622CA2" w:rsidRPr="00622CA2">
        <w:rPr>
          <w:rFonts w:ascii="Times New Roman" w:hAnsi="Times New Roman" w:cs="Times New Roman"/>
          <w:sz w:val="24"/>
          <w:szCs w:val="24"/>
          <w:vertAlign w:val="superscript"/>
        </w:rPr>
        <w:fldChar w:fldCharType="begin"/>
      </w:r>
      <w:r w:rsidR="001B27D8">
        <w:rPr>
          <w:rFonts w:ascii="Times New Roman" w:hAnsi="Times New Roman" w:cs="Times New Roman"/>
          <w:sz w:val="24"/>
          <w:szCs w:val="24"/>
          <w:vertAlign w:val="superscript"/>
        </w:rPr>
        <w:instrText xml:space="preserve"> ADDIN EN.CITE &lt;EndNote&gt;&lt;Cite&gt;&lt;Author&gt;Chiu&lt;/Author&gt;&lt;Year&gt;(2012)&lt;/Year&gt;&lt;RecNum&gt;64&lt;/RecNum&gt;&lt;DisplayText&gt;(42)&lt;/DisplayText&gt;&lt;record&gt;&lt;rec-number&gt;64&lt;/rec-number&gt;&lt;foreign-keys&gt;&lt;key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622CA2" w:rsidRPr="00622CA2">
        <w:rPr>
          <w:rFonts w:ascii="Times New Roman" w:hAnsi="Times New Roman" w:cs="Times New Roman"/>
          <w:sz w:val="24"/>
          <w:szCs w:val="24"/>
          <w:vertAlign w:val="superscript"/>
        </w:rPr>
        <w:fldChar w:fldCharType="separate"/>
      </w:r>
      <w:r w:rsidR="001B27D8">
        <w:rPr>
          <w:rFonts w:ascii="Times New Roman" w:hAnsi="Times New Roman" w:cs="Times New Roman"/>
          <w:noProof/>
          <w:sz w:val="24"/>
          <w:szCs w:val="24"/>
          <w:vertAlign w:val="superscript"/>
        </w:rPr>
        <w:t>(</w:t>
      </w:r>
      <w:hyperlink w:anchor="_ENREF_42" w:tooltip="Chiu, (2012) #64" w:history="1">
        <w:r w:rsidR="00096D65">
          <w:rPr>
            <w:rFonts w:ascii="Times New Roman" w:hAnsi="Times New Roman" w:cs="Times New Roman"/>
            <w:noProof/>
            <w:sz w:val="24"/>
            <w:szCs w:val="24"/>
            <w:vertAlign w:val="superscript"/>
          </w:rPr>
          <w:t>42</w:t>
        </w:r>
      </w:hyperlink>
      <w:r w:rsidR="001B27D8">
        <w:rPr>
          <w:rFonts w:ascii="Times New Roman" w:hAnsi="Times New Roman" w:cs="Times New Roman"/>
          <w:noProof/>
          <w:sz w:val="24"/>
          <w:szCs w:val="24"/>
          <w:vertAlign w:val="superscript"/>
        </w:rPr>
        <w:t>)</w:t>
      </w:r>
      <w:r w:rsidR="00622CA2" w:rsidRPr="00622CA2">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rPr>
        <w:t xml:space="preserve"> estimate</w:t>
      </w:r>
      <w:r w:rsidR="00146E68">
        <w:rPr>
          <w:rFonts w:ascii="Times New Roman" w:hAnsi="Times New Roman" w:cs="Times New Roman"/>
          <w:sz w:val="24"/>
          <w:szCs w:val="24"/>
        </w:rPr>
        <w:t>s</w:t>
      </w:r>
      <w:r w:rsidR="00622CA2">
        <w:rPr>
          <w:rFonts w:ascii="Times New Roman" w:hAnsi="Times New Roman" w:cs="Times New Roman"/>
          <w:sz w:val="24"/>
          <w:szCs w:val="24"/>
        </w:rPr>
        <w:t xml:space="preserve"> green water footprints ranges from around 1,000-4,000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sidR="006021CC">
        <w:rPr>
          <w:rFonts w:ascii="Times New Roman" w:hAnsi="Times New Roman" w:cs="Times New Roman"/>
          <w:sz w:val="24"/>
          <w:szCs w:val="24"/>
        </w:rPr>
        <w:t xml:space="preserve">soybean </w:t>
      </w:r>
      <w:r w:rsidR="00622CA2">
        <w:rPr>
          <w:rFonts w:ascii="Times New Roman" w:hAnsi="Times New Roman" w:cs="Times New Roman"/>
          <w:sz w:val="24"/>
          <w:szCs w:val="24"/>
        </w:rPr>
        <w:t xml:space="preserve">feedstock </w:t>
      </w:r>
      <w:r w:rsidR="00071FEB">
        <w:rPr>
          <w:rFonts w:ascii="Times New Roman" w:hAnsi="Times New Roman" w:cs="Times New Roman"/>
          <w:sz w:val="24"/>
          <w:szCs w:val="24"/>
        </w:rPr>
        <w:t>by county</w:t>
      </w:r>
      <w:r w:rsidR="00BF0B12">
        <w:rPr>
          <w:rFonts w:ascii="Times New Roman" w:hAnsi="Times New Roman" w:cs="Times New Roman"/>
          <w:sz w:val="24"/>
          <w:szCs w:val="24"/>
        </w:rPr>
        <w:t xml:space="preserve"> for soybean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sidR="00622CA2">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 </w:t>
      </w:r>
      <w:r w:rsidR="001D3E98">
        <w:rPr>
          <w:rFonts w:ascii="Times New Roman" w:hAnsi="Times New Roman" w:cs="Times New Roman"/>
          <w:sz w:val="24"/>
          <w:szCs w:val="24"/>
        </w:rPr>
        <w:t xml:space="preserve">The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AB61BB">
        <w:rPr>
          <w:rFonts w:ascii="Times New Roman" w:hAnsi="Times New Roman" w:cs="Times New Roman"/>
          <w:sz w:val="24"/>
          <w:szCs w:val="24"/>
        </w:rPr>
        <w:t>green</w:t>
      </w:r>
      <w:r w:rsidR="00D93FB2">
        <w:rPr>
          <w:rFonts w:ascii="Times New Roman" w:hAnsi="Times New Roman" w:cs="Times New Roman"/>
          <w:sz w:val="24"/>
          <w:szCs w:val="24"/>
        </w:rPr>
        <w:t xml:space="preserve"> water </w:t>
      </w:r>
      <w:r w:rsidR="00D93FB2">
        <w:rPr>
          <w:rFonts w:ascii="Times New Roman" w:hAnsi="Times New Roman" w:cs="Times New Roman"/>
          <w:sz w:val="24"/>
          <w:szCs w:val="24"/>
        </w:rPr>
        <w:lastRenderedPageBreak/>
        <w:t xml:space="preserve">footprint </w:t>
      </w:r>
      <w:r w:rsidR="007E7291">
        <w:rPr>
          <w:rFonts w:ascii="Times New Roman" w:hAnsi="Times New Roman" w:cs="Times New Roman"/>
          <w:sz w:val="24"/>
          <w:szCs w:val="24"/>
        </w:rPr>
        <w:t>medians</w:t>
      </w:r>
      <w:r w:rsidR="00BF0B12">
        <w:rPr>
          <w:rFonts w:ascii="Times New Roman" w:hAnsi="Times New Roman" w:cs="Times New Roman"/>
          <w:sz w:val="24"/>
          <w:szCs w:val="24"/>
        </w:rPr>
        <w:t xml:space="preserve"> for typical agricultural</w:t>
      </w:r>
      <w:r w:rsidR="007E7291">
        <w:rPr>
          <w:rFonts w:ascii="Times New Roman" w:hAnsi="Times New Roman" w:cs="Times New Roman"/>
          <w:sz w:val="24"/>
          <w:szCs w:val="24"/>
        </w:rPr>
        <w:t xml:space="preserve"> states </w:t>
      </w:r>
      <w:r w:rsidR="00D93FB2">
        <w:rPr>
          <w:rFonts w:ascii="Times New Roman" w:hAnsi="Times New Roman" w:cs="Times New Roman"/>
          <w:sz w:val="24"/>
          <w:szCs w:val="24"/>
        </w:rPr>
        <w:t>range</w:t>
      </w:r>
      <w:r w:rsidR="007E7291">
        <w:rPr>
          <w:rFonts w:ascii="Times New Roman" w:hAnsi="Times New Roman" w:cs="Times New Roman"/>
          <w:sz w:val="24"/>
          <w:szCs w:val="24"/>
        </w:rPr>
        <w:t xml:space="preserve"> </w:t>
      </w:r>
      <w:r w:rsidR="00D93FB2">
        <w:rPr>
          <w:rFonts w:ascii="Times New Roman" w:hAnsi="Times New Roman" w:cs="Times New Roman"/>
          <w:sz w:val="24"/>
          <w:szCs w:val="24"/>
        </w:rPr>
        <w:t xml:space="preserve">from </w:t>
      </w:r>
      <w:r w:rsidR="007E7291">
        <w:rPr>
          <w:rFonts w:ascii="Times New Roman" w:hAnsi="Times New Roman" w:cs="Times New Roman"/>
          <w:sz w:val="24"/>
          <w:szCs w:val="24"/>
        </w:rPr>
        <w:t>4</w:t>
      </w:r>
      <w:r w:rsidR="00D93FB2">
        <w:rPr>
          <w:rFonts w:ascii="Times New Roman" w:hAnsi="Times New Roman" w:cs="Times New Roman"/>
          <w:sz w:val="24"/>
          <w:szCs w:val="24"/>
        </w:rPr>
        <w:t>00-</w:t>
      </w:r>
      <w:r w:rsidR="00BF0B12">
        <w:rPr>
          <w:rFonts w:ascii="Times New Roman" w:hAnsi="Times New Roman" w:cs="Times New Roman"/>
          <w:sz w:val="24"/>
          <w:szCs w:val="24"/>
        </w:rPr>
        <w:t>2</w:t>
      </w:r>
      <w:r w:rsidR="00D93FB2">
        <w:rPr>
          <w:rFonts w:ascii="Times New Roman" w:hAnsi="Times New Roman" w:cs="Times New Roman"/>
          <w:sz w:val="24"/>
          <w:szCs w:val="24"/>
        </w:rPr>
        <w:t>,</w:t>
      </w:r>
      <w:r w:rsidR="00BF0B12">
        <w:rPr>
          <w:rFonts w:ascii="Times New Roman" w:hAnsi="Times New Roman" w:cs="Times New Roman"/>
          <w:sz w:val="24"/>
          <w:szCs w:val="24"/>
        </w:rPr>
        <w:t>0</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corn grain and 1,</w:t>
      </w:r>
      <w:r w:rsidR="007E7291">
        <w:rPr>
          <w:rFonts w:ascii="Times New Roman" w:hAnsi="Times New Roman" w:cs="Times New Roman"/>
          <w:sz w:val="24"/>
          <w:szCs w:val="24"/>
        </w:rPr>
        <w:t>7</w:t>
      </w:r>
      <w:r w:rsidR="00D93FB2">
        <w:rPr>
          <w:rFonts w:ascii="Times New Roman" w:hAnsi="Times New Roman" w:cs="Times New Roman"/>
          <w:sz w:val="24"/>
          <w:szCs w:val="24"/>
        </w:rPr>
        <w:t>00-</w:t>
      </w:r>
      <w:r w:rsidR="00BF0B12">
        <w:rPr>
          <w:rFonts w:ascii="Times New Roman" w:hAnsi="Times New Roman" w:cs="Times New Roman"/>
          <w:sz w:val="24"/>
          <w:szCs w:val="24"/>
        </w:rPr>
        <w:t>3</w:t>
      </w:r>
      <w:r w:rsidR="00D93FB2">
        <w:rPr>
          <w:rFonts w:ascii="Times New Roman" w:hAnsi="Times New Roman" w:cs="Times New Roman"/>
          <w:sz w:val="24"/>
          <w:szCs w:val="24"/>
        </w:rPr>
        <w:t>,</w:t>
      </w:r>
      <w:r w:rsidR="007E7291">
        <w:rPr>
          <w:rFonts w:ascii="Times New Roman" w:hAnsi="Times New Roman" w:cs="Times New Roman"/>
          <w:sz w:val="24"/>
          <w:szCs w:val="24"/>
        </w:rPr>
        <w:t>3</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FD6AB1">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soybeans. </w:t>
      </w:r>
      <w:r>
        <w:rPr>
          <w:rFonts w:ascii="Times New Roman" w:hAnsi="Times New Roman" w:cs="Times New Roman"/>
          <w:sz w:val="24"/>
          <w:szCs w:val="24"/>
        </w:rPr>
        <w:t xml:space="preserve">Estimates that are on the extreme ends of the ranges are likely a result of 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State</w:t>
      </w:r>
      <w:r w:rsidR="00146E68">
        <w:rPr>
          <w:rFonts w:ascii="Times New Roman" w:hAnsi="Times New Roman" w:cs="Times New Roman"/>
          <w:sz w:val="24"/>
          <w:szCs w:val="24"/>
        </w:rPr>
        <w:t>-</w:t>
      </w:r>
      <w:r w:rsidR="008C6C67">
        <w:rPr>
          <w:rFonts w:ascii="Times New Roman" w:hAnsi="Times New Roman" w:cs="Times New Roman"/>
          <w:sz w:val="24"/>
          <w:szCs w:val="24"/>
        </w:rPr>
        <w:t xml:space="preserve">level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PFJlY051bT43MjwvUmVjTnVtPjxEaXNwbGF5VGV4dD4oNDIsIDQ0LCA1Nyk8L0Rpc3BsYXlUZXh0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6C0AC7">
        <w:rPr>
          <w:rFonts w:ascii="Times New Roman" w:hAnsi="Times New Roman" w:cs="Times New Roman"/>
          <w:sz w:val="24"/>
          <w:szCs w:val="24"/>
          <w:vertAlign w:val="superscript"/>
        </w:rPr>
        <w:instrText xml:space="preserve"> ADDIN EN.CITE </w:instrText>
      </w:r>
      <w:r w:rsidR="006C0AC7">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PFJlY051bT43MjwvUmVjTnVtPjxEaXNwbGF5VGV4dD4oNDIsIDQ0LCA1Nyk8L0Rpc3BsYXlUZXh0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6C0AC7">
        <w:rPr>
          <w:rFonts w:ascii="Times New Roman" w:hAnsi="Times New Roman" w:cs="Times New Roman"/>
          <w:sz w:val="24"/>
          <w:szCs w:val="24"/>
          <w:vertAlign w:val="superscript"/>
        </w:rPr>
        <w:instrText xml:space="preserve"> ADDIN EN.CITE.DATA </w:instrText>
      </w:r>
      <w:r w:rsidR="006C0AC7">
        <w:rPr>
          <w:rFonts w:ascii="Times New Roman" w:hAnsi="Times New Roman" w:cs="Times New Roman"/>
          <w:sz w:val="24"/>
          <w:szCs w:val="24"/>
          <w:vertAlign w:val="superscript"/>
        </w:rPr>
      </w:r>
      <w:r w:rsidR="006C0AC7">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42" w:tooltip="Chiu, (2012) #64" w:history="1">
        <w:r w:rsidR="00096D65">
          <w:rPr>
            <w:rFonts w:ascii="Times New Roman" w:hAnsi="Times New Roman" w:cs="Times New Roman"/>
            <w:noProof/>
            <w:sz w:val="24"/>
            <w:szCs w:val="24"/>
            <w:vertAlign w:val="superscript"/>
          </w:rPr>
          <w:t>42</w:t>
        </w:r>
      </w:hyperlink>
      <w:r w:rsidR="006C0AC7">
        <w:rPr>
          <w:rFonts w:ascii="Times New Roman" w:hAnsi="Times New Roman" w:cs="Times New Roman"/>
          <w:noProof/>
          <w:sz w:val="24"/>
          <w:szCs w:val="24"/>
          <w:vertAlign w:val="superscript"/>
        </w:rPr>
        <w:t xml:space="preserve">, </w:t>
      </w:r>
      <w:hyperlink w:anchor="_ENREF_44" w:tooltip="Mishra, (2011) #62" w:history="1">
        <w:r w:rsidR="00096D65">
          <w:rPr>
            <w:rFonts w:ascii="Times New Roman" w:hAnsi="Times New Roman" w:cs="Times New Roman"/>
            <w:noProof/>
            <w:sz w:val="24"/>
            <w:szCs w:val="24"/>
            <w:vertAlign w:val="superscript"/>
          </w:rPr>
          <w:t>44</w:t>
        </w:r>
      </w:hyperlink>
      <w:r w:rsidR="006C0AC7">
        <w:rPr>
          <w:rFonts w:ascii="Times New Roman" w:hAnsi="Times New Roman" w:cs="Times New Roman"/>
          <w:noProof/>
          <w:sz w:val="24"/>
          <w:szCs w:val="24"/>
          <w:vertAlign w:val="superscript"/>
        </w:rPr>
        <w:t xml:space="preserve">, </w:t>
      </w:r>
      <w:hyperlink w:anchor="_ENREF_57" w:tooltip="Mubako, (2008) #72" w:history="1">
        <w:r w:rsidR="00096D65">
          <w:rPr>
            <w:rFonts w:ascii="Times New Roman" w:hAnsi="Times New Roman" w:cs="Times New Roman"/>
            <w:noProof/>
            <w:sz w:val="24"/>
            <w:szCs w:val="24"/>
            <w:vertAlign w:val="superscript"/>
          </w:rPr>
          <w:t>57</w:t>
        </w:r>
      </w:hyperlink>
      <w:r w:rsidR="006C0AC7">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sidR="008C6C67">
        <w:rPr>
          <w:rFonts w:ascii="Times New Roman" w:hAnsi="Times New Roman" w:cs="Times New Roman"/>
          <w:sz w:val="24"/>
          <w:szCs w:val="24"/>
        </w:rPr>
        <w:t xml:space="preserve"> As expected, results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sidR="008C6C67">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sidR="008C6C67">
        <w:rPr>
          <w:rFonts w:ascii="Times New Roman" w:hAnsi="Times New Roman" w:cs="Times New Roman"/>
          <w:sz w:val="24"/>
          <w:szCs w:val="24"/>
        </w:rPr>
        <w:t xml:space="preserve"> </w:t>
      </w:r>
    </w:p>
    <w:p w14:paraId="7DA20CF0" w14:textId="651C5E9A" w:rsidR="005A7362" w:rsidRDefault="00C273C5" w:rsidP="003F7FC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Estimates of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blue water footprint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are generally higher than those from other water footprint models.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the blue water footprint is estimated without any assumptions regarding </w:t>
      </w:r>
      <w:r w:rsidR="00B424B4">
        <w:rPr>
          <w:rFonts w:ascii="Times New Roman" w:hAnsi="Times New Roman" w:cs="Times New Roman"/>
          <w:sz w:val="24"/>
          <w:szCs w:val="24"/>
        </w:rPr>
        <w:t xml:space="preserve">an </w:t>
      </w:r>
      <w:r>
        <w:rPr>
          <w:rFonts w:ascii="Times New Roman" w:hAnsi="Times New Roman" w:cs="Times New Roman"/>
          <w:sz w:val="24"/>
          <w:szCs w:val="24"/>
        </w:rPr>
        <w:t xml:space="preserve">individual producer’s tolerance to risk (i.e., loss in expected crop yields). The Penman-Monteith framework, as applied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calculates the blue water footprint as the difference between the crop’s physiological requirement for water and what is supplied by soil water (i.e</w:t>
      </w:r>
      <w:r w:rsidR="00B424B4">
        <w:rPr>
          <w:rFonts w:ascii="Times New Roman" w:hAnsi="Times New Roman" w:cs="Times New Roman"/>
          <w:sz w:val="24"/>
          <w:szCs w:val="24"/>
        </w:rPr>
        <w:t>.</w:t>
      </w:r>
      <w:r>
        <w:rPr>
          <w:rFonts w:ascii="Times New Roman" w:hAnsi="Times New Roman" w:cs="Times New Roman"/>
          <w:sz w:val="24"/>
          <w:szCs w:val="24"/>
        </w:rPr>
        <w:t xml:space="preserve">, green water). Therefore, blue water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should be viewed as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“theoretical” and/or “maximum” blue water footprint. Although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a calculation framework (i.e.</w:t>
      </w:r>
      <w:r w:rsidR="00B424B4">
        <w:rPr>
          <w:rFonts w:ascii="Times New Roman" w:hAnsi="Times New Roman" w:cs="Times New Roman"/>
          <w:sz w:val="24"/>
          <w:szCs w:val="24"/>
        </w:rPr>
        <w:t>,</w:t>
      </w:r>
      <w:r>
        <w:rPr>
          <w:rFonts w:ascii="Times New Roman" w:hAnsi="Times New Roman" w:cs="Times New Roman"/>
          <w:sz w:val="24"/>
          <w:szCs w:val="24"/>
        </w:rPr>
        <w:t xml:space="preserve"> Penman-Monteith) that was intended to develop irrigation schedules for individual fields,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is not an irrigation planning tool and thus does not make assumptions regarding producer</w:t>
      </w:r>
      <w:r w:rsidR="001D3E98">
        <w:rPr>
          <w:rFonts w:ascii="Times New Roman" w:hAnsi="Times New Roman" w:cs="Times New Roman"/>
          <w:sz w:val="24"/>
          <w:szCs w:val="24"/>
        </w:rPr>
        <w:t>-</w:t>
      </w:r>
      <w:r w:rsidR="00D650CE">
        <w:rPr>
          <w:rFonts w:ascii="Times New Roman" w:hAnsi="Times New Roman" w:cs="Times New Roman"/>
          <w:sz w:val="24"/>
          <w:szCs w:val="24"/>
        </w:rPr>
        <w:t xml:space="preserve"> and field</w:t>
      </w:r>
      <w:r w:rsidR="001D3E98">
        <w:rPr>
          <w:rFonts w:ascii="Times New Roman" w:hAnsi="Times New Roman" w:cs="Times New Roman"/>
          <w:sz w:val="24"/>
          <w:szCs w:val="24"/>
        </w:rPr>
        <w:t>-</w:t>
      </w:r>
      <w:r>
        <w:rPr>
          <w:rFonts w:ascii="Times New Roman" w:hAnsi="Times New Roman" w:cs="Times New Roman"/>
          <w:sz w:val="24"/>
          <w:szCs w:val="24"/>
        </w:rPr>
        <w:t xml:space="preserve">level management decisions. </w:t>
      </w:r>
    </w:p>
    <w:p w14:paraId="305EC071" w14:textId="1545B8D8" w:rsidR="00D303CF" w:rsidRPr="000D49F6" w:rsidRDefault="00D650CE" w:rsidP="005A7362">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Other studies use irrigation withdrawals as reported by crop producers as their blue water footprint. These </w:t>
      </w:r>
      <w:r w:rsidR="001D3E98">
        <w:rPr>
          <w:rFonts w:ascii="Times New Roman" w:hAnsi="Times New Roman" w:cs="Times New Roman"/>
          <w:sz w:val="24"/>
          <w:szCs w:val="24"/>
        </w:rPr>
        <w:t xml:space="preserve">estimates </w:t>
      </w:r>
      <w:r>
        <w:rPr>
          <w:rFonts w:ascii="Times New Roman" w:hAnsi="Times New Roman" w:cs="Times New Roman"/>
          <w:sz w:val="24"/>
          <w:szCs w:val="24"/>
        </w:rPr>
        <w:t xml:space="preserve">range from </w:t>
      </w:r>
      <w:r w:rsidR="003F7FCE">
        <w:rPr>
          <w:rFonts w:ascii="Times New Roman" w:hAnsi="Times New Roman" w:cs="Times New Roman"/>
          <w:sz w:val="24"/>
          <w:szCs w:val="24"/>
        </w:rPr>
        <w:t>0-550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3F7FCE">
        <w:rPr>
          <w:rFonts w:ascii="Times New Roman" w:hAnsi="Times New Roman" w:cs="Times New Roman"/>
          <w:sz w:val="24"/>
          <w:szCs w:val="24"/>
        </w:rPr>
        <w:t>Mg</w:t>
      </w:r>
      <w:r>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corn grain and 0-1,300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for </w:t>
      </w:r>
      <w:r w:rsidR="001D3E98">
        <w:rPr>
          <w:rFonts w:ascii="Times New Roman" w:hAnsi="Times New Roman" w:cs="Times New Roman"/>
          <w:sz w:val="24"/>
          <w:szCs w:val="24"/>
        </w:rPr>
        <w:t>the</w:t>
      </w:r>
      <w:r w:rsidR="008C3454">
        <w:rPr>
          <w:rFonts w:ascii="Times New Roman" w:hAnsi="Times New Roman" w:cs="Times New Roman"/>
          <w:sz w:val="24"/>
          <w:szCs w:val="24"/>
        </w:rPr>
        <w:t xml:space="preserve"> major corn and soybean producing states</w:t>
      </w:r>
      <w:r w:rsidR="003F7FCE">
        <w:rPr>
          <w:rFonts w:ascii="Times New Roman" w:hAnsi="Times New Roman" w:cs="Times New Roman"/>
          <w:sz w:val="24"/>
          <w:szCs w:val="24"/>
        </w:rPr>
        <w:t>.</w:t>
      </w:r>
      <w:r w:rsidR="00EB1666"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KTwvWWVhcj48UmVjTnVtPjYxPC9SZWNOdW0+PERpc3BsYXlUZXh0PigyMywgMzIsIDQzLCA0NCwg
NTYsIDU3KTwvRGlzcGxheVRleHQ+PHJlY29yZD48cmVjLW51bWJlcj42MTwvcmVjLW51bWJlcj48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C0AC7">
        <w:rPr>
          <w:rFonts w:ascii="Times New Roman" w:hAnsi="Times New Roman" w:cs="Times New Roman"/>
          <w:sz w:val="24"/>
          <w:szCs w:val="24"/>
          <w:vertAlign w:val="superscript"/>
        </w:rPr>
        <w:instrText xml:space="preserve"> ADDIN EN.CITE </w:instrText>
      </w:r>
      <w:r w:rsidR="006C0AC7">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KTwvWWVhcj48UmVjTnVtPjYxPC9SZWNOdW0+PERpc3BsYXlUZXh0PigyMywgMzIsIDQzLCA0NCwg
NTYsIDU3KTwvRGlzcGxheVRleHQ+PHJlY29yZD48cmVjLW51bWJlcj42MTwvcmVjLW51bWJlcj48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6C0AC7">
        <w:rPr>
          <w:rFonts w:ascii="Times New Roman" w:hAnsi="Times New Roman" w:cs="Times New Roman"/>
          <w:sz w:val="24"/>
          <w:szCs w:val="24"/>
          <w:vertAlign w:val="superscript"/>
        </w:rPr>
        <w:instrText xml:space="preserve"> ADDIN EN.CITE.DATA </w:instrText>
      </w:r>
      <w:r w:rsidR="006C0AC7">
        <w:rPr>
          <w:rFonts w:ascii="Times New Roman" w:hAnsi="Times New Roman" w:cs="Times New Roman"/>
          <w:sz w:val="24"/>
          <w:szCs w:val="24"/>
          <w:vertAlign w:val="superscript"/>
        </w:rPr>
      </w:r>
      <w:r w:rsidR="006C0AC7">
        <w:rPr>
          <w:rFonts w:ascii="Times New Roman" w:hAnsi="Times New Roman" w:cs="Times New Roman"/>
          <w:sz w:val="24"/>
          <w:szCs w:val="24"/>
          <w:vertAlign w:val="superscript"/>
        </w:rPr>
        <w:fldChar w:fldCharType="end"/>
      </w:r>
      <w:r w:rsidR="00EB1666" w:rsidRPr="00D87C46">
        <w:rPr>
          <w:rFonts w:ascii="Times New Roman" w:hAnsi="Times New Roman" w:cs="Times New Roman"/>
          <w:sz w:val="24"/>
          <w:szCs w:val="24"/>
          <w:vertAlign w:val="superscript"/>
        </w:rPr>
      </w:r>
      <w:r w:rsidR="00EB1666" w:rsidRPr="00D87C46">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23" w:tooltip="Fingerman, (2010) #12" w:history="1">
        <w:r w:rsidR="00096D65">
          <w:rPr>
            <w:rFonts w:ascii="Times New Roman" w:hAnsi="Times New Roman" w:cs="Times New Roman"/>
            <w:noProof/>
            <w:sz w:val="24"/>
            <w:szCs w:val="24"/>
            <w:vertAlign w:val="superscript"/>
          </w:rPr>
          <w:t>23</w:t>
        </w:r>
      </w:hyperlink>
      <w:r w:rsidR="006C0AC7">
        <w:rPr>
          <w:rFonts w:ascii="Times New Roman" w:hAnsi="Times New Roman" w:cs="Times New Roman"/>
          <w:noProof/>
          <w:sz w:val="24"/>
          <w:szCs w:val="24"/>
          <w:vertAlign w:val="superscript"/>
        </w:rPr>
        <w:t xml:space="preserve">, </w:t>
      </w:r>
      <w:hyperlink w:anchor="_ENREF_32" w:tooltip="Gerbens-Leenes, (2009) #27" w:history="1">
        <w:r w:rsidR="00096D65">
          <w:rPr>
            <w:rFonts w:ascii="Times New Roman" w:hAnsi="Times New Roman" w:cs="Times New Roman"/>
            <w:noProof/>
            <w:sz w:val="24"/>
            <w:szCs w:val="24"/>
            <w:vertAlign w:val="superscript"/>
          </w:rPr>
          <w:t>32</w:t>
        </w:r>
      </w:hyperlink>
      <w:r w:rsidR="006C0AC7">
        <w:rPr>
          <w:rFonts w:ascii="Times New Roman" w:hAnsi="Times New Roman" w:cs="Times New Roman"/>
          <w:noProof/>
          <w:sz w:val="24"/>
          <w:szCs w:val="24"/>
          <w:vertAlign w:val="superscript"/>
        </w:rPr>
        <w:t xml:space="preserve">, </w:t>
      </w:r>
      <w:hyperlink w:anchor="_ENREF_43" w:tooltip="Dominguez-Faus, (2009) #61" w:history="1">
        <w:r w:rsidR="00096D65">
          <w:rPr>
            <w:rFonts w:ascii="Times New Roman" w:hAnsi="Times New Roman" w:cs="Times New Roman"/>
            <w:noProof/>
            <w:sz w:val="24"/>
            <w:szCs w:val="24"/>
            <w:vertAlign w:val="superscript"/>
          </w:rPr>
          <w:t>43</w:t>
        </w:r>
      </w:hyperlink>
      <w:r w:rsidR="006C0AC7">
        <w:rPr>
          <w:rFonts w:ascii="Times New Roman" w:hAnsi="Times New Roman" w:cs="Times New Roman"/>
          <w:noProof/>
          <w:sz w:val="24"/>
          <w:szCs w:val="24"/>
          <w:vertAlign w:val="superscript"/>
        </w:rPr>
        <w:t xml:space="preserve">, </w:t>
      </w:r>
      <w:hyperlink w:anchor="_ENREF_44" w:tooltip="Mishra, (2011) #62" w:history="1">
        <w:r w:rsidR="00096D65">
          <w:rPr>
            <w:rFonts w:ascii="Times New Roman" w:hAnsi="Times New Roman" w:cs="Times New Roman"/>
            <w:noProof/>
            <w:sz w:val="24"/>
            <w:szCs w:val="24"/>
            <w:vertAlign w:val="superscript"/>
          </w:rPr>
          <w:t>44</w:t>
        </w:r>
      </w:hyperlink>
      <w:r w:rsidR="006C0AC7">
        <w:rPr>
          <w:rFonts w:ascii="Times New Roman" w:hAnsi="Times New Roman" w:cs="Times New Roman"/>
          <w:noProof/>
          <w:sz w:val="24"/>
          <w:szCs w:val="24"/>
          <w:vertAlign w:val="superscript"/>
        </w:rPr>
        <w:t xml:space="preserve">, </w:t>
      </w:r>
      <w:hyperlink w:anchor="_ENREF_56" w:tooltip="King, (2010) #63" w:history="1">
        <w:r w:rsidR="00096D65">
          <w:rPr>
            <w:rFonts w:ascii="Times New Roman" w:hAnsi="Times New Roman" w:cs="Times New Roman"/>
            <w:noProof/>
            <w:sz w:val="24"/>
            <w:szCs w:val="24"/>
            <w:vertAlign w:val="superscript"/>
          </w:rPr>
          <w:t>56</w:t>
        </w:r>
      </w:hyperlink>
      <w:r w:rsidR="006C0AC7">
        <w:rPr>
          <w:rFonts w:ascii="Times New Roman" w:hAnsi="Times New Roman" w:cs="Times New Roman"/>
          <w:noProof/>
          <w:sz w:val="24"/>
          <w:szCs w:val="24"/>
          <w:vertAlign w:val="superscript"/>
        </w:rPr>
        <w:t xml:space="preserve">, </w:t>
      </w:r>
      <w:hyperlink w:anchor="_ENREF_57" w:tooltip="Mubako, (2008) #72" w:history="1">
        <w:r w:rsidR="00096D65">
          <w:rPr>
            <w:rFonts w:ascii="Times New Roman" w:hAnsi="Times New Roman" w:cs="Times New Roman"/>
            <w:noProof/>
            <w:sz w:val="24"/>
            <w:szCs w:val="24"/>
            <w:vertAlign w:val="superscript"/>
          </w:rPr>
          <w:t>57</w:t>
        </w:r>
      </w:hyperlink>
      <w:r w:rsidR="006C0AC7">
        <w:rPr>
          <w:rFonts w:ascii="Times New Roman" w:hAnsi="Times New Roman" w:cs="Times New Roman"/>
          <w:noProof/>
          <w:sz w:val="24"/>
          <w:szCs w:val="24"/>
          <w:vertAlign w:val="superscript"/>
        </w:rPr>
        <w:t>)</w:t>
      </w:r>
      <w:r w:rsidR="00EB1666" w:rsidRPr="00D87C46">
        <w:rPr>
          <w:rFonts w:ascii="Times New Roman" w:hAnsi="Times New Roman" w:cs="Times New Roman"/>
          <w:sz w:val="24"/>
          <w:szCs w:val="24"/>
          <w:vertAlign w:val="superscript"/>
        </w:rPr>
        <w:fldChar w:fldCharType="end"/>
      </w:r>
      <w:r w:rsidR="00EB1666">
        <w:rPr>
          <w:rFonts w:ascii="Times New Roman" w:hAnsi="Times New Roman" w:cs="Times New Roman"/>
          <w:sz w:val="24"/>
          <w:szCs w:val="24"/>
        </w:rPr>
        <w:t xml:space="preserve"> </w:t>
      </w:r>
      <w:r w:rsidR="003F7FCE">
        <w:rPr>
          <w:rFonts w:ascii="Times New Roman" w:hAnsi="Times New Roman" w:cs="Times New Roman"/>
          <w:sz w:val="24"/>
          <w:szCs w:val="24"/>
        </w:rPr>
        <w:t xml:space="preserve"> Our blue water footprint ranges from </w:t>
      </w:r>
      <w:r w:rsidR="008C3454">
        <w:rPr>
          <w:rFonts w:ascii="Times New Roman" w:hAnsi="Times New Roman" w:cs="Times New Roman"/>
          <w:sz w:val="24"/>
          <w:szCs w:val="24"/>
        </w:rPr>
        <w:t>1,500</w:t>
      </w:r>
      <w:r w:rsidR="003F7FCE">
        <w:rPr>
          <w:rFonts w:ascii="Times New Roman" w:hAnsi="Times New Roman" w:cs="Times New Roman"/>
          <w:sz w:val="24"/>
          <w:szCs w:val="24"/>
        </w:rPr>
        <w:t>-</w:t>
      </w:r>
      <w:r w:rsidR="008C3454">
        <w:rPr>
          <w:rFonts w:ascii="Times New Roman" w:hAnsi="Times New Roman" w:cs="Times New Roman"/>
          <w:sz w:val="24"/>
          <w:szCs w:val="24"/>
        </w:rPr>
        <w:t>7,000</w:t>
      </w:r>
      <w:r w:rsidR="003F7FCE">
        <w:rPr>
          <w:rFonts w:ascii="Times New Roman" w:hAnsi="Times New Roman" w:cs="Times New Roman"/>
          <w:sz w:val="24"/>
          <w:szCs w:val="24"/>
        </w:rPr>
        <w:t xml:space="preserve">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w:t>
      </w:r>
      <w:r w:rsidR="006021CC">
        <w:rPr>
          <w:rFonts w:ascii="Times New Roman" w:hAnsi="Times New Roman" w:cs="Times New Roman"/>
          <w:sz w:val="24"/>
          <w:szCs w:val="24"/>
        </w:rPr>
        <w:t xml:space="preserve">or corn grain and </w:t>
      </w:r>
      <w:r w:rsidR="008C3454">
        <w:rPr>
          <w:rFonts w:ascii="Times New Roman" w:hAnsi="Times New Roman" w:cs="Times New Roman"/>
          <w:sz w:val="24"/>
          <w:szCs w:val="24"/>
        </w:rPr>
        <w:t>3,500</w:t>
      </w:r>
      <w:r w:rsidR="006021CC">
        <w:rPr>
          <w:rFonts w:ascii="Times New Roman" w:hAnsi="Times New Roman" w:cs="Times New Roman"/>
          <w:sz w:val="24"/>
          <w:szCs w:val="24"/>
        </w:rPr>
        <w:t>-</w:t>
      </w:r>
      <w:r w:rsidR="008C3454">
        <w:rPr>
          <w:rFonts w:ascii="Times New Roman" w:hAnsi="Times New Roman" w:cs="Times New Roman"/>
          <w:sz w:val="24"/>
          <w:szCs w:val="24"/>
        </w:rPr>
        <w:t>9</w:t>
      </w:r>
      <w:r w:rsidR="006021CC">
        <w:rPr>
          <w:rFonts w:ascii="Times New Roman" w:hAnsi="Times New Roman" w:cs="Times New Roman"/>
          <w:sz w:val="24"/>
          <w:szCs w:val="24"/>
        </w:rPr>
        <w:t>,</w:t>
      </w:r>
      <w:r w:rsidR="008C3454">
        <w:rPr>
          <w:rFonts w:ascii="Times New Roman" w:hAnsi="Times New Roman" w:cs="Times New Roman"/>
          <w:sz w:val="24"/>
          <w:szCs w:val="24"/>
        </w:rPr>
        <w:t>0</w:t>
      </w:r>
      <w:r w:rsidR="006021CC">
        <w:rPr>
          <w:rFonts w:ascii="Times New Roman" w:hAnsi="Times New Roman" w:cs="Times New Roman"/>
          <w:sz w:val="24"/>
          <w:szCs w:val="24"/>
        </w:rPr>
        <w:t>00 m</w:t>
      </w:r>
      <w:r w:rsidR="006021CC" w:rsidRPr="003F7FCE">
        <w:rPr>
          <w:rFonts w:ascii="Times New Roman" w:hAnsi="Times New Roman" w:cs="Times New Roman"/>
          <w:sz w:val="24"/>
          <w:szCs w:val="24"/>
          <w:vertAlign w:val="superscript"/>
        </w:rPr>
        <w:t>3</w:t>
      </w:r>
      <w:r w:rsidR="006021CC">
        <w:rPr>
          <w:rFonts w:ascii="Times New Roman" w:hAnsi="Times New Roman" w:cs="Times New Roman"/>
          <w:sz w:val="24"/>
          <w:szCs w:val="24"/>
        </w:rPr>
        <w:t xml:space="preserve"> Mg</w:t>
      </w:r>
      <w:r w:rsidR="006021CC" w:rsidRPr="00FD6AB1">
        <w:rPr>
          <w:rFonts w:ascii="Times New Roman" w:hAnsi="Times New Roman" w:cs="Times New Roman"/>
          <w:sz w:val="24"/>
          <w:szCs w:val="24"/>
          <w:vertAlign w:val="superscript"/>
        </w:rPr>
        <w:t>-1</w:t>
      </w:r>
      <w:r w:rsidR="006021CC">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in major corn</w:t>
      </w:r>
      <w:r w:rsidR="00923376">
        <w:rPr>
          <w:rFonts w:ascii="Times New Roman" w:hAnsi="Times New Roman" w:cs="Times New Roman"/>
          <w:sz w:val="24"/>
          <w:szCs w:val="24"/>
        </w:rPr>
        <w:t xml:space="preserve"> grain</w:t>
      </w:r>
      <w:r w:rsidR="008C3454">
        <w:rPr>
          <w:rFonts w:ascii="Times New Roman" w:hAnsi="Times New Roman" w:cs="Times New Roman"/>
          <w:sz w:val="24"/>
          <w:szCs w:val="24"/>
        </w:rPr>
        <w:t xml:space="preserve"> producing states</w:t>
      </w:r>
      <w:r w:rsidR="006021CC">
        <w:rPr>
          <w:rFonts w:ascii="Times New Roman" w:hAnsi="Times New Roman" w:cs="Times New Roman"/>
          <w:sz w:val="24"/>
          <w:szCs w:val="24"/>
        </w:rPr>
        <w:t>.</w:t>
      </w:r>
      <w:r w:rsidR="003F7FCE">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uses theoretical calculations of </w:t>
      </w:r>
      <w:r>
        <w:rPr>
          <w:rFonts w:ascii="Times New Roman" w:hAnsi="Times New Roman" w:cs="Times New Roman"/>
          <w:sz w:val="24"/>
          <w:szCs w:val="24"/>
        </w:rPr>
        <w:lastRenderedPageBreak/>
        <w:t>blue water based on the plant physiology and the immediate soil and climate conditions, crops that are not produced at a commercial scale and</w:t>
      </w:r>
      <w:r w:rsidR="00F16DBF">
        <w:rPr>
          <w:rFonts w:ascii="Times New Roman" w:hAnsi="Times New Roman" w:cs="Times New Roman"/>
          <w:sz w:val="24"/>
          <w:szCs w:val="24"/>
        </w:rPr>
        <w:t>/</w:t>
      </w:r>
      <w:r>
        <w:rPr>
          <w:rFonts w:ascii="Times New Roman" w:hAnsi="Times New Roman" w:cs="Times New Roman"/>
          <w:sz w:val="24"/>
          <w:szCs w:val="24"/>
        </w:rPr>
        <w:t xml:space="preserve">or crops that are not traditionally irrigated may be assessed for their potential blue water footprint in a given area. For example,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is well suited to perform scenario analysis of different cropping arrangements in areas that are on the frontier of feedstock production. </w:t>
      </w:r>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278B9082" w:rsidR="00D303CF" w:rsidRDefault="00B9794E" w:rsidP="000E154D">
      <w:pPr>
        <w:spacing w:line="480" w:lineRule="auto"/>
        <w:jc w:val="center"/>
        <w:rPr>
          <w:rFonts w:ascii="Times New Roman" w:hAnsi="Times New Roman" w:cs="Times New Roman"/>
          <w:b/>
          <w:sz w:val="24"/>
          <w:szCs w:val="24"/>
        </w:rPr>
      </w:pPr>
      <w:r w:rsidRPr="00B57B88">
        <w:rPr>
          <w:rFonts w:ascii="Times New Roman" w:hAnsi="Times New Roman" w:cs="Times New Roman"/>
          <w:b/>
          <w:noProof/>
          <w:sz w:val="24"/>
          <w:szCs w:val="24"/>
        </w:rPr>
        <w:lastRenderedPageBreak/>
        <w:drawing>
          <wp:inline distT="0" distB="0" distL="0" distR="0" wp14:anchorId="3033951B" wp14:editId="3AA901BE">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p>
    <w:p w14:paraId="6145AFC0" w14:textId="6A473FA4" w:rsidR="009D420C" w:rsidRPr="00F16DBF" w:rsidRDefault="00D303CF" w:rsidP="000E154D">
      <w:pPr>
        <w:jc w:val="center"/>
        <w:rPr>
          <w:rFonts w:ascii="Times New Roman" w:hAnsi="Times New Roman" w:cs="Times New Roman"/>
          <w:sz w:val="24"/>
          <w:szCs w:val="24"/>
        </w:rPr>
      </w:pPr>
      <w:r>
        <w:rPr>
          <w:rFonts w:ascii="Times New Roman" w:hAnsi="Times New Roman" w:cs="Times New Roman"/>
          <w:b/>
          <w:sz w:val="24"/>
          <w:szCs w:val="24"/>
        </w:rPr>
        <w:t>Figure 6</w:t>
      </w:r>
      <w:r w:rsidR="00D45A6D" w:rsidRPr="005A5CA7">
        <w:rPr>
          <w:rFonts w:ascii="Times New Roman" w:hAnsi="Times New Roman" w:cs="Times New Roman"/>
          <w:b/>
          <w:sz w:val="24"/>
          <w:szCs w:val="24"/>
        </w:rPr>
        <w:t>.</w:t>
      </w:r>
      <w:r w:rsidR="009D420C">
        <w:rPr>
          <w:rFonts w:ascii="Times New Roman" w:hAnsi="Times New Roman" w:cs="Times New Roman"/>
          <w:b/>
          <w:sz w:val="24"/>
          <w:szCs w:val="24"/>
        </w:rPr>
        <w:t xml:space="preserve"> </w:t>
      </w:r>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and </w:t>
      </w:r>
      <w:r w:rsidR="00F16DBF">
        <w:rPr>
          <w:rFonts w:ascii="Times New Roman" w:hAnsi="Times New Roman" w:cs="Times New Roman"/>
          <w:sz w:val="24"/>
          <w:szCs w:val="24"/>
        </w:rPr>
        <w:t>b</w:t>
      </w:r>
      <w:r w:rsidR="009D420C" w:rsidRPr="00F16DBF">
        <w:rPr>
          <w:rFonts w:ascii="Times New Roman" w:hAnsi="Times New Roman" w:cs="Times New Roman"/>
          <w:sz w:val="24"/>
          <w:szCs w:val="24"/>
        </w:rPr>
        <w:t xml:space="preserve">lue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 xml:space="preserve">tate. </w:t>
      </w:r>
    </w:p>
    <w:p w14:paraId="4974458C" w14:textId="444EF35A" w:rsidR="008C0A71"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Water Footprinting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44450ACD" w14:textId="61329667" w:rsidR="005135D4" w:rsidRDefault="003F37C4" w:rsidP="000437AE">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Pr>
          <w:rFonts w:ascii="Times New Roman" w:hAnsi="Times New Roman" w:cs="Times New Roman"/>
          <w:sz w:val="24"/>
          <w:szCs w:val="24"/>
        </w:rPr>
        <w:t>build</w:t>
      </w:r>
      <w:r w:rsidR="00C15E76">
        <w:rPr>
          <w:rFonts w:ascii="Times New Roman" w:hAnsi="Times New Roman" w:cs="Times New Roman"/>
          <w:sz w:val="24"/>
          <w:szCs w:val="24"/>
        </w:rPr>
        <w:t xml:space="preserve">s on previous </w:t>
      </w:r>
      <w:r w:rsidR="00722D98">
        <w:rPr>
          <w:rFonts w:ascii="Times New Roman" w:hAnsi="Times New Roman" w:cs="Times New Roman"/>
          <w:sz w:val="24"/>
          <w:szCs w:val="24"/>
        </w:rPr>
        <w:t>water consumption</w:t>
      </w:r>
      <w:r w:rsidR="00C15E76">
        <w:rPr>
          <w:rFonts w:ascii="Times New Roman" w:hAnsi="Times New Roman" w:cs="Times New Roman"/>
          <w:sz w:val="24"/>
          <w:szCs w:val="24"/>
        </w:rPr>
        <w:t xml:space="preserve"> analyses</w:t>
      </w:r>
      <w:r w:rsidR="004C74F2">
        <w:rPr>
          <w:rFonts w:ascii="Times New Roman" w:hAnsi="Times New Roman" w:cs="Times New Roman"/>
          <w:sz w:val="24"/>
          <w:szCs w:val="24"/>
        </w:rPr>
        <w:t xml:space="preserve"> to provide a platform </w:t>
      </w:r>
      <w:r w:rsidR="002B698A">
        <w:rPr>
          <w:rFonts w:ascii="Times New Roman" w:hAnsi="Times New Roman" w:cs="Times New Roman"/>
          <w:sz w:val="24"/>
          <w:szCs w:val="24"/>
        </w:rPr>
        <w:t>for</w:t>
      </w:r>
      <w:r w:rsidR="004C74F2">
        <w:rPr>
          <w:rFonts w:ascii="Times New Roman" w:hAnsi="Times New Roman" w:cs="Times New Roman"/>
          <w:sz w:val="24"/>
          <w:szCs w:val="24"/>
        </w:rPr>
        <w:t xml:space="preserve"> more </w:t>
      </w:r>
      <w:r w:rsidR="000437AE">
        <w:rPr>
          <w:rFonts w:ascii="Times New Roman" w:hAnsi="Times New Roman" w:cs="Times New Roman"/>
          <w:sz w:val="24"/>
          <w:szCs w:val="24"/>
        </w:rPr>
        <w:t xml:space="preserve">a complete </w:t>
      </w:r>
      <w:r w:rsidR="004C74F2">
        <w:rPr>
          <w:rFonts w:ascii="Times New Roman" w:hAnsi="Times New Roman" w:cs="Times New Roman"/>
          <w:sz w:val="24"/>
          <w:szCs w:val="24"/>
        </w:rPr>
        <w:t>assessment</w:t>
      </w:r>
      <w:r w:rsidR="000437AE">
        <w:rPr>
          <w:rFonts w:ascii="Times New Roman" w:hAnsi="Times New Roman" w:cs="Times New Roman"/>
          <w:sz w:val="24"/>
          <w:szCs w:val="24"/>
        </w:rPr>
        <w:t xml:space="preserve"> scenario based assessment</w:t>
      </w:r>
      <w:r w:rsidR="002B698A">
        <w:rPr>
          <w:rFonts w:ascii="Times New Roman" w:hAnsi="Times New Roman" w:cs="Times New Roman"/>
          <w:sz w:val="24"/>
          <w:szCs w:val="24"/>
        </w:rPr>
        <w:t xml:space="preserve">, which can </w:t>
      </w:r>
      <w:r w:rsidR="00C15E76">
        <w:rPr>
          <w:rFonts w:ascii="Times New Roman" w:hAnsi="Times New Roman" w:cs="Times New Roman"/>
          <w:sz w:val="24"/>
          <w:szCs w:val="24"/>
        </w:rPr>
        <w:t xml:space="preserve">better </w:t>
      </w:r>
      <w:r w:rsidR="00910CCF">
        <w:rPr>
          <w:rFonts w:ascii="Times New Roman" w:hAnsi="Times New Roman" w:cs="Times New Roman"/>
          <w:sz w:val="24"/>
          <w:szCs w:val="24"/>
        </w:rPr>
        <w:t>inform decision</w:t>
      </w:r>
      <w:r w:rsidR="00A31A75">
        <w:rPr>
          <w:rFonts w:ascii="Times New Roman" w:hAnsi="Times New Roman" w:cs="Times New Roman"/>
          <w:sz w:val="24"/>
          <w:szCs w:val="24"/>
        </w:rPr>
        <w:t xml:space="preserve"> </w:t>
      </w:r>
      <w:r w:rsidR="004C74F2">
        <w:rPr>
          <w:rFonts w:ascii="Times New Roman" w:hAnsi="Times New Roman" w:cs="Times New Roman"/>
          <w:sz w:val="24"/>
          <w:szCs w:val="24"/>
        </w:rPr>
        <w:t>makers</w:t>
      </w:r>
      <w:r w:rsidR="001D7DE0">
        <w:rPr>
          <w:rFonts w:ascii="Times New Roman" w:hAnsi="Times New Roman" w:cs="Times New Roman"/>
          <w:sz w:val="24"/>
          <w:szCs w:val="24"/>
        </w:rPr>
        <w:t xml:space="preserve"> </w:t>
      </w:r>
      <w:r w:rsidR="001D7DE0">
        <w:rPr>
          <w:rFonts w:ascii="Times New Roman" w:hAnsi="Times New Roman" w:cs="Times New Roman"/>
          <w:sz w:val="24"/>
          <w:szCs w:val="24"/>
        </w:rPr>
        <w:lastRenderedPageBreak/>
        <w:t>about the potential impacts of decis</w:t>
      </w:r>
      <w:r w:rsidR="000437AE">
        <w:rPr>
          <w:rFonts w:ascii="Times New Roman" w:hAnsi="Times New Roman" w:cs="Times New Roman"/>
          <w:sz w:val="24"/>
          <w:szCs w:val="24"/>
        </w:rPr>
        <w:t>i</w:t>
      </w:r>
      <w:r w:rsidR="001D7DE0">
        <w:rPr>
          <w:rFonts w:ascii="Times New Roman" w:hAnsi="Times New Roman" w:cs="Times New Roman"/>
          <w:sz w:val="24"/>
          <w:szCs w:val="24"/>
        </w:rPr>
        <w:t>on</w:t>
      </w:r>
      <w:r w:rsidR="000437AE">
        <w:rPr>
          <w:rFonts w:ascii="Times New Roman" w:hAnsi="Times New Roman" w:cs="Times New Roman"/>
          <w:sz w:val="24"/>
          <w:szCs w:val="24"/>
        </w:rPr>
        <w:t>s</w:t>
      </w:r>
      <w:r w:rsidR="00910CCF">
        <w:rPr>
          <w:rFonts w:ascii="Times New Roman" w:hAnsi="Times New Roman" w:cs="Times New Roman"/>
          <w:sz w:val="24"/>
          <w:szCs w:val="24"/>
        </w:rPr>
        <w:t>.</w:t>
      </w:r>
      <w:r w:rsidR="000437AE" w:rsidRPr="000437AE">
        <w:rPr>
          <w:rFonts w:ascii="Times New Roman" w:hAnsi="Times New Roman" w:cs="Times New Roman"/>
          <w:sz w:val="24"/>
          <w:szCs w:val="24"/>
        </w:rPr>
        <w:t xml:space="preserve"> </w:t>
      </w:r>
      <w:r w:rsidR="000437AE">
        <w:rPr>
          <w:rFonts w:ascii="Times New Roman" w:hAnsi="Times New Roman" w:cs="Times New Roman"/>
          <w:sz w:val="24"/>
          <w:szCs w:val="24"/>
        </w:rPr>
        <w:t>Although we have only shown results for corn grain and soybeans in this study, BioSpatial H</w:t>
      </w:r>
      <w:r w:rsidR="000437AE" w:rsidRPr="00612EA9">
        <w:rPr>
          <w:rFonts w:ascii="Times New Roman" w:hAnsi="Times New Roman" w:cs="Times New Roman"/>
          <w:sz w:val="24"/>
          <w:szCs w:val="24"/>
          <w:vertAlign w:val="subscript"/>
        </w:rPr>
        <w:t>2</w:t>
      </w:r>
      <w:r w:rsidR="000437AE">
        <w:rPr>
          <w:rFonts w:ascii="Times New Roman" w:hAnsi="Times New Roman" w:cs="Times New Roman"/>
          <w:sz w:val="24"/>
          <w:szCs w:val="24"/>
        </w:rPr>
        <w:t xml:space="preserve">O models green and blue water footprints from multiple agricultural crops at a couple levels of geographic aggregations in the continental U.S. and allows for comparison among those options. </w:t>
      </w:r>
      <w:r w:rsidR="005135D4">
        <w:rPr>
          <w:rFonts w:ascii="Times New Roman" w:hAnsi="Times New Roman" w:cs="Times New Roman"/>
          <w:sz w:val="24"/>
          <w:szCs w:val="24"/>
        </w:rPr>
        <w:t xml:space="preserve">For example, the water footprints of perennial grasses in Iowa could be evaluated and compared to other data such as yields or environmental impacts like GHG emissions. </w:t>
      </w:r>
    </w:p>
    <w:p w14:paraId="4B41BDE6" w14:textId="4F760869" w:rsidR="00A24EE5" w:rsidRDefault="000437AE" w:rsidP="005135D4">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O’s framework is flexible enough to be adapted for scenario analysis outside of U.S. crops grown in current climatic conditions. The model could be adapted for scenario analysis of alternative cr</w:t>
      </w:r>
      <w:r w:rsidR="005135D4">
        <w:rPr>
          <w:rFonts w:ascii="Times New Roman" w:hAnsi="Times New Roman" w:cs="Times New Roman"/>
          <w:sz w:val="24"/>
          <w:szCs w:val="24"/>
        </w:rPr>
        <w:t>op categories</w:t>
      </w:r>
      <w:r>
        <w:rPr>
          <w:rFonts w:ascii="Times New Roman" w:hAnsi="Times New Roman" w:cs="Times New Roman"/>
          <w:sz w:val="24"/>
          <w:szCs w:val="24"/>
        </w:rPr>
        <w:t xml:space="preserve">, </w:t>
      </w:r>
      <w:r w:rsidR="005135D4">
        <w:rPr>
          <w:rFonts w:ascii="Times New Roman" w:hAnsi="Times New Roman" w:cs="Times New Roman"/>
          <w:sz w:val="24"/>
          <w:szCs w:val="24"/>
        </w:rPr>
        <w:t>locations</w:t>
      </w:r>
      <w:r>
        <w:rPr>
          <w:rFonts w:ascii="Times New Roman" w:hAnsi="Times New Roman" w:cs="Times New Roman"/>
          <w:sz w:val="24"/>
          <w:szCs w:val="24"/>
        </w:rPr>
        <w:t xml:space="preserve"> where those crops are grown, and</w:t>
      </w:r>
      <w:r w:rsidR="005135D4">
        <w:rPr>
          <w:rFonts w:ascii="Times New Roman" w:hAnsi="Times New Roman" w:cs="Times New Roman"/>
          <w:sz w:val="24"/>
          <w:szCs w:val="24"/>
        </w:rPr>
        <w:t xml:space="preserve"> under alternative climatic conditions if the data is available.</w:t>
      </w:r>
      <w:r>
        <w:rPr>
          <w:rFonts w:ascii="Times New Roman" w:hAnsi="Times New Roman" w:cs="Times New Roman"/>
          <w:sz w:val="24"/>
          <w:szCs w:val="24"/>
        </w:rPr>
        <w:t xml:space="preserve"> </w:t>
      </w:r>
      <w:r w:rsidR="005135D4">
        <w:rPr>
          <w:rFonts w:ascii="Times New Roman" w:hAnsi="Times New Roman" w:cs="Times New Roman"/>
          <w:sz w:val="24"/>
          <w:szCs w:val="24"/>
        </w:rPr>
        <w:t>For example, BioSpatial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Cligen data) to estimate the potential future crop water footprints could also be included. The results of such an analysis would help identify areas of risks associated with water use competition in particular regions among feedstocks and identify (R&amp;D) pathways that increase or decrease the risk of water use competition. </w:t>
      </w:r>
    </w:p>
    <w:p w14:paraId="78A966C4" w14:textId="6D394277" w:rsidR="004C74F2"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sidRPr="008459DC">
        <w:rPr>
          <w:rFonts w:ascii="Times New Roman" w:hAnsi="Times New Roman" w:cs="Times New Roman"/>
          <w:sz w:val="24"/>
          <w:szCs w:val="24"/>
        </w:rPr>
        <w:t>can be used to evaluate other geographic cont</w:t>
      </w:r>
      <w:r w:rsidR="004C74F2">
        <w:rPr>
          <w:rFonts w:ascii="Times New Roman" w:hAnsi="Times New Roman" w:cs="Times New Roman"/>
          <w:sz w:val="24"/>
          <w:szCs w:val="24"/>
        </w:rPr>
        <w:t xml:space="preserve">exts at multiple spatial levels. </w:t>
      </w:r>
      <w:r w:rsidR="00916161">
        <w:rPr>
          <w:rFonts w:ascii="Times New Roman" w:hAnsi="Times New Roman" w:cs="Times New Roman"/>
          <w:sz w:val="24"/>
          <w:szCs w:val="24"/>
        </w:rPr>
        <w:t>R</w:t>
      </w:r>
      <w:r w:rsidR="00910CCF">
        <w:rPr>
          <w:rFonts w:ascii="Times New Roman" w:hAnsi="Times New Roman" w:cs="Times New Roman"/>
          <w:sz w:val="24"/>
          <w:szCs w:val="24"/>
        </w:rPr>
        <w:t xml:space="preserve">esults from </w:t>
      </w:r>
      <w:r w:rsidR="008762B8">
        <w:rPr>
          <w:rFonts w:ascii="Times New Roman" w:hAnsi="Times New Roman" w:cs="Times New Roman"/>
          <w:sz w:val="24"/>
          <w:szCs w:val="24"/>
        </w:rPr>
        <w:t>S</w:t>
      </w:r>
      <w:r w:rsidR="00910CCF">
        <w:rPr>
          <w:rFonts w:ascii="Times New Roman" w:hAnsi="Times New Roman" w:cs="Times New Roman"/>
          <w:sz w:val="24"/>
          <w:szCs w:val="24"/>
        </w:rPr>
        <w:t xml:space="preserve">ection 4 demonstrate the capability to </w:t>
      </w:r>
      <w:r w:rsidR="004C74F2">
        <w:rPr>
          <w:rFonts w:ascii="Times New Roman" w:hAnsi="Times New Roman" w:cs="Times New Roman"/>
          <w:sz w:val="24"/>
          <w:szCs w:val="24"/>
        </w:rPr>
        <w:t xml:space="preserve">evaluate county, state, and national U.S.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for commonly studied biofuel crops</w:t>
      </w:r>
      <w:r w:rsidR="00916161">
        <w:rPr>
          <w:rFonts w:ascii="Times New Roman" w:hAnsi="Times New Roman" w:cs="Times New Roman"/>
          <w:sz w:val="24"/>
          <w:szCs w:val="24"/>
        </w:rPr>
        <w:t xml:space="preserve"> relative to some existing water consumption analysis</w:t>
      </w:r>
      <w:r w:rsidR="00910CCF">
        <w:rPr>
          <w:rFonts w:ascii="Times New Roman" w:hAnsi="Times New Roman" w:cs="Times New Roman"/>
          <w:sz w:val="24"/>
          <w:szCs w:val="24"/>
        </w:rPr>
        <w:t xml:space="preserve">. Evaluation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at multiple geographic levels can be important in evaluating the potential impacts of existing state and national bioenergy polic</w:t>
      </w:r>
      <w:r w:rsidR="00DF3C4C">
        <w:rPr>
          <w:rFonts w:ascii="Times New Roman" w:hAnsi="Times New Roman" w:cs="Times New Roman"/>
          <w:sz w:val="24"/>
          <w:szCs w:val="24"/>
        </w:rPr>
        <w:t>ies (e.g., US EPA</w:t>
      </w:r>
      <w:r w:rsidR="0071467F" w:rsidRPr="00DF3C4C">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&lt;EndNote&gt;&lt;Cite&gt;&lt;Author&gt;EPA&lt;/Author&gt;&lt;Year&gt;(2010)&lt;/Year&gt;&lt;RecNum&gt;3&lt;/RecNum&gt;&lt;DisplayText&gt;(58)&lt;/DisplayText&gt;&lt;record&gt;&lt;rec-number&gt;3&lt;/rec-number&gt;&lt;foreign-keys&gt;&lt;key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58" w:tooltip="EPA, (2010) #3" w:history="1">
        <w:r w:rsidR="00096D65">
          <w:rPr>
            <w:rFonts w:ascii="Times New Roman" w:hAnsi="Times New Roman" w:cs="Times New Roman"/>
            <w:noProof/>
            <w:sz w:val="24"/>
            <w:szCs w:val="24"/>
            <w:vertAlign w:val="superscript"/>
          </w:rPr>
          <w:t>58</w:t>
        </w:r>
      </w:hyperlink>
      <w:r w:rsidR="006C0AC7">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DF3C4C">
        <w:rPr>
          <w:rFonts w:ascii="Times New Roman" w:hAnsi="Times New Roman" w:cs="Times New Roman"/>
          <w:sz w:val="24"/>
          <w:szCs w:val="24"/>
        </w:rPr>
        <w:t xml:space="preserve"> and EU</w:t>
      </w:r>
      <w:r w:rsidR="0071467F" w:rsidRPr="00DF3C4C">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Commission&lt;/Author&gt;&lt;Year&gt;(2009)&lt;/Year&gt;&lt;RecNum&gt;2&lt;/RecNum&gt;&lt;DisplayText&gt;(59)&lt;/DisplayText&gt;&lt;record&gt;&lt;rec-number&gt;2&lt;/rec-number&gt;&lt;foreign-keys&gt;&lt;key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59" w:tooltip="European Commission, (2009) #2" w:history="1">
        <w:r w:rsidR="00096D65">
          <w:rPr>
            <w:rFonts w:ascii="Times New Roman" w:hAnsi="Times New Roman" w:cs="Times New Roman"/>
            <w:noProof/>
            <w:sz w:val="24"/>
            <w:szCs w:val="24"/>
            <w:vertAlign w:val="superscript"/>
          </w:rPr>
          <w:t>59</w:t>
        </w:r>
      </w:hyperlink>
      <w:r w:rsidR="006C0AC7">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910CCF">
        <w:rPr>
          <w:rFonts w:ascii="Times New Roman" w:hAnsi="Times New Roman" w:cs="Times New Roman"/>
          <w:sz w:val="24"/>
          <w:szCs w:val="24"/>
        </w:rPr>
        <w:t>)</w:t>
      </w:r>
      <w:r w:rsidR="008B6BEA">
        <w:rPr>
          <w:rFonts w:ascii="Times New Roman" w:hAnsi="Times New Roman" w:cs="Times New Roman"/>
          <w:sz w:val="24"/>
          <w:szCs w:val="24"/>
        </w:rPr>
        <w:t xml:space="preserve"> and how those policies might interact</w:t>
      </w:r>
      <w:r w:rsidR="00910CCF">
        <w:rPr>
          <w:rFonts w:ascii="Times New Roman" w:hAnsi="Times New Roman" w:cs="Times New Roman"/>
          <w:sz w:val="24"/>
          <w:szCs w:val="24"/>
        </w:rPr>
        <w:t xml:space="preserve">. There are potential opportunities to analyze new policies or </w:t>
      </w:r>
      <w:r w:rsidR="00FA45D9">
        <w:rPr>
          <w:rFonts w:ascii="Times New Roman" w:hAnsi="Times New Roman" w:cs="Times New Roman"/>
          <w:sz w:val="24"/>
          <w:szCs w:val="24"/>
        </w:rPr>
        <w:t xml:space="preserve">provide </w:t>
      </w:r>
      <w:r w:rsidR="001A2DFF">
        <w:rPr>
          <w:rFonts w:ascii="Times New Roman" w:hAnsi="Times New Roman" w:cs="Times New Roman"/>
          <w:sz w:val="24"/>
          <w:szCs w:val="24"/>
        </w:rPr>
        <w:t xml:space="preserve">upper or lower </w:t>
      </w:r>
      <w:r w:rsidR="00FA45D9">
        <w:rPr>
          <w:rFonts w:ascii="Times New Roman" w:hAnsi="Times New Roman" w:cs="Times New Roman"/>
          <w:sz w:val="24"/>
          <w:szCs w:val="24"/>
        </w:rPr>
        <w:t>bound</w:t>
      </w:r>
      <w:r w:rsidR="001A2DFF">
        <w:rPr>
          <w:rFonts w:ascii="Times New Roman" w:hAnsi="Times New Roman" w:cs="Times New Roman"/>
          <w:sz w:val="24"/>
          <w:szCs w:val="24"/>
        </w:rPr>
        <w:t>s</w:t>
      </w:r>
      <w:r w:rsidR="00910CCF">
        <w:rPr>
          <w:rFonts w:ascii="Times New Roman" w:hAnsi="Times New Roman" w:cs="Times New Roman"/>
          <w:sz w:val="24"/>
          <w:szCs w:val="24"/>
        </w:rPr>
        <w:t xml:space="preserve"> in sustainability </w:t>
      </w:r>
      <w:r w:rsidR="00910CCF">
        <w:rPr>
          <w:rFonts w:ascii="Times New Roman" w:hAnsi="Times New Roman" w:cs="Times New Roman"/>
          <w:sz w:val="24"/>
          <w:szCs w:val="24"/>
        </w:rPr>
        <w:lastRenderedPageBreak/>
        <w:t>certification of bioenergy projects</w:t>
      </w:r>
      <w:r w:rsidR="00910CCF" w:rsidRPr="004C74F2">
        <w:rPr>
          <w:rFonts w:ascii="Times New Roman" w:hAnsi="Times New Roman" w:cs="Times New Roman"/>
          <w:sz w:val="24"/>
          <w:szCs w:val="24"/>
        </w:rPr>
        <w:t>.</w:t>
      </w:r>
      <w:r w:rsidR="00910CCF">
        <w:rPr>
          <w:rFonts w:ascii="Times New Roman" w:hAnsi="Times New Roman" w:cs="Times New Roman"/>
          <w:sz w:val="24"/>
          <w:szCs w:val="24"/>
        </w:rPr>
        <w:t xml:space="preserve"> In addition to geographic assessment at multiple levels,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0CCF">
        <w:rPr>
          <w:rFonts w:ascii="Times New Roman" w:hAnsi="Times New Roman" w:cs="Times New Roman"/>
          <w:sz w:val="24"/>
          <w:szCs w:val="24"/>
        </w:rPr>
        <w:t xml:space="preserve">also has the potential to be adapted for analysis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of less researched regions (e.g., developing countries) of the world.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910CCF">
        <w:rPr>
          <w:rFonts w:ascii="Times New Roman" w:hAnsi="Times New Roman" w:cs="Times New Roman"/>
          <w:sz w:val="24"/>
          <w:szCs w:val="24"/>
        </w:rPr>
        <w:t xml:space="preserve">’s database could be modified for other geographic contexts where climate and soil data for running the model are available. </w:t>
      </w:r>
    </w:p>
    <w:p w14:paraId="15D873DA" w14:textId="247EBB16" w:rsidR="008C0A71"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was used </w:t>
      </w:r>
      <w:r w:rsidR="00AD597E">
        <w:rPr>
          <w:rFonts w:ascii="Times New Roman" w:hAnsi="Times New Roman" w:cs="Times New Roman"/>
          <w:sz w:val="24"/>
          <w:szCs w:val="24"/>
        </w:rPr>
        <w:t xml:space="preserve">in this paper to look at </w:t>
      </w:r>
      <w:r w:rsidR="00916161">
        <w:rPr>
          <w:rFonts w:ascii="Times New Roman" w:hAnsi="Times New Roman" w:cs="Times New Roman"/>
          <w:sz w:val="24"/>
          <w:szCs w:val="24"/>
        </w:rPr>
        <w:t xml:space="preserve">two common </w:t>
      </w:r>
      <w:r w:rsidR="008B6BEA">
        <w:rPr>
          <w:rFonts w:ascii="Times New Roman" w:hAnsi="Times New Roman" w:cs="Times New Roman"/>
          <w:sz w:val="24"/>
          <w:szCs w:val="24"/>
        </w:rPr>
        <w:t xml:space="preserve">biofuel feedstocks, but the </w:t>
      </w:r>
      <w:r w:rsidR="00B90A97">
        <w:rPr>
          <w:rFonts w:ascii="Times New Roman" w:hAnsi="Times New Roman" w:cs="Times New Roman"/>
          <w:sz w:val="24"/>
          <w:szCs w:val="24"/>
        </w:rPr>
        <w:t>model has the potential for</w:t>
      </w:r>
      <w:r w:rsidR="008B6BEA">
        <w:rPr>
          <w:rFonts w:ascii="Times New Roman" w:hAnsi="Times New Roman" w:cs="Times New Roman"/>
          <w:sz w:val="24"/>
          <w:szCs w:val="24"/>
        </w:rPr>
        <w:t xml:space="preserve"> broader applicability. Besides the ability to assess optimal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potential crops for biopower,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can assess a wide array of agricultural commodities. As noted in </w:t>
      </w:r>
      <w:r w:rsidR="00447C60">
        <w:rPr>
          <w:rFonts w:ascii="Times New Roman" w:hAnsi="Times New Roman" w:cs="Times New Roman"/>
          <w:sz w:val="24"/>
          <w:szCs w:val="24"/>
        </w:rPr>
        <w:t>S</w:t>
      </w:r>
      <w:r w:rsidR="008B6BEA">
        <w:rPr>
          <w:rFonts w:ascii="Times New Roman" w:hAnsi="Times New Roman" w:cs="Times New Roman"/>
          <w:sz w:val="24"/>
          <w:szCs w:val="24"/>
        </w:rPr>
        <w:t>ection 1.4</w:t>
      </w:r>
      <w:r w:rsidR="00071FEB">
        <w:rPr>
          <w:rFonts w:ascii="Times New Roman" w:hAnsi="Times New Roman" w:cs="Times New Roman"/>
          <w:sz w:val="24"/>
          <w:szCs w:val="24"/>
        </w:rPr>
        <w:t>,</w:t>
      </w:r>
      <w:r w:rsidR="008B6BEA">
        <w:rPr>
          <w:rFonts w:ascii="Times New Roman" w:hAnsi="Times New Roman" w:cs="Times New Roman"/>
          <w:sz w:val="24"/>
          <w:szCs w:val="24"/>
        </w:rPr>
        <w:t xml:space="preserve"> non-energy crops could be evaluated using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8B6BEA">
        <w:rPr>
          <w:rFonts w:ascii="Times New Roman" w:hAnsi="Times New Roman" w:cs="Times New Roman"/>
          <w:sz w:val="24"/>
          <w:szCs w:val="24"/>
        </w:rPr>
        <w:t xml:space="preserve"> and therefore could be used </w:t>
      </w:r>
      <w:r w:rsidR="001A2DFF">
        <w:rPr>
          <w:rFonts w:ascii="Times New Roman" w:hAnsi="Times New Roman" w:cs="Times New Roman"/>
          <w:sz w:val="24"/>
          <w:szCs w:val="24"/>
        </w:rPr>
        <w:t>as an input into</w:t>
      </w:r>
      <w:r w:rsidR="008B6BEA">
        <w:rPr>
          <w:rFonts w:ascii="Times New Roman" w:hAnsi="Times New Roman" w:cs="Times New Roman"/>
          <w:sz w:val="24"/>
          <w:szCs w:val="24"/>
        </w:rPr>
        <w:t xml:space="preserve"> decision</w:t>
      </w:r>
      <w:r w:rsidR="001A2DFF">
        <w:rPr>
          <w:rFonts w:ascii="Times New Roman" w:hAnsi="Times New Roman" w:cs="Times New Roman"/>
          <w:sz w:val="24"/>
          <w:szCs w:val="24"/>
        </w:rPr>
        <w:t>-</w:t>
      </w:r>
      <w:r w:rsidR="008B6BEA">
        <w:rPr>
          <w:rFonts w:ascii="Times New Roman" w:hAnsi="Times New Roman" w:cs="Times New Roman"/>
          <w:sz w:val="24"/>
          <w:szCs w:val="24"/>
        </w:rPr>
        <w:t xml:space="preserve">making in food and fiber sectors. The current version of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is</w:t>
      </w:r>
      <w:r w:rsidR="00916161">
        <w:rPr>
          <w:rFonts w:ascii="Times New Roman" w:hAnsi="Times New Roman" w:cs="Times New Roman"/>
          <w:sz w:val="24"/>
          <w:szCs w:val="24"/>
        </w:rPr>
        <w:t xml:space="preserve"> </w:t>
      </w:r>
      <w:r w:rsidR="008B6BEA">
        <w:rPr>
          <w:rFonts w:ascii="Times New Roman" w:hAnsi="Times New Roman" w:cs="Times New Roman"/>
          <w:sz w:val="24"/>
          <w:szCs w:val="24"/>
        </w:rPr>
        <w:t xml:space="preserve">designed to evaluate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in agriculture</w:t>
      </w:r>
      <w:r w:rsidR="00B90A97">
        <w:rPr>
          <w:rFonts w:ascii="Times New Roman" w:hAnsi="Times New Roman" w:cs="Times New Roman"/>
          <w:sz w:val="24"/>
          <w:szCs w:val="24"/>
        </w:rPr>
        <w:t xml:space="preserve"> crops</w:t>
      </w:r>
      <w:r w:rsidR="00916161">
        <w:rPr>
          <w:rFonts w:ascii="Times New Roman" w:hAnsi="Times New Roman" w:cs="Times New Roman"/>
          <w:sz w:val="24"/>
          <w:szCs w:val="24"/>
        </w:rPr>
        <w:t>. T</w:t>
      </w:r>
      <w:r w:rsidR="008B6BEA">
        <w:rPr>
          <w:rFonts w:ascii="Times New Roman" w:hAnsi="Times New Roman" w:cs="Times New Roman"/>
          <w:sz w:val="24"/>
          <w:szCs w:val="24"/>
        </w:rPr>
        <w:t xml:space="preserve">here is potential to </w:t>
      </w:r>
      <w:r w:rsidR="00B90A97">
        <w:rPr>
          <w:rFonts w:ascii="Times New Roman" w:hAnsi="Times New Roman" w:cs="Times New Roman"/>
          <w:sz w:val="24"/>
          <w:szCs w:val="24"/>
        </w:rPr>
        <w:t>adapt</w:t>
      </w:r>
      <w:r w:rsidR="008B6BEA">
        <w:rPr>
          <w:rFonts w:ascii="Times New Roman" w:hAnsi="Times New Roman" w:cs="Times New Roman"/>
          <w:sz w:val="24"/>
          <w:szCs w:val="24"/>
        </w:rPr>
        <w:t xml:space="preserve"> the </w:t>
      </w:r>
      <w:r w:rsidR="00B90A97">
        <w:rPr>
          <w:rFonts w:ascii="Times New Roman" w:hAnsi="Times New Roman" w:cs="Times New Roman"/>
          <w:sz w:val="24"/>
          <w:szCs w:val="24"/>
        </w:rPr>
        <w:t xml:space="preserve">database and </w:t>
      </w:r>
      <w:r w:rsidR="00D8381B">
        <w:rPr>
          <w:rFonts w:ascii="Times New Roman" w:hAnsi="Times New Roman" w:cs="Times New Roman"/>
          <w:sz w:val="24"/>
          <w:szCs w:val="24"/>
        </w:rPr>
        <w:t>SD</w:t>
      </w:r>
      <w:r w:rsidR="00B90A97">
        <w:rPr>
          <w:rFonts w:ascii="Times New Roman" w:hAnsi="Times New Roman" w:cs="Times New Roman"/>
          <w:sz w:val="24"/>
          <w:szCs w:val="24"/>
        </w:rPr>
        <w:t xml:space="preserve"> </w:t>
      </w:r>
      <w:r w:rsidR="00916161">
        <w:rPr>
          <w:rFonts w:ascii="Times New Roman" w:hAnsi="Times New Roman" w:cs="Times New Roman"/>
          <w:sz w:val="24"/>
          <w:szCs w:val="24"/>
        </w:rPr>
        <w:t xml:space="preserve">framework </w:t>
      </w:r>
      <w:r w:rsidR="008B6BEA">
        <w:rPr>
          <w:rFonts w:ascii="Times New Roman" w:hAnsi="Times New Roman" w:cs="Times New Roman"/>
          <w:sz w:val="24"/>
          <w:szCs w:val="24"/>
        </w:rPr>
        <w:t xml:space="preserve">to evaluate the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other energy technologies</w:t>
      </w:r>
      <w:r w:rsidR="00B90A97">
        <w:rPr>
          <w:rFonts w:ascii="Times New Roman" w:hAnsi="Times New Roman" w:cs="Times New Roman"/>
          <w:sz w:val="24"/>
          <w:szCs w:val="24"/>
        </w:rPr>
        <w:t xml:space="preserve"> or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in biomass conversion to fuel, heat, or power.</w:t>
      </w:r>
    </w:p>
    <w:p w14:paraId="2BE13568" w14:textId="3092D9B9" w:rsidR="008C0A71" w:rsidRPr="008459DC" w:rsidRDefault="00E4380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important to be able to estimate the potential water consumption of biofuel feedstocks in the future given expected climatic and demographic changes effecting water resources that are noted in Section 1.1.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B90A97">
        <w:rPr>
          <w:rFonts w:ascii="Times New Roman" w:hAnsi="Times New Roman" w:cs="Times New Roman"/>
          <w:sz w:val="24"/>
          <w:szCs w:val="24"/>
        </w:rPr>
        <w:t xml:space="preserve">’s dynamic capabilities and adjustable climatic data allow analysis of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changes over time</w:t>
      </w:r>
      <w:r w:rsidR="00FA45D9">
        <w:rPr>
          <w:rFonts w:ascii="Times New Roman" w:hAnsi="Times New Roman" w:cs="Times New Roman"/>
          <w:sz w:val="24"/>
          <w:szCs w:val="24"/>
        </w:rPr>
        <w:t>. For example, scenario analysis of alternative future policies such as the Renewable Fuel Standard 2</w:t>
      </w:r>
      <w:r w:rsidR="00FA45D9" w:rsidRPr="00096D65">
        <w:rPr>
          <w:rFonts w:ascii="Times New Roman" w:hAnsi="Times New Roman" w:cs="Times New Roman"/>
          <w:sz w:val="24"/>
          <w:szCs w:val="24"/>
          <w:vertAlign w:val="superscript"/>
        </w:rPr>
        <w:fldChar w:fldCharType="begin"/>
      </w:r>
      <w:r w:rsidR="00FA45D9" w:rsidRPr="00096D65">
        <w:rPr>
          <w:rFonts w:ascii="Times New Roman" w:hAnsi="Times New Roman" w:cs="Times New Roman"/>
          <w:sz w:val="24"/>
          <w:szCs w:val="24"/>
          <w:vertAlign w:val="superscript"/>
        </w:rPr>
        <w:instrText xml:space="preserve"> ADDIN EN.CITE &lt;EndNote&gt;&lt;Cite&gt;&lt;Author&gt;EPA&lt;/Author&gt;&lt;Year&gt;(2010)&lt;/Year&gt;&lt;RecNum&gt;3&lt;/RecNum&gt;&lt;DisplayText&gt;(58)&lt;/DisplayText&gt;&lt;record&gt;&lt;rec-number&gt;3&lt;/rec-number&gt;&lt;foreign-keys&gt;&lt;key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FA45D9" w:rsidRPr="00096D65">
        <w:rPr>
          <w:rFonts w:ascii="Times New Roman" w:hAnsi="Times New Roman" w:cs="Times New Roman"/>
          <w:sz w:val="24"/>
          <w:szCs w:val="24"/>
          <w:vertAlign w:val="superscript"/>
        </w:rPr>
        <w:fldChar w:fldCharType="separate"/>
      </w:r>
      <w:r w:rsidR="00FA45D9" w:rsidRPr="00096D65">
        <w:rPr>
          <w:rFonts w:ascii="Times New Roman" w:hAnsi="Times New Roman" w:cs="Times New Roman"/>
          <w:noProof/>
          <w:sz w:val="24"/>
          <w:szCs w:val="24"/>
          <w:vertAlign w:val="superscript"/>
        </w:rPr>
        <w:t>(</w:t>
      </w:r>
      <w:hyperlink w:anchor="_ENREF_58" w:tooltip="EPA, (2010) #3" w:history="1">
        <w:r w:rsidR="00096D65" w:rsidRPr="00096D65">
          <w:rPr>
            <w:rFonts w:ascii="Times New Roman" w:hAnsi="Times New Roman" w:cs="Times New Roman"/>
            <w:noProof/>
            <w:sz w:val="24"/>
            <w:szCs w:val="24"/>
            <w:vertAlign w:val="superscript"/>
          </w:rPr>
          <w:t>58</w:t>
        </w:r>
      </w:hyperlink>
      <w:r w:rsidR="00FA45D9" w:rsidRPr="00096D65">
        <w:rPr>
          <w:rFonts w:ascii="Times New Roman" w:hAnsi="Times New Roman" w:cs="Times New Roman"/>
          <w:noProof/>
          <w:sz w:val="24"/>
          <w:szCs w:val="24"/>
          <w:vertAlign w:val="superscript"/>
        </w:rPr>
        <w:t>)</w:t>
      </w:r>
      <w:r w:rsidR="00FA45D9" w:rsidRPr="00096D65">
        <w:rPr>
          <w:rFonts w:ascii="Times New Roman" w:hAnsi="Times New Roman" w:cs="Times New Roman"/>
          <w:sz w:val="24"/>
          <w:szCs w:val="24"/>
          <w:vertAlign w:val="superscript"/>
        </w:rPr>
        <w:fldChar w:fldCharType="end"/>
      </w:r>
      <w:r w:rsidR="00FA45D9">
        <w:rPr>
          <w:rFonts w:ascii="Times New Roman" w:hAnsi="Times New Roman" w:cs="Times New Roman"/>
          <w:sz w:val="24"/>
          <w:szCs w:val="24"/>
        </w:rPr>
        <w:t xml:space="preserve"> and proposed revision or policies supporting particular biomass feedstock (e.g., crops versus residues) could be examined in the context of alternative future climatic conditions.</w:t>
      </w:r>
      <w:r w:rsidR="00B90A97">
        <w:rPr>
          <w:rFonts w:ascii="Times New Roman" w:hAnsi="Times New Roman" w:cs="Times New Roman"/>
          <w:sz w:val="24"/>
          <w:szCs w:val="24"/>
        </w:rPr>
        <w:t xml:space="preserve">.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Pr>
          <w:rFonts w:ascii="Times New Roman" w:hAnsi="Times New Roman" w:cs="Times New Roman"/>
          <w:sz w:val="24"/>
          <w:szCs w:val="24"/>
        </w:rPr>
        <w:t>can be changed</w:t>
      </w:r>
      <w:r w:rsidR="008C0A71" w:rsidRPr="008459DC">
        <w:rPr>
          <w:rFonts w:ascii="Times New Roman" w:hAnsi="Times New Roman" w:cs="Times New Roman"/>
          <w:sz w:val="24"/>
          <w:szCs w:val="24"/>
        </w:rPr>
        <w:t xml:space="preserve"> to represent alternative climatic conditions</w:t>
      </w:r>
      <w:r w:rsidR="00715DC8">
        <w:rPr>
          <w:rFonts w:ascii="Times New Roman" w:hAnsi="Times New Roman" w:cs="Times New Roman"/>
          <w:sz w:val="24"/>
          <w:szCs w:val="24"/>
        </w:rPr>
        <w:t>,</w:t>
      </w:r>
      <w:r w:rsidR="00B90A97">
        <w:rPr>
          <w:rFonts w:ascii="Times New Roman" w:hAnsi="Times New Roman" w:cs="Times New Roman"/>
          <w:sz w:val="24"/>
          <w:szCs w:val="24"/>
        </w:rPr>
        <w:t xml:space="preserve"> assuming the availability of data for a given geographic area</w:t>
      </w:r>
      <w:r w:rsidR="008C0A71" w:rsidRPr="008459DC">
        <w:rPr>
          <w:rFonts w:ascii="Times New Roman" w:hAnsi="Times New Roman" w:cs="Times New Roman"/>
          <w:sz w:val="24"/>
          <w:szCs w:val="24"/>
        </w:rPr>
        <w:t>. These alterations can represent the potential impacts of climate change</w:t>
      </w:r>
      <w:r w:rsidR="00B90A97">
        <w:rPr>
          <w:rFonts w:ascii="Times New Roman" w:hAnsi="Times New Roman" w:cs="Times New Roman"/>
          <w:sz w:val="24"/>
          <w:szCs w:val="24"/>
        </w:rPr>
        <w:t xml:space="preserve"> and </w:t>
      </w:r>
      <w:r w:rsidR="00B90A97">
        <w:rPr>
          <w:rFonts w:ascii="Times New Roman" w:hAnsi="Times New Roman" w:cs="Times New Roman"/>
          <w:sz w:val="24"/>
          <w:szCs w:val="24"/>
        </w:rPr>
        <w:lastRenderedPageBreak/>
        <w:t xml:space="preserve">allow for better assessment of the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impact of a bioenergy policies in future years.</w:t>
      </w:r>
    </w:p>
    <w:p w14:paraId="79CAADFF" w14:textId="60E6BB62" w:rsidR="008C0A71" w:rsidRDefault="00FA45D9"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8B6BEA">
        <w:rPr>
          <w:rFonts w:ascii="Times New Roman" w:hAnsi="Times New Roman" w:cs="Times New Roman"/>
          <w:sz w:val="24"/>
          <w:szCs w:val="24"/>
        </w:rPr>
        <w:t xml:space="preserve">he </w:t>
      </w:r>
      <w:r w:rsidR="00D8381B">
        <w:rPr>
          <w:rFonts w:ascii="Times New Roman" w:hAnsi="Times New Roman" w:cs="Times New Roman"/>
          <w:sz w:val="24"/>
          <w:szCs w:val="24"/>
        </w:rPr>
        <w:t>SD</w:t>
      </w:r>
      <w:r w:rsidR="008B6BEA">
        <w:rPr>
          <w:rFonts w:ascii="Times New Roman" w:hAnsi="Times New Roman" w:cs="Times New Roman"/>
          <w:sz w:val="24"/>
          <w:szCs w:val="24"/>
        </w:rPr>
        <w:t xml:space="preserve"> framework provides a flexible and user</w:t>
      </w:r>
      <w:r w:rsidR="00715DC8">
        <w:rPr>
          <w:rFonts w:ascii="Times New Roman" w:hAnsi="Times New Roman" w:cs="Times New Roman"/>
          <w:sz w:val="24"/>
          <w:szCs w:val="24"/>
        </w:rPr>
        <w:t>-</w:t>
      </w:r>
      <w:r w:rsidR="008B6BEA">
        <w:rPr>
          <w:rFonts w:ascii="Times New Roman" w:hAnsi="Times New Roman" w:cs="Times New Roman"/>
          <w:sz w:val="24"/>
          <w:szCs w:val="24"/>
        </w:rPr>
        <w:t>friendly interfac</w:t>
      </w:r>
      <w:r w:rsidR="00AD597E">
        <w:rPr>
          <w:rFonts w:ascii="Times New Roman" w:hAnsi="Times New Roman" w:cs="Times New Roman"/>
          <w:sz w:val="24"/>
          <w:szCs w:val="24"/>
        </w:rPr>
        <w:t xml:space="preserve">e for </w:t>
      </w:r>
      <w:r w:rsidR="00D947AA">
        <w:rPr>
          <w:rFonts w:ascii="Times New Roman" w:hAnsi="Times New Roman" w:cs="Times New Roman"/>
          <w:sz w:val="24"/>
          <w:szCs w:val="24"/>
        </w:rPr>
        <w:t>on</w:t>
      </w:r>
      <w:r w:rsidR="00715DC8">
        <w:rPr>
          <w:rFonts w:ascii="Times New Roman" w:hAnsi="Times New Roman" w:cs="Times New Roman"/>
          <w:sz w:val="24"/>
          <w:szCs w:val="24"/>
        </w:rPr>
        <w:t>-</w:t>
      </w:r>
      <w:r w:rsidR="00D947AA">
        <w:rPr>
          <w:rFonts w:ascii="Times New Roman" w:hAnsi="Times New Roman" w:cs="Times New Roman"/>
          <w:sz w:val="24"/>
          <w:szCs w:val="24"/>
        </w:rPr>
        <w:t xml:space="preserve">demand </w:t>
      </w:r>
      <w:r>
        <w:rPr>
          <w:rFonts w:ascii="Times New Roman" w:hAnsi="Times New Roman" w:cs="Times New Roman"/>
          <w:sz w:val="24"/>
          <w:szCs w:val="24"/>
        </w:rPr>
        <w:t xml:space="preserve">spatially explicit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analysis </w:t>
      </w:r>
      <w:r w:rsidR="00D947AA">
        <w:rPr>
          <w:rFonts w:ascii="Times New Roman" w:hAnsi="Times New Roman" w:cs="Times New Roman"/>
          <w:sz w:val="24"/>
          <w:szCs w:val="24"/>
        </w:rPr>
        <w:t>for many U.S. agricultural crops</w:t>
      </w:r>
      <w:r w:rsidR="008B6BEA">
        <w:rPr>
          <w:rFonts w:ascii="Times New Roman" w:hAnsi="Times New Roman" w:cs="Times New Roman"/>
          <w:sz w:val="24"/>
          <w:szCs w:val="24"/>
        </w:rPr>
        <w:t>.</w:t>
      </w:r>
      <w:r w:rsidR="00AD597E">
        <w:rPr>
          <w:rFonts w:ascii="Times New Roman" w:hAnsi="Times New Roman" w:cs="Times New Roman"/>
          <w:sz w:val="24"/>
          <w:szCs w:val="24"/>
        </w:rPr>
        <w:t xml:space="preserve"> </w:t>
      </w:r>
      <w:r>
        <w:rPr>
          <w:rFonts w:ascii="Times New Roman" w:hAnsi="Times New Roman" w:cs="Times New Roman"/>
          <w:sz w:val="24"/>
          <w:szCs w:val="24"/>
        </w:rPr>
        <w:t>Expansion or modification of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to new conditions and applications would take time, but are also a possible use of the model. </w:t>
      </w:r>
      <w:r w:rsidR="00AD597E">
        <w:rPr>
          <w:rFonts w:ascii="Times New Roman" w:hAnsi="Times New Roman" w:cs="Times New Roman"/>
          <w:sz w:val="24"/>
          <w:szCs w:val="24"/>
        </w:rPr>
        <w:t xml:space="preserve">The user interface of </w:t>
      </w:r>
      <w:r w:rsidR="00715DC8">
        <w:rPr>
          <w:rFonts w:ascii="Times New Roman" w:hAnsi="Times New Roman" w:cs="Times New Roman"/>
          <w:sz w:val="24"/>
          <w:szCs w:val="24"/>
        </w:rPr>
        <w:t xml:space="preserve">the </w:t>
      </w:r>
      <w:r w:rsidR="00D8381B">
        <w:rPr>
          <w:rFonts w:ascii="Times New Roman" w:hAnsi="Times New Roman" w:cs="Times New Roman"/>
          <w:sz w:val="24"/>
          <w:szCs w:val="24"/>
        </w:rPr>
        <w:t>SD</w:t>
      </w:r>
      <w:r w:rsidR="00AD597E">
        <w:rPr>
          <w:rFonts w:ascii="Times New Roman" w:hAnsi="Times New Roman" w:cs="Times New Roman"/>
          <w:sz w:val="24"/>
          <w:szCs w:val="24"/>
        </w:rPr>
        <w:t xml:space="preserve"> model</w:t>
      </w:r>
      <w:r w:rsidR="00715DC8">
        <w:rPr>
          <w:rFonts w:ascii="Times New Roman" w:hAnsi="Times New Roman" w:cs="Times New Roman"/>
          <w:sz w:val="24"/>
          <w:szCs w:val="24"/>
        </w:rPr>
        <w:t xml:space="preserve"> component</w:t>
      </w:r>
      <w:r w:rsidR="00AD597E">
        <w:rPr>
          <w:rFonts w:ascii="Times New Roman" w:hAnsi="Times New Roman" w:cs="Times New Roman"/>
          <w:sz w:val="24"/>
          <w:szCs w:val="24"/>
        </w:rPr>
        <w:t xml:space="preserve"> can be modified to allow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54328A">
        <w:rPr>
          <w:rFonts w:ascii="Times New Roman" w:hAnsi="Times New Roman" w:cs="Times New Roman"/>
          <w:sz w:val="24"/>
          <w:szCs w:val="24"/>
        </w:rPr>
        <w:t xml:space="preserve"> users</w:t>
      </w:r>
      <w:r w:rsidR="003F37C4">
        <w:rPr>
          <w:rFonts w:ascii="Times New Roman" w:hAnsi="Times New Roman" w:cs="Times New Roman"/>
          <w:sz w:val="24"/>
          <w:szCs w:val="24"/>
        </w:rPr>
        <w:t xml:space="preserve"> </w:t>
      </w:r>
      <w:r w:rsidR="00086491">
        <w:rPr>
          <w:rFonts w:ascii="Times New Roman" w:hAnsi="Times New Roman" w:cs="Times New Roman"/>
          <w:sz w:val="24"/>
          <w:szCs w:val="24"/>
        </w:rPr>
        <w:t>access</w:t>
      </w:r>
      <w:r w:rsidR="00AD597E">
        <w:rPr>
          <w:rFonts w:ascii="Times New Roman" w:hAnsi="Times New Roman" w:cs="Times New Roman"/>
          <w:sz w:val="24"/>
          <w:szCs w:val="24"/>
        </w:rPr>
        <w:t xml:space="preserve"> to different aspects of the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calculations.</w:t>
      </w:r>
      <w:r w:rsidR="00D947AA">
        <w:rPr>
          <w:rFonts w:ascii="Times New Roman" w:hAnsi="Times New Roman" w:cs="Times New Roman"/>
          <w:sz w:val="24"/>
          <w:szCs w:val="24"/>
        </w:rPr>
        <w:t xml:space="preserve"> These controls </w:t>
      </w:r>
      <w:r w:rsidR="0054328A">
        <w:rPr>
          <w:rFonts w:ascii="Times New Roman" w:hAnsi="Times New Roman" w:cs="Times New Roman"/>
          <w:sz w:val="24"/>
          <w:szCs w:val="24"/>
        </w:rPr>
        <w:t xml:space="preserve">permit </w:t>
      </w:r>
      <w:r w:rsidR="00D947AA">
        <w:rPr>
          <w:rFonts w:ascii="Times New Roman" w:hAnsi="Times New Roman" w:cs="Times New Roman"/>
          <w:sz w:val="24"/>
          <w:szCs w:val="24"/>
        </w:rPr>
        <w:t xml:space="preserve">users to quickly make modifications and see the implications of those results in real time. </w:t>
      </w:r>
    </w:p>
    <w:p w14:paraId="6F81F9F5" w14:textId="48325EB4" w:rsidR="00392C56" w:rsidRPr="00C57AEE" w:rsidRDefault="00392C56" w:rsidP="00392C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example 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&lt;EndNote&gt;&lt;Cite&gt;&lt;Author&gt;NASS&lt;/Author&gt;&lt;Year&gt;(2013)&lt;/Year&gt;&lt;RecNum&gt;111&lt;/RecNum&gt;&lt;DisplayText&gt;(60)&lt;/DisplayText&gt;&lt;record&gt;&lt;rec-number&gt;111&lt;/rec-number&gt;&lt;foreign-keys&gt;&lt;key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60" w:tooltip="NASS, (2013) #111" w:history="1">
        <w:r w:rsidR="00096D65">
          <w:rPr>
            <w:rFonts w:ascii="Times New Roman" w:hAnsi="Times New Roman" w:cs="Times New Roman"/>
            <w:noProof/>
            <w:sz w:val="24"/>
            <w:szCs w:val="24"/>
            <w:vertAlign w:val="superscript"/>
          </w:rPr>
          <w:t>60</w:t>
        </w:r>
      </w:hyperlink>
      <w:r w:rsidR="006C0AC7">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6C0AC7">
        <w:rPr>
          <w:rFonts w:ascii="Times New Roman" w:hAnsi="Times New Roman" w:cs="Times New Roman"/>
          <w:sz w:val="24"/>
          <w:szCs w:val="24"/>
          <w:vertAlign w:val="superscript"/>
        </w:rPr>
        <w:instrText xml:space="preserve"> ADDIN EN.CITE &lt;EndNote&gt;&lt;Cite&gt;&lt;Author&gt;NASS&lt;/Author&gt;&lt;Year&gt;(2013)&lt;/Year&gt;&lt;RecNum&gt;111&lt;/RecNum&gt;&lt;DisplayText&gt;(60)&lt;/DisplayText&gt;&lt;record&gt;&lt;rec-number&gt;111&lt;/rec-number&gt;&lt;foreign-keys&gt;&lt;key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6C0AC7">
        <w:rPr>
          <w:rFonts w:ascii="Times New Roman" w:hAnsi="Times New Roman" w:cs="Times New Roman"/>
          <w:noProof/>
          <w:sz w:val="24"/>
          <w:szCs w:val="24"/>
          <w:vertAlign w:val="superscript"/>
        </w:rPr>
        <w:t>(</w:t>
      </w:r>
      <w:hyperlink w:anchor="_ENREF_60" w:tooltip="NASS, (2013) #111" w:history="1">
        <w:r w:rsidR="00096D65">
          <w:rPr>
            <w:rFonts w:ascii="Times New Roman" w:hAnsi="Times New Roman" w:cs="Times New Roman"/>
            <w:noProof/>
            <w:sz w:val="24"/>
            <w:szCs w:val="24"/>
            <w:vertAlign w:val="superscript"/>
          </w:rPr>
          <w:t>60</w:t>
        </w:r>
      </w:hyperlink>
      <w:r w:rsidR="006C0AC7">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p>
    <w:p w14:paraId="3677115D" w14:textId="77777777" w:rsidR="00C93B39" w:rsidRPr="00B57EEA" w:rsidRDefault="00E57680"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p>
    <w:p w14:paraId="10E1E266" w14:textId="05F4D0FC"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footprinting </w:t>
      </w:r>
      <w:r>
        <w:rPr>
          <w:rFonts w:ascii="Times New Roman" w:hAnsi="Times New Roman" w:cs="Times New Roman"/>
          <w:sz w:val="24"/>
          <w:szCs w:val="24"/>
        </w:rPr>
        <w:t>assessment</w:t>
      </w:r>
      <w:r w:rsidR="00565551">
        <w:rPr>
          <w:rFonts w:ascii="Times New Roman" w:hAnsi="Times New Roman" w:cs="Times New Roman"/>
          <w:sz w:val="24"/>
          <w:szCs w:val="24"/>
        </w:rPr>
        <w:t>s</w:t>
      </w:r>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feedstocks, and lack flexibility to alter input assumptions. These limitations present a barrier to</w:t>
      </w:r>
      <w:r w:rsidR="00FA45D9">
        <w:rPr>
          <w:rFonts w:ascii="Times New Roman" w:hAnsi="Times New Roman" w:cs="Times New Roman"/>
          <w:sz w:val="24"/>
          <w:szCs w:val="24"/>
        </w:rPr>
        <w:t xml:space="preserve"> a more robust</w:t>
      </w:r>
      <w:r>
        <w:rPr>
          <w:rFonts w:ascii="Times New Roman" w:hAnsi="Times New Roman" w:cs="Times New Roman"/>
          <w:sz w:val="24"/>
          <w:szCs w:val="24"/>
        </w:rPr>
        <w:t xml:space="preserve"> understanding of bioenergy </w:t>
      </w:r>
      <w:r w:rsidR="00722D98">
        <w:rPr>
          <w:rFonts w:ascii="Times New Roman" w:hAnsi="Times New Roman" w:cs="Times New Roman"/>
          <w:sz w:val="24"/>
          <w:szCs w:val="24"/>
        </w:rPr>
        <w:t>water consumption</w:t>
      </w:r>
      <w:r w:rsidR="00FC4EEB">
        <w:rPr>
          <w:rFonts w:ascii="Times New Roman" w:hAnsi="Times New Roman" w:cs="Times New Roman"/>
          <w:sz w:val="24"/>
          <w:szCs w:val="24"/>
        </w:rPr>
        <w:t xml:space="preserve">, </w:t>
      </w:r>
      <w:r w:rsidR="00FC4EEB">
        <w:rPr>
          <w:rFonts w:ascii="Times New Roman" w:hAnsi="Times New Roman" w:cs="Times New Roman"/>
          <w:sz w:val="24"/>
          <w:szCs w:val="24"/>
        </w:rPr>
        <w:lastRenderedPageBreak/>
        <w:t>which</w:t>
      </w:r>
      <w:r w:rsidR="00565551">
        <w:rPr>
          <w:rFonts w:ascii="Times New Roman" w:hAnsi="Times New Roman" w:cs="Times New Roman"/>
          <w:sz w:val="24"/>
          <w:szCs w:val="24"/>
        </w:rPr>
        <w:t xml:space="preserve"> </w:t>
      </w:r>
      <w:r>
        <w:rPr>
          <w:rFonts w:ascii="Times New Roman" w:hAnsi="Times New Roman" w:cs="Times New Roman"/>
          <w:sz w:val="24"/>
          <w:szCs w:val="24"/>
        </w:rPr>
        <w:t>is necessary for decision</w:t>
      </w:r>
      <w:r w:rsidR="00FC4EEB">
        <w:rPr>
          <w:rFonts w:ascii="Times New Roman" w:hAnsi="Times New Roman" w:cs="Times New Roman"/>
          <w:sz w:val="24"/>
          <w:szCs w:val="24"/>
        </w:rPr>
        <w:t xml:space="preserve"> </w:t>
      </w:r>
      <w:r>
        <w:rPr>
          <w:rFonts w:ascii="Times New Roman" w:hAnsi="Times New Roman" w:cs="Times New Roman"/>
          <w:sz w:val="24"/>
          <w:szCs w:val="24"/>
        </w:rPr>
        <w:t>makers to evaluate the tradeoffs between bioenergy systems, other sources of energy, and other agricultural commodities.</w:t>
      </w:r>
    </w:p>
    <w:p w14:paraId="44B70CB7" w14:textId="4F5CB7D9" w:rsidR="00C956D1" w:rsidRDefault="00C956D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help address </w:t>
      </w:r>
      <w:r w:rsidR="00565551">
        <w:rPr>
          <w:rFonts w:ascii="Times New Roman" w:hAnsi="Times New Roman" w:cs="Times New Roman"/>
          <w:sz w:val="24"/>
          <w:szCs w:val="24"/>
        </w:rPr>
        <w:t xml:space="preserve">these </w:t>
      </w:r>
      <w:r>
        <w:rPr>
          <w:rFonts w:ascii="Times New Roman" w:hAnsi="Times New Roman" w:cs="Times New Roman"/>
          <w:sz w:val="24"/>
          <w:szCs w:val="24"/>
        </w:rPr>
        <w:t>limitations</w:t>
      </w:r>
      <w:r w:rsidR="00FC4EEB">
        <w:rPr>
          <w:rFonts w:ascii="Times New Roman" w:hAnsi="Times New Roman" w:cs="Times New Roman"/>
          <w:sz w:val="24"/>
          <w:szCs w:val="24"/>
        </w:rPr>
        <w:t>,</w:t>
      </w:r>
      <w:r>
        <w:rPr>
          <w:rFonts w:ascii="Times New Roman" w:hAnsi="Times New Roman" w:cs="Times New Roman"/>
          <w:sz w:val="24"/>
          <w:szCs w:val="24"/>
        </w:rPr>
        <w:t xml:space="preserve"> w</w:t>
      </w:r>
      <w:r w:rsidR="008C0A71">
        <w:rPr>
          <w:rFonts w:ascii="Times New Roman" w:hAnsi="Times New Roman" w:cs="Times New Roman"/>
          <w:sz w:val="24"/>
          <w:szCs w:val="24"/>
        </w:rPr>
        <w:t xml:space="preserve">e developed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r w:rsidR="008C0A71">
        <w:rPr>
          <w:rFonts w:ascii="Times New Roman" w:hAnsi="Times New Roman" w:cs="Times New Roman"/>
          <w:sz w:val="24"/>
          <w:szCs w:val="24"/>
        </w:rPr>
        <w:t xml:space="preserve">climate and 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Pr>
          <w:rFonts w:ascii="Times New Roman" w:hAnsi="Times New Roman" w:cs="Times New Roman"/>
          <w:sz w:val="24"/>
          <w:szCs w:val="24"/>
        </w:rPr>
        <w:t xml:space="preserve"> Using Cligen and STATSGO</w:t>
      </w:r>
      <w:r w:rsidR="00802B44">
        <w:rPr>
          <w:rFonts w:ascii="Times New Roman" w:hAnsi="Times New Roman" w:cs="Times New Roman"/>
          <w:sz w:val="24"/>
          <w:szCs w:val="24"/>
        </w:rPr>
        <w:t>2</w:t>
      </w:r>
      <w:r>
        <w:rPr>
          <w:rFonts w:ascii="Times New Roman" w:hAnsi="Times New Roman" w:cs="Times New Roman"/>
          <w:sz w:val="24"/>
          <w:szCs w:val="24"/>
        </w:rPr>
        <w:t xml:space="preserve"> datasets</w:t>
      </w:r>
      <w:r w:rsidR="00926654">
        <w:rPr>
          <w:rFonts w:ascii="Times New Roman" w:hAnsi="Times New Roman" w:cs="Times New Roman"/>
          <w:sz w:val="24"/>
          <w:szCs w:val="24"/>
        </w:rPr>
        <w:t>,</w:t>
      </w:r>
      <w:r>
        <w:rPr>
          <w:rFonts w:ascii="Times New Roman" w:hAnsi="Times New Roman" w:cs="Times New Roman"/>
          <w:sz w:val="24"/>
          <w:szCs w:val="24"/>
        </w:rPr>
        <w:t xml:space="preserve">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Pr>
          <w:rFonts w:ascii="Times New Roman" w:hAnsi="Times New Roman" w:cs="Times New Roman"/>
          <w:sz w:val="24"/>
          <w:szCs w:val="24"/>
        </w:rPr>
        <w:t>’s</w:t>
      </w:r>
      <w:r w:rsidR="008C0A71">
        <w:rPr>
          <w:rFonts w:ascii="Times New Roman" w:hAnsi="Times New Roman" w:cs="Times New Roman"/>
          <w:sz w:val="24"/>
          <w:szCs w:val="24"/>
        </w:rPr>
        <w:t xml:space="preserve"> </w:t>
      </w:r>
      <w:r>
        <w:rPr>
          <w:rFonts w:ascii="Times New Roman" w:hAnsi="Times New Roman" w:cs="Times New Roman"/>
          <w:sz w:val="24"/>
          <w:szCs w:val="24"/>
        </w:rPr>
        <w:t xml:space="preserve">results and capabilities </w:t>
      </w:r>
      <w:r w:rsidR="00565551">
        <w:rPr>
          <w:rFonts w:ascii="Times New Roman" w:hAnsi="Times New Roman" w:cs="Times New Roman"/>
          <w:sz w:val="24"/>
          <w:szCs w:val="24"/>
        </w:rPr>
        <w:t xml:space="preserve">are </w:t>
      </w:r>
      <w:r>
        <w:rPr>
          <w:rFonts w:ascii="Times New Roman" w:hAnsi="Times New Roman" w:cs="Times New Roman"/>
          <w:sz w:val="24"/>
          <w:szCs w:val="24"/>
        </w:rPr>
        <w:t xml:space="preserve">demonstrated by comparing </w:t>
      </w:r>
      <w:r w:rsidR="00FA45D9">
        <w:rPr>
          <w:rFonts w:ascii="Times New Roman" w:hAnsi="Times New Roman" w:cs="Times New Roman"/>
          <w:sz w:val="24"/>
          <w:szCs w:val="24"/>
        </w:rPr>
        <w:t>corn grain</w:t>
      </w:r>
      <w:r>
        <w:rPr>
          <w:rFonts w:ascii="Times New Roman" w:hAnsi="Times New Roman" w:cs="Times New Roman"/>
          <w:sz w:val="24"/>
          <w:szCs w:val="24"/>
        </w:rPr>
        <w:t xml:space="preserve">, </w:t>
      </w:r>
      <w:r w:rsidR="00FA45D9">
        <w:rPr>
          <w:rFonts w:ascii="Times New Roman" w:hAnsi="Times New Roman" w:cs="Times New Roman"/>
          <w:sz w:val="24"/>
          <w:szCs w:val="24"/>
        </w:rPr>
        <w:t>and so</w:t>
      </w:r>
      <w:r>
        <w:rPr>
          <w:rFonts w:ascii="Times New Roman" w:hAnsi="Times New Roman" w:cs="Times New Roman"/>
          <w:sz w:val="24"/>
          <w:szCs w:val="24"/>
        </w:rPr>
        <w:t>ybean</w:t>
      </w:r>
      <w:r w:rsidR="00FA45D9">
        <w:rPr>
          <w:rFonts w:ascii="Times New Roman" w:hAnsi="Times New Roman" w:cs="Times New Roman"/>
          <w:sz w:val="24"/>
          <w:szCs w:val="24"/>
        </w:rPr>
        <w:t xml:space="preserve"> </w:t>
      </w:r>
      <w:r>
        <w:rPr>
          <w:rFonts w:ascii="Times New Roman" w:hAnsi="Times New Roman" w:cs="Times New Roman"/>
          <w:sz w:val="24"/>
          <w:szCs w:val="24"/>
        </w:rPr>
        <w:t xml:space="preserve">case studies to other datasets and literature. </w:t>
      </w:r>
      <w:r w:rsidR="00916161">
        <w:rPr>
          <w:rFonts w:ascii="Times New Roman" w:hAnsi="Times New Roman" w:cs="Times New Roman"/>
          <w:sz w:val="24"/>
          <w:szCs w:val="24"/>
        </w:rPr>
        <w:t>Our evaluation of corn</w:t>
      </w:r>
      <w:r w:rsidR="00923376">
        <w:rPr>
          <w:rFonts w:ascii="Times New Roman" w:hAnsi="Times New Roman" w:cs="Times New Roman"/>
          <w:sz w:val="24"/>
          <w:szCs w:val="24"/>
        </w:rPr>
        <w:t xml:space="preserve"> grain</w:t>
      </w:r>
      <w:r w:rsidR="00916161">
        <w:rPr>
          <w:rFonts w:ascii="Times New Roman" w:hAnsi="Times New Roman" w:cs="Times New Roman"/>
          <w:sz w:val="24"/>
          <w:szCs w:val="24"/>
        </w:rPr>
        <w:t xml:space="preserve"> and soybean crops </w:t>
      </w:r>
      <w:r w:rsidR="00565551">
        <w:rPr>
          <w:rFonts w:ascii="Times New Roman" w:hAnsi="Times New Roman" w:cs="Times New Roman"/>
          <w:sz w:val="24"/>
          <w:szCs w:val="24"/>
        </w:rPr>
        <w:t xml:space="preserve">shows </w:t>
      </w:r>
      <w:r w:rsidR="00916161">
        <w:rPr>
          <w:rFonts w:ascii="Times New Roman" w:hAnsi="Times New Roman" w:cs="Times New Roman"/>
          <w:sz w:val="24"/>
          <w:szCs w:val="24"/>
        </w:rPr>
        <w:t xml:space="preserve">coverage of green and blue water consumption across major agricultural areas.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 xml:space="preserve">ater footprints for those areas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comparable to existing water footprinting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Pr>
          <w:rFonts w:ascii="Times New Roman" w:hAnsi="Times New Roman" w:cs="Times New Roman"/>
          <w:sz w:val="24"/>
          <w:szCs w:val="24"/>
        </w:rPr>
        <w:t xml:space="preserve"> The tool is limited in several key respects by the resolution of available data</w:t>
      </w:r>
      <w:r w:rsidR="00926654">
        <w:rPr>
          <w:rFonts w:ascii="Times New Roman" w:hAnsi="Times New Roman" w:cs="Times New Roman"/>
          <w:sz w:val="24"/>
          <w:szCs w:val="24"/>
        </w:rPr>
        <w:t>,</w:t>
      </w:r>
      <w:r>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Pr>
          <w:rFonts w:ascii="Times New Roman" w:hAnsi="Times New Roman" w:cs="Times New Roman"/>
          <w:sz w:val="24"/>
          <w:szCs w:val="24"/>
        </w:rPr>
        <w:t xml:space="preserve">a barrier to use. However, </w:t>
      </w:r>
      <w:r w:rsidR="00565551">
        <w:rPr>
          <w:rFonts w:ascii="Times New Roman" w:hAnsi="Times New Roman" w:cs="Times New Roman"/>
          <w:sz w:val="24"/>
          <w:szCs w:val="24"/>
        </w:rPr>
        <w:t xml:space="preserve">the </w:t>
      </w:r>
      <w:r>
        <w:rPr>
          <w:rFonts w:ascii="Times New Roman" w:hAnsi="Times New Roman" w:cs="Times New Roman"/>
          <w:sz w:val="24"/>
          <w:szCs w:val="24"/>
        </w:rPr>
        <w:t xml:space="preserve">results </w:t>
      </w:r>
      <w:r w:rsidR="00565551">
        <w:rPr>
          <w:rFonts w:ascii="Times New Roman" w:hAnsi="Times New Roman" w:cs="Times New Roman"/>
          <w:sz w:val="24"/>
          <w:szCs w:val="24"/>
        </w:rPr>
        <w:t xml:space="preserve">are </w:t>
      </w:r>
      <w:r>
        <w:rPr>
          <w:rFonts w:ascii="Times New Roman" w:hAnsi="Times New Roman" w:cs="Times New Roman"/>
          <w:sz w:val="24"/>
          <w:szCs w:val="24"/>
        </w:rPr>
        <w:t xml:space="preserve">comparable to previous analyses of optimal </w:t>
      </w:r>
      <w:r w:rsidR="00722D98">
        <w:rPr>
          <w:rFonts w:ascii="Times New Roman" w:hAnsi="Times New Roman" w:cs="Times New Roman"/>
          <w:sz w:val="24"/>
          <w:szCs w:val="24"/>
        </w:rPr>
        <w:t>water consumption</w:t>
      </w:r>
      <w:r>
        <w:rPr>
          <w:rFonts w:ascii="Times New Roman" w:hAnsi="Times New Roman" w:cs="Times New Roman"/>
          <w:sz w:val="24"/>
          <w:szCs w:val="24"/>
        </w:rPr>
        <w:t>.</w:t>
      </w:r>
    </w:p>
    <w:p w14:paraId="67B361E6" w14:textId="4FFF702D" w:rsidR="0013467B" w:rsidRDefault="003F37C4" w:rsidP="005A7362">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C0A71">
        <w:rPr>
          <w:rFonts w:ascii="Times New Roman" w:hAnsi="Times New Roman" w:cs="Times New Roman"/>
          <w:sz w:val="24"/>
          <w:szCs w:val="24"/>
        </w:rPr>
        <w:t xml:space="preserve">improves </w:t>
      </w:r>
      <w:r w:rsidR="00C956D1">
        <w:rPr>
          <w:rFonts w:ascii="Times New Roman" w:hAnsi="Times New Roman" w:cs="Times New Roman"/>
          <w:sz w:val="24"/>
          <w:szCs w:val="24"/>
        </w:rPr>
        <w:t xml:space="preserve">on optimal </w:t>
      </w:r>
      <w:r w:rsidR="00722D98">
        <w:rPr>
          <w:rFonts w:ascii="Times New Roman" w:hAnsi="Times New Roman" w:cs="Times New Roman"/>
          <w:sz w:val="24"/>
          <w:szCs w:val="24"/>
        </w:rPr>
        <w:t>water consumption</w:t>
      </w:r>
      <w:r w:rsidR="008C0A71">
        <w:rPr>
          <w:rFonts w:ascii="Times New Roman" w:hAnsi="Times New Roman" w:cs="Times New Roman"/>
          <w:sz w:val="24"/>
          <w:szCs w:val="24"/>
        </w:rPr>
        <w:t xml:space="preserve"> analysis </w:t>
      </w:r>
      <w:r w:rsidR="00C956D1">
        <w:rPr>
          <w:rFonts w:ascii="Times New Roman" w:hAnsi="Times New Roman" w:cs="Times New Roman"/>
          <w:sz w:val="24"/>
          <w:szCs w:val="24"/>
        </w:rPr>
        <w:t>i</w:t>
      </w:r>
      <w:r w:rsidR="00926654">
        <w:rPr>
          <w:rFonts w:ascii="Times New Roman" w:hAnsi="Times New Roman" w:cs="Times New Roman"/>
          <w:sz w:val="24"/>
          <w:szCs w:val="24"/>
        </w:rPr>
        <w:t>n</w:t>
      </w:r>
      <w:r w:rsidR="00C956D1">
        <w:rPr>
          <w:rFonts w:ascii="Times New Roman" w:hAnsi="Times New Roman" w:cs="Times New Roman"/>
          <w:sz w:val="24"/>
          <w:szCs w:val="24"/>
        </w:rPr>
        <w:t xml:space="preserve"> several key respects. </w:t>
      </w:r>
      <w:r w:rsidR="00926654">
        <w:rPr>
          <w:rFonts w:ascii="Times New Roman" w:hAnsi="Times New Roman" w:cs="Times New Roman"/>
          <w:sz w:val="24"/>
          <w:szCs w:val="24"/>
        </w:rPr>
        <w:t>It</w:t>
      </w:r>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The tool can also evaluate many agricultural feedstocks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biopower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5662BB" w:rsidRPr="00096D65">
        <w:rPr>
          <w:rFonts w:ascii="Times New Roman" w:hAnsi="Times New Roman" w:cs="Times New Roman"/>
          <w:sz w:val="24"/>
          <w:szCs w:val="24"/>
          <w:vertAlign w:val="superscript"/>
        </w:rPr>
        <w:instrText xml:space="preserve"> ADDIN EN.CITE &lt;EndNote&gt;&lt;Cite&gt;&lt;Author&gt;Macknick&lt;/Author&gt;&lt;Year&gt;2011&lt;/Year&gt;&lt;RecNum&gt;115&lt;/RecNum&gt;&lt;DisplayText&gt;(61)&lt;/DisplayText&gt;&lt;record&gt;&lt;rec-number&gt;115&lt;/rec-number&gt;&lt;foreign-keys&gt;&lt;key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5662BB" w:rsidRPr="00096D65">
        <w:rPr>
          <w:rFonts w:ascii="Times New Roman" w:hAnsi="Times New Roman" w:cs="Times New Roman"/>
          <w:noProof/>
          <w:sz w:val="24"/>
          <w:szCs w:val="24"/>
          <w:vertAlign w:val="superscript"/>
        </w:rPr>
        <w:t>(</w:t>
      </w:r>
      <w:hyperlink w:anchor="_ENREF_61" w:tooltip="Macknick, 2011 #115" w:history="1">
        <w:r w:rsidR="00096D65" w:rsidRPr="00096D65">
          <w:rPr>
            <w:rFonts w:ascii="Times New Roman" w:hAnsi="Times New Roman" w:cs="Times New Roman"/>
            <w:noProof/>
            <w:sz w:val="24"/>
            <w:szCs w:val="24"/>
            <w:vertAlign w:val="superscript"/>
          </w:rPr>
          <w:t>61</w:t>
        </w:r>
      </w:hyperlink>
      <w:r w:rsidR="005662BB" w:rsidRPr="00096D65">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r w:rsidR="0013467B">
        <w:rPr>
          <w:rFonts w:ascii="Times New Roman" w:hAnsi="Times New Roman" w:cs="Times New Roman"/>
          <w:sz w:val="24"/>
          <w:szCs w:val="24"/>
        </w:rPr>
        <w:t>BioSpatial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O include 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feedstocks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7965E1B1" w14:textId="653B812D" w:rsidR="00B57EEA" w:rsidRDefault="00B57EEA" w:rsidP="00B57EEA">
      <w:pPr>
        <w:spacing w:after="0" w:line="480" w:lineRule="auto"/>
        <w:ind w:firstLine="720"/>
        <w:rPr>
          <w:rFonts w:ascii="Times New Roman" w:hAnsi="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Stright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Macknick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 xml:space="preserve">Thanks Emily Newes, Margaret Mann, and </w:t>
      </w:r>
      <w:r>
        <w:rPr>
          <w:rFonts w:ascii="Times New Roman" w:hAnsi="Times New Roman"/>
          <w:sz w:val="24"/>
          <w:szCs w:val="24"/>
        </w:rPr>
        <w:t>(</w:t>
      </w:r>
      <w:r w:rsidRPr="00B57EEA">
        <w:rPr>
          <w:rFonts w:ascii="Times New Roman" w:hAnsi="Times New Roman"/>
          <w:sz w:val="24"/>
          <w:szCs w:val="24"/>
          <w:highlight w:val="yellow"/>
        </w:rPr>
        <w:t>REVIEWERS TO BE ADDED)</w:t>
      </w:r>
      <w:r w:rsidR="005662BB">
        <w:rPr>
          <w:rFonts w:ascii="Times New Roman" w:hAnsi="Times New Roman"/>
          <w:sz w:val="24"/>
          <w:szCs w:val="24"/>
        </w:rPr>
        <w:t>.</w:t>
      </w:r>
    </w:p>
    <w:p w14:paraId="54903677" w14:textId="77777777" w:rsidR="00B57EEA" w:rsidRDefault="00B57EEA" w:rsidP="00B57EEA">
      <w:pPr>
        <w:spacing w:after="0" w:line="480" w:lineRule="auto"/>
        <w:ind w:firstLine="720"/>
        <w:rPr>
          <w:rFonts w:ascii="Times New Roman" w:hAnsi="Times New Roman" w:cs="Times New Roman"/>
          <w:sz w:val="24"/>
          <w:szCs w:val="24"/>
        </w:rPr>
      </w:pPr>
    </w:p>
    <w:p w14:paraId="3B86541D" w14:textId="77777777" w:rsidR="000D084D" w:rsidRPr="00FA0CBD" w:rsidRDefault="005A5CA7" w:rsidP="005466E1">
      <w:pPr>
        <w:rPr>
          <w:rFonts w:ascii="Arial" w:hAnsi="Arial" w:cs="Arial"/>
          <w:sz w:val="24"/>
          <w:szCs w:val="24"/>
        </w:rPr>
      </w:pPr>
      <w:r w:rsidRPr="00FA0CBD">
        <w:rPr>
          <w:rFonts w:ascii="Arial" w:hAnsi="Arial" w:cs="Arial"/>
          <w:sz w:val="24"/>
          <w:szCs w:val="24"/>
        </w:rPr>
        <w:t>7. References</w:t>
      </w:r>
    </w:p>
    <w:p w14:paraId="50795595" w14:textId="77777777" w:rsidR="00096D65" w:rsidRPr="00096D65" w:rsidRDefault="0071467F" w:rsidP="00096D65">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FA0CBD">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50" w:name="_ENREF_1"/>
      <w:r w:rsidR="00096D65" w:rsidRPr="00096D65">
        <w:rPr>
          <w:rFonts w:ascii="Calibri" w:hAnsi="Calibri" w:cs="Arial"/>
          <w:noProof/>
          <w:szCs w:val="24"/>
        </w:rPr>
        <w:t>1.</w:t>
      </w:r>
      <w:r w:rsidR="00096D65" w:rsidRPr="00096D65">
        <w:rPr>
          <w:rFonts w:ascii="Calibri" w:hAnsi="Calibri" w:cs="Arial"/>
          <w:noProof/>
          <w:szCs w:val="24"/>
        </w:rPr>
        <w:tab/>
        <w:t xml:space="preserve">UNESCO. </w:t>
      </w:r>
      <w:r w:rsidR="00096D65" w:rsidRPr="00096D65">
        <w:rPr>
          <w:rFonts w:ascii="Calibri" w:hAnsi="Calibri" w:cs="Arial"/>
          <w:i/>
          <w:noProof/>
          <w:szCs w:val="24"/>
        </w:rPr>
        <w:t>The United Nations World Water Development Report 3: Water in a Changing World</w:t>
      </w:r>
      <w:r w:rsidR="00096D65" w:rsidRPr="00096D65">
        <w:rPr>
          <w:rFonts w:ascii="Calibri" w:hAnsi="Calibri" w:cs="Arial"/>
          <w:noProof/>
          <w:szCs w:val="24"/>
        </w:rPr>
        <w:t>. Paris and London: UNESCO and Earthscan (2009).</w:t>
      </w:r>
      <w:bookmarkEnd w:id="50"/>
    </w:p>
    <w:p w14:paraId="56B79553" w14:textId="77777777" w:rsidR="00096D65" w:rsidRPr="00096D65" w:rsidRDefault="00096D65" w:rsidP="00096D65">
      <w:pPr>
        <w:spacing w:after="0" w:line="240" w:lineRule="auto"/>
        <w:rPr>
          <w:rFonts w:ascii="Calibri" w:hAnsi="Calibri" w:cs="Arial"/>
          <w:noProof/>
          <w:szCs w:val="24"/>
        </w:rPr>
      </w:pPr>
      <w:bookmarkStart w:id="51" w:name="_ENREF_2"/>
      <w:r w:rsidRPr="00096D65">
        <w:rPr>
          <w:rFonts w:ascii="Calibri" w:hAnsi="Calibri" w:cs="Arial"/>
          <w:noProof/>
          <w:szCs w:val="24"/>
        </w:rPr>
        <w:t>2.</w:t>
      </w:r>
      <w:r w:rsidRPr="00096D65">
        <w:rPr>
          <w:rFonts w:ascii="Calibri" w:hAnsi="Calibri" w:cs="Arial"/>
          <w:noProof/>
          <w:szCs w:val="24"/>
        </w:rPr>
        <w:tab/>
        <w:t xml:space="preserve">Hoekstra AY, Chapagain AK. Water footprints of nations: Water use by people as a function of their consumption pattern. </w:t>
      </w:r>
      <w:r w:rsidRPr="00096D65">
        <w:rPr>
          <w:rFonts w:ascii="Calibri" w:hAnsi="Calibri" w:cs="Arial"/>
          <w:i/>
          <w:noProof/>
          <w:szCs w:val="24"/>
        </w:rPr>
        <w:t>Water Resources Management</w:t>
      </w:r>
      <w:r w:rsidRPr="00096D65">
        <w:rPr>
          <w:rFonts w:ascii="Calibri" w:hAnsi="Calibri" w:cs="Arial"/>
          <w:noProof/>
          <w:szCs w:val="24"/>
        </w:rPr>
        <w:t>. (2007);</w:t>
      </w:r>
      <w:r w:rsidRPr="00096D65">
        <w:rPr>
          <w:rFonts w:ascii="Calibri" w:hAnsi="Calibri" w:cs="Arial"/>
          <w:b/>
          <w:noProof/>
          <w:szCs w:val="24"/>
        </w:rPr>
        <w:t>21</w:t>
      </w:r>
      <w:r w:rsidRPr="00096D65">
        <w:rPr>
          <w:rFonts w:ascii="Calibri" w:hAnsi="Calibri" w:cs="Arial"/>
          <w:noProof/>
          <w:szCs w:val="24"/>
        </w:rPr>
        <w:t>(1):35-48.</w:t>
      </w:r>
      <w:bookmarkEnd w:id="51"/>
    </w:p>
    <w:p w14:paraId="779BADEC" w14:textId="77777777" w:rsidR="00096D65" w:rsidRPr="00096D65" w:rsidRDefault="00096D65" w:rsidP="00096D65">
      <w:pPr>
        <w:spacing w:after="0" w:line="240" w:lineRule="auto"/>
        <w:rPr>
          <w:rFonts w:ascii="Calibri" w:hAnsi="Calibri" w:cs="Arial"/>
          <w:noProof/>
          <w:szCs w:val="24"/>
        </w:rPr>
      </w:pPr>
      <w:bookmarkStart w:id="52" w:name="_ENREF_3"/>
      <w:r w:rsidRPr="00096D65">
        <w:rPr>
          <w:rFonts w:ascii="Calibri" w:hAnsi="Calibri" w:cs="Arial"/>
          <w:noProof/>
          <w:szCs w:val="24"/>
        </w:rPr>
        <w:t>3.</w:t>
      </w:r>
      <w:r w:rsidRPr="00096D65">
        <w:rPr>
          <w:rFonts w:ascii="Calibri" w:hAnsi="Calibri" w:cs="Arial"/>
          <w:noProof/>
          <w:szCs w:val="24"/>
        </w:rPr>
        <w:tab/>
        <w:t xml:space="preserve">Falkenmark M. Comparative hydrology—a new concept. In: Falkenmark M, Chapman T, editors. </w:t>
      </w:r>
      <w:r w:rsidRPr="00096D65">
        <w:rPr>
          <w:rFonts w:ascii="Calibri" w:hAnsi="Calibri" w:cs="Arial"/>
          <w:i/>
          <w:noProof/>
          <w:szCs w:val="24"/>
        </w:rPr>
        <w:t>Comparative Hydrology An Ecological Approach to Land and Water Resources</w:t>
      </w:r>
      <w:r w:rsidRPr="00096D65">
        <w:rPr>
          <w:rFonts w:ascii="Calibri" w:hAnsi="Calibri" w:cs="Arial"/>
          <w:noProof/>
          <w:szCs w:val="24"/>
        </w:rPr>
        <w:t>. Unesco, Paris, France(1989). p. 10-42.</w:t>
      </w:r>
      <w:bookmarkEnd w:id="52"/>
    </w:p>
    <w:p w14:paraId="1398B18B" w14:textId="77777777" w:rsidR="00096D65" w:rsidRPr="00096D65" w:rsidRDefault="00096D65" w:rsidP="00096D65">
      <w:pPr>
        <w:spacing w:after="0" w:line="240" w:lineRule="auto"/>
        <w:rPr>
          <w:rFonts w:ascii="Calibri" w:hAnsi="Calibri" w:cs="Arial"/>
          <w:noProof/>
          <w:szCs w:val="24"/>
        </w:rPr>
      </w:pPr>
      <w:bookmarkStart w:id="53" w:name="_ENREF_4"/>
      <w:r w:rsidRPr="00096D65">
        <w:rPr>
          <w:rFonts w:ascii="Calibri" w:hAnsi="Calibri" w:cs="Arial"/>
          <w:noProof/>
          <w:szCs w:val="24"/>
        </w:rPr>
        <w:t>4.</w:t>
      </w:r>
      <w:r w:rsidRPr="00096D65">
        <w:rPr>
          <w:rFonts w:ascii="Calibri" w:hAnsi="Calibri" w:cs="Arial"/>
          <w:noProof/>
          <w:szCs w:val="24"/>
        </w:rPr>
        <w:tab/>
        <w:t xml:space="preserve">Postel SL. Entering an Era of Water Scarcity: The Challenges Ahead. </w:t>
      </w:r>
      <w:r w:rsidRPr="00096D65">
        <w:rPr>
          <w:rFonts w:ascii="Calibri" w:hAnsi="Calibri" w:cs="Arial"/>
          <w:i/>
          <w:noProof/>
          <w:szCs w:val="24"/>
        </w:rPr>
        <w:t>Ecological Applications</w:t>
      </w:r>
      <w:r w:rsidRPr="00096D65">
        <w:rPr>
          <w:rFonts w:ascii="Calibri" w:hAnsi="Calibri" w:cs="Arial"/>
          <w:noProof/>
          <w:szCs w:val="24"/>
        </w:rPr>
        <w:t>. (2000);</w:t>
      </w:r>
      <w:r w:rsidRPr="00096D65">
        <w:rPr>
          <w:rFonts w:ascii="Calibri" w:hAnsi="Calibri" w:cs="Arial"/>
          <w:b/>
          <w:noProof/>
          <w:szCs w:val="24"/>
        </w:rPr>
        <w:t>10</w:t>
      </w:r>
      <w:r w:rsidRPr="00096D65">
        <w:rPr>
          <w:rFonts w:ascii="Calibri" w:hAnsi="Calibri" w:cs="Arial"/>
          <w:noProof/>
          <w:szCs w:val="24"/>
        </w:rPr>
        <w:t>(4):941-8.</w:t>
      </w:r>
      <w:bookmarkEnd w:id="53"/>
    </w:p>
    <w:p w14:paraId="1CDA878E" w14:textId="77777777" w:rsidR="00096D65" w:rsidRPr="00096D65" w:rsidRDefault="00096D65" w:rsidP="00096D65">
      <w:pPr>
        <w:spacing w:after="0" w:line="240" w:lineRule="auto"/>
        <w:rPr>
          <w:rFonts w:ascii="Calibri" w:hAnsi="Calibri" w:cs="Arial"/>
          <w:noProof/>
          <w:szCs w:val="24"/>
        </w:rPr>
      </w:pPr>
      <w:bookmarkStart w:id="54" w:name="_ENREF_5"/>
      <w:r w:rsidRPr="00096D65">
        <w:rPr>
          <w:rFonts w:ascii="Calibri" w:hAnsi="Calibri" w:cs="Arial"/>
          <w:noProof/>
          <w:szCs w:val="24"/>
        </w:rPr>
        <w:t>5.</w:t>
      </w:r>
      <w:r w:rsidRPr="00096D65">
        <w:rPr>
          <w:rFonts w:ascii="Calibri" w:hAnsi="Calibri" w:cs="Arial"/>
          <w:noProof/>
          <w:szCs w:val="24"/>
        </w:rPr>
        <w:tab/>
        <w:t xml:space="preserve">Postel SL, Daily GC, Ehrlich PR. Human Appropriation of Renewable Fresh Water. </w:t>
      </w:r>
      <w:r w:rsidRPr="00096D65">
        <w:rPr>
          <w:rFonts w:ascii="Calibri" w:hAnsi="Calibri" w:cs="Arial"/>
          <w:i/>
          <w:noProof/>
          <w:szCs w:val="24"/>
        </w:rPr>
        <w:t>Science</w:t>
      </w:r>
      <w:r w:rsidRPr="00096D65">
        <w:rPr>
          <w:rFonts w:ascii="Calibri" w:hAnsi="Calibri" w:cs="Arial"/>
          <w:noProof/>
          <w:szCs w:val="24"/>
        </w:rPr>
        <w:t>. (1996);</w:t>
      </w:r>
      <w:r w:rsidRPr="00096D65">
        <w:rPr>
          <w:rFonts w:ascii="Calibri" w:hAnsi="Calibri" w:cs="Arial"/>
          <w:b/>
          <w:noProof/>
          <w:szCs w:val="24"/>
        </w:rPr>
        <w:t>271</w:t>
      </w:r>
      <w:r w:rsidRPr="00096D65">
        <w:rPr>
          <w:rFonts w:ascii="Calibri" w:hAnsi="Calibri" w:cs="Arial"/>
          <w:noProof/>
          <w:szCs w:val="24"/>
        </w:rPr>
        <w:t>(5250):785-8.</w:t>
      </w:r>
      <w:bookmarkEnd w:id="54"/>
    </w:p>
    <w:p w14:paraId="63781BEC" w14:textId="77777777" w:rsidR="00096D65" w:rsidRPr="00096D65" w:rsidRDefault="00096D65" w:rsidP="00096D65">
      <w:pPr>
        <w:spacing w:after="0" w:line="240" w:lineRule="auto"/>
        <w:rPr>
          <w:rFonts w:ascii="Calibri" w:hAnsi="Calibri" w:cs="Arial"/>
          <w:noProof/>
          <w:szCs w:val="24"/>
        </w:rPr>
      </w:pPr>
      <w:bookmarkStart w:id="55" w:name="_ENREF_6"/>
      <w:r w:rsidRPr="00096D65">
        <w:rPr>
          <w:rFonts w:ascii="Calibri" w:hAnsi="Calibri" w:cs="Arial"/>
          <w:noProof/>
          <w:szCs w:val="24"/>
        </w:rPr>
        <w:t>6.</w:t>
      </w:r>
      <w:r w:rsidRPr="00096D65">
        <w:rPr>
          <w:rFonts w:ascii="Calibri" w:hAnsi="Calibri" w:cs="Arial"/>
          <w:noProof/>
          <w:szCs w:val="24"/>
        </w:rPr>
        <w:tab/>
        <w:t xml:space="preserve">Gleick PH. The human right to water. </w:t>
      </w:r>
      <w:r w:rsidRPr="00096D65">
        <w:rPr>
          <w:rFonts w:ascii="Calibri" w:hAnsi="Calibri" w:cs="Arial"/>
          <w:i/>
          <w:noProof/>
          <w:szCs w:val="24"/>
        </w:rPr>
        <w:t>Water Policy</w:t>
      </w:r>
      <w:r w:rsidRPr="00096D65">
        <w:rPr>
          <w:rFonts w:ascii="Calibri" w:hAnsi="Calibri" w:cs="Arial"/>
          <w:noProof/>
          <w:szCs w:val="24"/>
        </w:rPr>
        <w:t>. (1998);</w:t>
      </w:r>
      <w:r w:rsidRPr="00096D65">
        <w:rPr>
          <w:rFonts w:ascii="Calibri" w:hAnsi="Calibri" w:cs="Arial"/>
          <w:b/>
          <w:noProof/>
          <w:szCs w:val="24"/>
        </w:rPr>
        <w:t>1</w:t>
      </w:r>
      <w:r w:rsidRPr="00096D65">
        <w:rPr>
          <w:rFonts w:ascii="Calibri" w:hAnsi="Calibri" w:cs="Arial"/>
          <w:noProof/>
          <w:szCs w:val="24"/>
        </w:rPr>
        <w:t>(5):487-503.</w:t>
      </w:r>
      <w:bookmarkEnd w:id="55"/>
    </w:p>
    <w:p w14:paraId="1131E2DE" w14:textId="77777777" w:rsidR="00096D65" w:rsidRPr="00096D65" w:rsidRDefault="00096D65" w:rsidP="00096D65">
      <w:pPr>
        <w:spacing w:after="0" w:line="240" w:lineRule="auto"/>
        <w:rPr>
          <w:rFonts w:ascii="Calibri" w:hAnsi="Calibri" w:cs="Arial"/>
          <w:noProof/>
          <w:szCs w:val="24"/>
        </w:rPr>
      </w:pPr>
      <w:bookmarkStart w:id="56" w:name="_ENREF_7"/>
      <w:r w:rsidRPr="00096D65">
        <w:rPr>
          <w:rFonts w:ascii="Calibri" w:hAnsi="Calibri" w:cs="Arial"/>
          <w:noProof/>
          <w:szCs w:val="24"/>
        </w:rPr>
        <w:t>7.</w:t>
      </w:r>
      <w:r w:rsidRPr="00096D65">
        <w:rPr>
          <w:rFonts w:ascii="Calibri" w:hAnsi="Calibri" w:cs="Arial"/>
          <w:noProof/>
          <w:szCs w:val="24"/>
        </w:rPr>
        <w:tab/>
        <w:t xml:space="preserve">Pfister S, Koehler A, Hellweg S. Assessing the Environmental Impacts of Freshwater Consumption in LCA. </w:t>
      </w:r>
      <w:r w:rsidRPr="00096D65">
        <w:rPr>
          <w:rFonts w:ascii="Calibri" w:hAnsi="Calibri" w:cs="Arial"/>
          <w:i/>
          <w:noProof/>
          <w:szCs w:val="24"/>
        </w:rPr>
        <w:t>Environmental Science &amp; Technology</w:t>
      </w:r>
      <w:r w:rsidRPr="00096D65">
        <w:rPr>
          <w:rFonts w:ascii="Calibri" w:hAnsi="Calibri" w:cs="Arial"/>
          <w:noProof/>
          <w:szCs w:val="24"/>
        </w:rPr>
        <w:t>. (2009);</w:t>
      </w:r>
      <w:r w:rsidRPr="00096D65">
        <w:rPr>
          <w:rFonts w:ascii="Calibri" w:hAnsi="Calibri" w:cs="Arial"/>
          <w:b/>
          <w:noProof/>
          <w:szCs w:val="24"/>
        </w:rPr>
        <w:t>43</w:t>
      </w:r>
      <w:r w:rsidRPr="00096D65">
        <w:rPr>
          <w:rFonts w:ascii="Calibri" w:hAnsi="Calibri" w:cs="Arial"/>
          <w:noProof/>
          <w:szCs w:val="24"/>
        </w:rPr>
        <w:t>(11):4098-104.</w:t>
      </w:r>
      <w:bookmarkEnd w:id="56"/>
    </w:p>
    <w:p w14:paraId="20DE6108" w14:textId="77777777" w:rsidR="00096D65" w:rsidRPr="00096D65" w:rsidRDefault="00096D65" w:rsidP="00096D65">
      <w:pPr>
        <w:spacing w:after="0" w:line="240" w:lineRule="auto"/>
        <w:rPr>
          <w:rFonts w:ascii="Calibri" w:hAnsi="Calibri" w:cs="Arial"/>
          <w:noProof/>
          <w:szCs w:val="24"/>
        </w:rPr>
      </w:pPr>
      <w:bookmarkStart w:id="57" w:name="_ENREF_8"/>
      <w:r w:rsidRPr="00096D65">
        <w:rPr>
          <w:rFonts w:ascii="Calibri" w:hAnsi="Calibri" w:cs="Arial"/>
          <w:noProof/>
          <w:szCs w:val="24"/>
        </w:rPr>
        <w:t>8.</w:t>
      </w:r>
      <w:r w:rsidRPr="00096D65">
        <w:rPr>
          <w:rFonts w:ascii="Calibri" w:hAnsi="Calibri" w:cs="Arial"/>
          <w:noProof/>
          <w:szCs w:val="24"/>
        </w:rPr>
        <w:tab/>
        <w:t xml:space="preserve">Matti K, Philip JW, Hans de M, Olli V. Is physical water scarcity a new phenomenon? Global assessment of water shortage over the last two millennia. </w:t>
      </w:r>
      <w:r w:rsidRPr="00096D65">
        <w:rPr>
          <w:rFonts w:ascii="Calibri" w:hAnsi="Calibri" w:cs="Arial"/>
          <w:i/>
          <w:noProof/>
          <w:szCs w:val="24"/>
        </w:rPr>
        <w:t>Environ Res Lett</w:t>
      </w:r>
      <w:r w:rsidRPr="00096D65">
        <w:rPr>
          <w:rFonts w:ascii="Calibri" w:hAnsi="Calibri" w:cs="Arial"/>
          <w:noProof/>
          <w:szCs w:val="24"/>
        </w:rPr>
        <w:t>. (2010);</w:t>
      </w:r>
      <w:r w:rsidRPr="00096D65">
        <w:rPr>
          <w:rFonts w:ascii="Calibri" w:hAnsi="Calibri" w:cs="Arial"/>
          <w:b/>
          <w:noProof/>
          <w:szCs w:val="24"/>
        </w:rPr>
        <w:t>5</w:t>
      </w:r>
      <w:r w:rsidRPr="00096D65">
        <w:rPr>
          <w:rFonts w:ascii="Calibri" w:hAnsi="Calibri" w:cs="Arial"/>
          <w:noProof/>
          <w:szCs w:val="24"/>
        </w:rPr>
        <w:t>(3):034006.</w:t>
      </w:r>
      <w:bookmarkEnd w:id="57"/>
    </w:p>
    <w:p w14:paraId="2C0136EF" w14:textId="77777777" w:rsidR="00096D65" w:rsidRPr="00096D65" w:rsidRDefault="00096D65" w:rsidP="00096D65">
      <w:pPr>
        <w:spacing w:after="0" w:line="240" w:lineRule="auto"/>
        <w:rPr>
          <w:rFonts w:ascii="Calibri" w:hAnsi="Calibri" w:cs="Arial"/>
          <w:noProof/>
          <w:szCs w:val="24"/>
        </w:rPr>
      </w:pPr>
      <w:bookmarkStart w:id="58" w:name="_ENREF_9"/>
      <w:r w:rsidRPr="00096D65">
        <w:rPr>
          <w:rFonts w:ascii="Calibri" w:hAnsi="Calibri" w:cs="Arial"/>
          <w:noProof/>
          <w:szCs w:val="24"/>
        </w:rPr>
        <w:t>9.</w:t>
      </w:r>
      <w:r w:rsidRPr="00096D65">
        <w:rPr>
          <w:rFonts w:ascii="Calibri" w:hAnsi="Calibri" w:cs="Arial"/>
          <w:noProof/>
          <w:szCs w:val="24"/>
        </w:rPr>
        <w:tab/>
        <w:t xml:space="preserve">UNEP. </w:t>
      </w:r>
      <w:r w:rsidRPr="00096D65">
        <w:rPr>
          <w:rFonts w:ascii="Calibri" w:hAnsi="Calibri" w:cs="Arial"/>
          <w:i/>
          <w:noProof/>
          <w:szCs w:val="24"/>
        </w:rPr>
        <w:t>Global Environmental Outlook 4</w:t>
      </w:r>
      <w:r w:rsidRPr="00096D65">
        <w:rPr>
          <w:rFonts w:ascii="Calibri" w:hAnsi="Calibri" w:cs="Arial"/>
          <w:noProof/>
          <w:szCs w:val="24"/>
        </w:rPr>
        <w:t>. Nairobi, Kenya: Environment for Development, United Nations Environment Programme, (2007).</w:t>
      </w:r>
      <w:bookmarkEnd w:id="58"/>
    </w:p>
    <w:p w14:paraId="70857791" w14:textId="77777777" w:rsidR="00096D65" w:rsidRPr="00096D65" w:rsidRDefault="00096D65" w:rsidP="00096D65">
      <w:pPr>
        <w:spacing w:after="0" w:line="240" w:lineRule="auto"/>
        <w:rPr>
          <w:rFonts w:ascii="Calibri" w:hAnsi="Calibri" w:cs="Arial"/>
          <w:noProof/>
          <w:szCs w:val="24"/>
        </w:rPr>
      </w:pPr>
      <w:bookmarkStart w:id="59" w:name="_ENREF_10"/>
      <w:r w:rsidRPr="00096D65">
        <w:rPr>
          <w:rFonts w:ascii="Calibri" w:hAnsi="Calibri" w:cs="Arial"/>
          <w:noProof/>
          <w:szCs w:val="24"/>
        </w:rPr>
        <w:t>10.</w:t>
      </w:r>
      <w:r w:rsidRPr="00096D65">
        <w:rPr>
          <w:rFonts w:ascii="Calibri" w:hAnsi="Calibri" w:cs="Arial"/>
          <w:noProof/>
          <w:szCs w:val="24"/>
        </w:rPr>
        <w:tab/>
        <w:t xml:space="preserve">Fischer G, Shah M, van Velthuizen H, Nachtergaele FO. </w:t>
      </w:r>
      <w:r w:rsidRPr="00096D65">
        <w:rPr>
          <w:rFonts w:ascii="Calibri" w:hAnsi="Calibri" w:cs="Arial"/>
          <w:i/>
          <w:noProof/>
          <w:szCs w:val="24"/>
        </w:rPr>
        <w:t>Global agro-ecological assessment for agriculture in the 21st century</w:t>
      </w:r>
      <w:r w:rsidRPr="00096D65">
        <w:rPr>
          <w:rFonts w:ascii="Calibri" w:hAnsi="Calibri" w:cs="Arial"/>
          <w:noProof/>
          <w:szCs w:val="24"/>
        </w:rPr>
        <w:t>. IIASA, (2001).</w:t>
      </w:r>
      <w:bookmarkEnd w:id="59"/>
    </w:p>
    <w:p w14:paraId="02A8FB8E" w14:textId="77777777" w:rsidR="00096D65" w:rsidRPr="00096D65" w:rsidRDefault="00096D65" w:rsidP="00096D65">
      <w:pPr>
        <w:spacing w:after="0" w:line="240" w:lineRule="auto"/>
        <w:rPr>
          <w:rFonts w:ascii="Calibri" w:hAnsi="Calibri" w:cs="Arial"/>
          <w:noProof/>
          <w:szCs w:val="24"/>
        </w:rPr>
      </w:pPr>
      <w:bookmarkStart w:id="60" w:name="_ENREF_11"/>
      <w:r w:rsidRPr="00096D65">
        <w:rPr>
          <w:rFonts w:ascii="Calibri" w:hAnsi="Calibri" w:cs="Arial"/>
          <w:noProof/>
          <w:szCs w:val="24"/>
        </w:rPr>
        <w:lastRenderedPageBreak/>
        <w:t>11.</w:t>
      </w:r>
      <w:r w:rsidRPr="00096D65">
        <w:rPr>
          <w:rFonts w:ascii="Calibri" w:hAnsi="Calibri" w:cs="Arial"/>
          <w:noProof/>
          <w:szCs w:val="24"/>
        </w:rPr>
        <w:tab/>
        <w:t xml:space="preserve">Rockström J, Lannerstad M, Falkenmark M. Assessing the water challenge of a new green revolution in developing countries. </w:t>
      </w:r>
      <w:r w:rsidRPr="00096D65">
        <w:rPr>
          <w:rFonts w:ascii="Calibri" w:hAnsi="Calibri" w:cs="Arial"/>
          <w:i/>
          <w:noProof/>
          <w:szCs w:val="24"/>
        </w:rPr>
        <w:t>Proceedings of the National Academy of Sciences</w:t>
      </w:r>
      <w:r w:rsidRPr="00096D65">
        <w:rPr>
          <w:rFonts w:ascii="Calibri" w:hAnsi="Calibri" w:cs="Arial"/>
          <w:noProof/>
          <w:szCs w:val="24"/>
        </w:rPr>
        <w:t>. (2007);</w:t>
      </w:r>
      <w:r w:rsidRPr="00096D65">
        <w:rPr>
          <w:rFonts w:ascii="Calibri" w:hAnsi="Calibri" w:cs="Arial"/>
          <w:b/>
          <w:noProof/>
          <w:szCs w:val="24"/>
        </w:rPr>
        <w:t>104</w:t>
      </w:r>
      <w:r w:rsidRPr="00096D65">
        <w:rPr>
          <w:rFonts w:ascii="Calibri" w:hAnsi="Calibri" w:cs="Arial"/>
          <w:noProof/>
          <w:szCs w:val="24"/>
        </w:rPr>
        <w:t>(15):6253-60.</w:t>
      </w:r>
      <w:bookmarkEnd w:id="60"/>
    </w:p>
    <w:p w14:paraId="4596EA2F" w14:textId="77777777" w:rsidR="00096D65" w:rsidRPr="00096D65" w:rsidRDefault="00096D65" w:rsidP="00096D65">
      <w:pPr>
        <w:spacing w:after="0" w:line="240" w:lineRule="auto"/>
        <w:rPr>
          <w:rFonts w:ascii="Calibri" w:hAnsi="Calibri" w:cs="Arial"/>
          <w:noProof/>
          <w:szCs w:val="24"/>
        </w:rPr>
      </w:pPr>
      <w:bookmarkStart w:id="61" w:name="_ENREF_12"/>
      <w:r w:rsidRPr="00096D65">
        <w:rPr>
          <w:rFonts w:ascii="Calibri" w:hAnsi="Calibri" w:cs="Arial"/>
          <w:noProof/>
          <w:szCs w:val="24"/>
        </w:rPr>
        <w:t>12.</w:t>
      </w:r>
      <w:r w:rsidRPr="00096D65">
        <w:rPr>
          <w:rFonts w:ascii="Calibri" w:hAnsi="Calibri" w:cs="Arial"/>
          <w:noProof/>
          <w:szCs w:val="24"/>
        </w:rPr>
        <w:tab/>
        <w:t xml:space="preserve">UNEP. </w:t>
      </w:r>
      <w:r w:rsidRPr="00096D65">
        <w:rPr>
          <w:rFonts w:ascii="Calibri" w:hAnsi="Calibri" w:cs="Arial"/>
          <w:i/>
          <w:noProof/>
          <w:szCs w:val="24"/>
        </w:rPr>
        <w:t xml:space="preserve">Human Development Report 2006—Beyond Scarcity: Power, Poverty and the Global Water Crisis </w:t>
      </w:r>
      <w:r w:rsidRPr="00096D65">
        <w:rPr>
          <w:rFonts w:ascii="Calibri" w:hAnsi="Calibri" w:cs="Arial"/>
          <w:noProof/>
          <w:szCs w:val="24"/>
        </w:rPr>
        <w:t>New York: United Nations Dev Programme, (2006).</w:t>
      </w:r>
      <w:bookmarkEnd w:id="61"/>
    </w:p>
    <w:p w14:paraId="09D1ED10" w14:textId="77777777" w:rsidR="00096D65" w:rsidRPr="00096D65" w:rsidRDefault="00096D65" w:rsidP="00096D65">
      <w:pPr>
        <w:spacing w:after="0" w:line="240" w:lineRule="auto"/>
        <w:rPr>
          <w:rFonts w:ascii="Calibri" w:hAnsi="Calibri" w:cs="Arial"/>
          <w:noProof/>
          <w:szCs w:val="24"/>
        </w:rPr>
      </w:pPr>
      <w:bookmarkStart w:id="62" w:name="_ENREF_13"/>
      <w:r w:rsidRPr="00096D65">
        <w:rPr>
          <w:rFonts w:ascii="Calibri" w:hAnsi="Calibri" w:cs="Arial"/>
          <w:noProof/>
          <w:szCs w:val="24"/>
        </w:rPr>
        <w:t>13.</w:t>
      </w:r>
      <w:r w:rsidRPr="00096D65">
        <w:rPr>
          <w:rFonts w:ascii="Calibri" w:hAnsi="Calibri" w:cs="Arial"/>
          <w:noProof/>
          <w:szCs w:val="24"/>
        </w:rPr>
        <w:tab/>
        <w:t xml:space="preserve">Vörösmarty CJ, Green P, Salisbury J, Lammers RB. Global Water Resources: Vulnerability from Climate Change and Population Growth. </w:t>
      </w:r>
      <w:r w:rsidRPr="00096D65">
        <w:rPr>
          <w:rFonts w:ascii="Calibri" w:hAnsi="Calibri" w:cs="Arial"/>
          <w:i/>
          <w:noProof/>
          <w:szCs w:val="24"/>
        </w:rPr>
        <w:t>Science</w:t>
      </w:r>
      <w:r w:rsidRPr="00096D65">
        <w:rPr>
          <w:rFonts w:ascii="Calibri" w:hAnsi="Calibri" w:cs="Arial"/>
          <w:noProof/>
          <w:szCs w:val="24"/>
        </w:rPr>
        <w:t>. (2000);</w:t>
      </w:r>
      <w:r w:rsidRPr="00096D65">
        <w:rPr>
          <w:rFonts w:ascii="Calibri" w:hAnsi="Calibri" w:cs="Arial"/>
          <w:b/>
          <w:noProof/>
          <w:szCs w:val="24"/>
        </w:rPr>
        <w:t>289</w:t>
      </w:r>
      <w:r w:rsidRPr="00096D65">
        <w:rPr>
          <w:rFonts w:ascii="Calibri" w:hAnsi="Calibri" w:cs="Arial"/>
          <w:noProof/>
          <w:szCs w:val="24"/>
        </w:rPr>
        <w:t>(5477):284-8.</w:t>
      </w:r>
      <w:bookmarkEnd w:id="62"/>
    </w:p>
    <w:p w14:paraId="45128812" w14:textId="77777777" w:rsidR="00096D65" w:rsidRPr="00096D65" w:rsidRDefault="00096D65" w:rsidP="00096D65">
      <w:pPr>
        <w:spacing w:after="0" w:line="240" w:lineRule="auto"/>
        <w:rPr>
          <w:rFonts w:ascii="Calibri" w:hAnsi="Calibri" w:cs="Arial"/>
          <w:noProof/>
          <w:szCs w:val="24"/>
        </w:rPr>
      </w:pPr>
      <w:bookmarkStart w:id="63" w:name="_ENREF_14"/>
      <w:r w:rsidRPr="00096D65">
        <w:rPr>
          <w:rFonts w:ascii="Calibri" w:hAnsi="Calibri" w:cs="Arial"/>
          <w:noProof/>
          <w:szCs w:val="24"/>
        </w:rPr>
        <w:t>14.</w:t>
      </w:r>
      <w:r w:rsidRPr="00096D65">
        <w:rPr>
          <w:rFonts w:ascii="Calibri" w:hAnsi="Calibri" w:cs="Arial"/>
          <w:noProof/>
          <w:szCs w:val="24"/>
        </w:rPr>
        <w:tab/>
        <w:t xml:space="preserve">United Nations. </w:t>
      </w:r>
      <w:r w:rsidRPr="00096D65">
        <w:rPr>
          <w:rFonts w:ascii="Calibri" w:hAnsi="Calibri" w:cs="Arial"/>
          <w:i/>
          <w:noProof/>
          <w:szCs w:val="24"/>
        </w:rPr>
        <w:t>World Population Prospects: The 2012 Revision, Key Findings and Advance Tables</w:t>
      </w:r>
      <w:r w:rsidRPr="00096D65">
        <w:rPr>
          <w:rFonts w:ascii="Calibri" w:hAnsi="Calibri" w:cs="Arial"/>
          <w:noProof/>
          <w:szCs w:val="24"/>
        </w:rPr>
        <w:t>. Department of Economic and Social Affairs, Population Division, (2013)  Contract No.: ESA/P/WP.227.</w:t>
      </w:r>
      <w:bookmarkEnd w:id="63"/>
    </w:p>
    <w:p w14:paraId="4E463E86" w14:textId="77777777" w:rsidR="00096D65" w:rsidRPr="00096D65" w:rsidRDefault="00096D65" w:rsidP="00096D65">
      <w:pPr>
        <w:spacing w:after="0" w:line="240" w:lineRule="auto"/>
        <w:rPr>
          <w:rFonts w:ascii="Calibri" w:hAnsi="Calibri" w:cs="Arial"/>
          <w:noProof/>
          <w:szCs w:val="24"/>
        </w:rPr>
      </w:pPr>
      <w:bookmarkStart w:id="64" w:name="_ENREF_15"/>
      <w:r w:rsidRPr="00096D65">
        <w:rPr>
          <w:rFonts w:ascii="Calibri" w:hAnsi="Calibri" w:cs="Arial"/>
          <w:noProof/>
          <w:szCs w:val="24"/>
        </w:rPr>
        <w:t>15.</w:t>
      </w:r>
      <w:r w:rsidRPr="00096D65">
        <w:rPr>
          <w:rFonts w:ascii="Calibri" w:hAnsi="Calibri" w:cs="Arial"/>
          <w:noProof/>
          <w:szCs w:val="24"/>
        </w:rPr>
        <w:tab/>
        <w:t xml:space="preserve">National Drought Mitigation Center. </w:t>
      </w:r>
      <w:r w:rsidRPr="00096D65">
        <w:rPr>
          <w:rFonts w:ascii="Calibri" w:hAnsi="Calibri" w:cs="Arial"/>
          <w:i/>
          <w:noProof/>
          <w:szCs w:val="24"/>
        </w:rPr>
        <w:t>National Drought Summary May 28, 2013</w:t>
      </w:r>
      <w:r w:rsidRPr="00096D65">
        <w:rPr>
          <w:rFonts w:ascii="Calibri" w:hAnsi="Calibri" w:cs="Arial"/>
          <w:noProof/>
          <w:szCs w:val="24"/>
        </w:rPr>
        <w:t>. Lincoln: University of Nebraska-Lincoln, the United States Department of Agriculture, and the National Oceanic and Atmospheric Administration, (2013) May 28. Report No.</w:t>
      </w:r>
      <w:bookmarkEnd w:id="64"/>
    </w:p>
    <w:p w14:paraId="5F7E2B43" w14:textId="77777777" w:rsidR="00096D65" w:rsidRPr="00096D65" w:rsidRDefault="00096D65" w:rsidP="00096D65">
      <w:pPr>
        <w:spacing w:after="0" w:line="240" w:lineRule="auto"/>
        <w:rPr>
          <w:rFonts w:ascii="Calibri" w:hAnsi="Calibri" w:cs="Arial"/>
          <w:noProof/>
          <w:szCs w:val="24"/>
        </w:rPr>
      </w:pPr>
      <w:bookmarkStart w:id="65" w:name="_ENREF_16"/>
      <w:r w:rsidRPr="00096D65">
        <w:rPr>
          <w:rFonts w:ascii="Calibri" w:hAnsi="Calibri" w:cs="Arial"/>
          <w:noProof/>
          <w:szCs w:val="24"/>
        </w:rPr>
        <w:t>16.</w:t>
      </w:r>
      <w:r w:rsidRPr="00096D65">
        <w:rPr>
          <w:rFonts w:ascii="Calibri" w:hAnsi="Calibri" w:cs="Arial"/>
          <w:noProof/>
          <w:szCs w:val="24"/>
        </w:rPr>
        <w:tab/>
        <w:t xml:space="preserve">Kenneth S, Gary Y, James N, Brent B. Characterizing changes in drought risk for the United States from climate change. </w:t>
      </w:r>
      <w:r w:rsidRPr="00096D65">
        <w:rPr>
          <w:rFonts w:ascii="Calibri" w:hAnsi="Calibri" w:cs="Arial"/>
          <w:i/>
          <w:noProof/>
          <w:szCs w:val="24"/>
        </w:rPr>
        <w:t>Environ Res Lett</w:t>
      </w:r>
      <w:r w:rsidRPr="00096D65">
        <w:rPr>
          <w:rFonts w:ascii="Calibri" w:hAnsi="Calibri" w:cs="Arial"/>
          <w:noProof/>
          <w:szCs w:val="24"/>
        </w:rPr>
        <w:t>. (2010);</w:t>
      </w:r>
      <w:r w:rsidRPr="00096D65">
        <w:rPr>
          <w:rFonts w:ascii="Calibri" w:hAnsi="Calibri" w:cs="Arial"/>
          <w:b/>
          <w:noProof/>
          <w:szCs w:val="24"/>
        </w:rPr>
        <w:t>5</w:t>
      </w:r>
      <w:r w:rsidRPr="00096D65">
        <w:rPr>
          <w:rFonts w:ascii="Calibri" w:hAnsi="Calibri" w:cs="Arial"/>
          <w:noProof/>
          <w:szCs w:val="24"/>
        </w:rPr>
        <w:t>(4):044012.</w:t>
      </w:r>
      <w:bookmarkEnd w:id="65"/>
    </w:p>
    <w:p w14:paraId="0E923BCC" w14:textId="77777777" w:rsidR="00096D65" w:rsidRPr="00096D65" w:rsidRDefault="00096D65" w:rsidP="00096D65">
      <w:pPr>
        <w:spacing w:after="0" w:line="240" w:lineRule="auto"/>
        <w:rPr>
          <w:rFonts w:ascii="Calibri" w:hAnsi="Calibri" w:cs="Arial"/>
          <w:noProof/>
          <w:szCs w:val="24"/>
        </w:rPr>
      </w:pPr>
      <w:bookmarkStart w:id="66" w:name="_ENREF_17"/>
      <w:r w:rsidRPr="00096D65">
        <w:rPr>
          <w:rFonts w:ascii="Calibri" w:hAnsi="Calibri" w:cs="Arial"/>
          <w:noProof/>
          <w:szCs w:val="24"/>
        </w:rPr>
        <w:t>17.</w:t>
      </w:r>
      <w:r w:rsidRPr="00096D65">
        <w:rPr>
          <w:rFonts w:ascii="Calibri" w:hAnsi="Calibri" w:cs="Arial"/>
          <w:noProof/>
          <w:szCs w:val="24"/>
        </w:rPr>
        <w:tab/>
        <w:t xml:space="preserve">Hsu DD, Inman D, Heath GA, Wolfrum EJ, Mann MK, Aden A. Life Cycle Environmental Impacts of Selected U.S. Ethanol Production and Use Pathways in 2022. </w:t>
      </w:r>
      <w:r w:rsidRPr="00096D65">
        <w:rPr>
          <w:rFonts w:ascii="Calibri" w:hAnsi="Calibri" w:cs="Arial"/>
          <w:i/>
          <w:noProof/>
          <w:szCs w:val="24"/>
        </w:rPr>
        <w:t>Environmental Science &amp; Technology</w:t>
      </w:r>
      <w:r w:rsidRPr="00096D65">
        <w:rPr>
          <w:rFonts w:ascii="Calibri" w:hAnsi="Calibri" w:cs="Arial"/>
          <w:noProof/>
          <w:szCs w:val="24"/>
        </w:rPr>
        <w:t>. (2010);</w:t>
      </w:r>
      <w:r w:rsidRPr="00096D65">
        <w:rPr>
          <w:rFonts w:ascii="Calibri" w:hAnsi="Calibri" w:cs="Arial"/>
          <w:b/>
          <w:noProof/>
          <w:szCs w:val="24"/>
        </w:rPr>
        <w:t>44</w:t>
      </w:r>
      <w:r w:rsidRPr="00096D65">
        <w:rPr>
          <w:rFonts w:ascii="Calibri" w:hAnsi="Calibri" w:cs="Arial"/>
          <w:noProof/>
          <w:szCs w:val="24"/>
        </w:rPr>
        <w:t>:5289–97.</w:t>
      </w:r>
      <w:bookmarkEnd w:id="66"/>
    </w:p>
    <w:p w14:paraId="2F675370" w14:textId="77777777" w:rsidR="00096D65" w:rsidRPr="00096D65" w:rsidRDefault="00096D65" w:rsidP="00096D65">
      <w:pPr>
        <w:spacing w:after="0" w:line="240" w:lineRule="auto"/>
        <w:rPr>
          <w:rFonts w:ascii="Calibri" w:hAnsi="Calibri" w:cs="Arial"/>
          <w:noProof/>
          <w:szCs w:val="24"/>
        </w:rPr>
      </w:pPr>
      <w:bookmarkStart w:id="67" w:name="_ENREF_18"/>
      <w:r w:rsidRPr="00096D65">
        <w:rPr>
          <w:rFonts w:ascii="Calibri" w:hAnsi="Calibri" w:cs="Arial"/>
          <w:noProof/>
          <w:szCs w:val="24"/>
        </w:rPr>
        <w:t>18.</w:t>
      </w:r>
      <w:r w:rsidRPr="00096D65">
        <w:rPr>
          <w:rFonts w:ascii="Calibri" w:hAnsi="Calibri" w:cs="Arial"/>
          <w:noProof/>
          <w:szCs w:val="24"/>
        </w:rPr>
        <w:tab/>
        <w:t xml:space="preserve">Yeh S, Berndes G, Mishra GS, Wani SP, Elia Neto A, Suh S, et al. Evaluation of water use for bioenergy at different scales. </w:t>
      </w:r>
      <w:r w:rsidRPr="00096D65">
        <w:rPr>
          <w:rFonts w:ascii="Calibri" w:hAnsi="Calibri" w:cs="Arial"/>
          <w:i/>
          <w:noProof/>
          <w:szCs w:val="24"/>
        </w:rPr>
        <w:t>Biofuels Bioprod and Bioref</w:t>
      </w:r>
      <w:r w:rsidRPr="00096D65">
        <w:rPr>
          <w:rFonts w:ascii="Calibri" w:hAnsi="Calibri" w:cs="Arial"/>
          <w:noProof/>
          <w:szCs w:val="24"/>
        </w:rPr>
        <w:t>. (2011);</w:t>
      </w:r>
      <w:r w:rsidRPr="00096D65">
        <w:rPr>
          <w:rFonts w:ascii="Calibri" w:hAnsi="Calibri" w:cs="Arial"/>
          <w:b/>
          <w:noProof/>
          <w:szCs w:val="24"/>
        </w:rPr>
        <w:t>5</w:t>
      </w:r>
      <w:r w:rsidRPr="00096D65">
        <w:rPr>
          <w:rFonts w:ascii="Calibri" w:hAnsi="Calibri" w:cs="Arial"/>
          <w:noProof/>
          <w:szCs w:val="24"/>
        </w:rPr>
        <w:t>(4):361-74.</w:t>
      </w:r>
      <w:bookmarkEnd w:id="67"/>
    </w:p>
    <w:p w14:paraId="6E2FFFB8" w14:textId="77777777" w:rsidR="00096D65" w:rsidRPr="00096D65" w:rsidRDefault="00096D65" w:rsidP="00096D65">
      <w:pPr>
        <w:spacing w:after="0" w:line="240" w:lineRule="auto"/>
        <w:rPr>
          <w:rFonts w:ascii="Calibri" w:hAnsi="Calibri" w:cs="Arial"/>
          <w:noProof/>
          <w:szCs w:val="24"/>
        </w:rPr>
      </w:pPr>
      <w:bookmarkStart w:id="68" w:name="_ENREF_19"/>
      <w:r w:rsidRPr="00096D65">
        <w:rPr>
          <w:rFonts w:ascii="Calibri" w:hAnsi="Calibri" w:cs="Arial"/>
          <w:noProof/>
          <w:szCs w:val="24"/>
        </w:rPr>
        <w:t>19.</w:t>
      </w:r>
      <w:r w:rsidRPr="00096D65">
        <w:rPr>
          <w:rFonts w:ascii="Calibri" w:hAnsi="Calibri" w:cs="Arial"/>
          <w:noProof/>
          <w:szCs w:val="24"/>
        </w:rPr>
        <w:tab/>
        <w:t xml:space="preserve">Hoff H, Falkenmark M, Gerten D, Gordon L, Karlberg L, Rockström J. Greening the global water system. </w:t>
      </w:r>
      <w:r w:rsidRPr="00096D65">
        <w:rPr>
          <w:rFonts w:ascii="Calibri" w:hAnsi="Calibri" w:cs="Arial"/>
          <w:i/>
          <w:noProof/>
          <w:szCs w:val="24"/>
        </w:rPr>
        <w:t>J Hydrol</w:t>
      </w:r>
      <w:r w:rsidRPr="00096D65">
        <w:rPr>
          <w:rFonts w:ascii="Calibri" w:hAnsi="Calibri" w:cs="Arial"/>
          <w:noProof/>
          <w:szCs w:val="24"/>
        </w:rPr>
        <w:t>. (2010);</w:t>
      </w:r>
      <w:r w:rsidRPr="00096D65">
        <w:rPr>
          <w:rFonts w:ascii="Calibri" w:hAnsi="Calibri" w:cs="Arial"/>
          <w:b/>
          <w:noProof/>
          <w:szCs w:val="24"/>
        </w:rPr>
        <w:t>384</w:t>
      </w:r>
      <w:r w:rsidRPr="00096D65">
        <w:rPr>
          <w:rFonts w:ascii="Calibri" w:hAnsi="Calibri" w:cs="Arial"/>
          <w:noProof/>
          <w:szCs w:val="24"/>
        </w:rPr>
        <w:t>(3–4):177-86.</w:t>
      </w:r>
      <w:bookmarkEnd w:id="68"/>
    </w:p>
    <w:p w14:paraId="11F5EB6A" w14:textId="77777777" w:rsidR="00096D65" w:rsidRPr="00096D65" w:rsidRDefault="00096D65" w:rsidP="00096D65">
      <w:pPr>
        <w:spacing w:after="0" w:line="240" w:lineRule="auto"/>
        <w:rPr>
          <w:rFonts w:ascii="Calibri" w:hAnsi="Calibri" w:cs="Arial"/>
          <w:noProof/>
          <w:szCs w:val="24"/>
        </w:rPr>
      </w:pPr>
      <w:bookmarkStart w:id="69" w:name="_ENREF_20"/>
      <w:r w:rsidRPr="00096D65">
        <w:rPr>
          <w:rFonts w:ascii="Calibri" w:hAnsi="Calibri" w:cs="Arial"/>
          <w:noProof/>
          <w:szCs w:val="24"/>
        </w:rPr>
        <w:t>20.</w:t>
      </w:r>
      <w:r w:rsidRPr="00096D65">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096D65">
        <w:rPr>
          <w:rFonts w:ascii="Calibri" w:hAnsi="Calibri" w:cs="Arial"/>
          <w:i/>
          <w:noProof/>
          <w:szCs w:val="24"/>
        </w:rPr>
        <w:t>Water Resources Research</w:t>
      </w:r>
      <w:r w:rsidRPr="00096D65">
        <w:rPr>
          <w:rFonts w:ascii="Calibri" w:hAnsi="Calibri" w:cs="Arial"/>
          <w:noProof/>
          <w:szCs w:val="24"/>
        </w:rPr>
        <w:t>. (2009);</w:t>
      </w:r>
      <w:r w:rsidRPr="00096D65">
        <w:rPr>
          <w:rFonts w:ascii="Calibri" w:hAnsi="Calibri" w:cs="Arial"/>
          <w:b/>
          <w:noProof/>
          <w:szCs w:val="24"/>
        </w:rPr>
        <w:t>45</w:t>
      </w:r>
      <w:r w:rsidRPr="00096D65">
        <w:rPr>
          <w:rFonts w:ascii="Calibri" w:hAnsi="Calibri" w:cs="Arial"/>
          <w:noProof/>
          <w:szCs w:val="24"/>
        </w:rPr>
        <w:t>(7):W00A12.</w:t>
      </w:r>
      <w:bookmarkEnd w:id="69"/>
    </w:p>
    <w:p w14:paraId="2F8981C1" w14:textId="77777777" w:rsidR="00096D65" w:rsidRPr="00096D65" w:rsidRDefault="00096D65" w:rsidP="00096D65">
      <w:pPr>
        <w:spacing w:after="0" w:line="240" w:lineRule="auto"/>
        <w:rPr>
          <w:rFonts w:ascii="Calibri" w:hAnsi="Calibri" w:cs="Arial"/>
          <w:noProof/>
          <w:szCs w:val="24"/>
        </w:rPr>
      </w:pPr>
      <w:bookmarkStart w:id="70" w:name="_ENREF_21"/>
      <w:r w:rsidRPr="00096D65">
        <w:rPr>
          <w:rFonts w:ascii="Calibri" w:hAnsi="Calibri" w:cs="Arial"/>
          <w:noProof/>
          <w:szCs w:val="24"/>
        </w:rPr>
        <w:t>21.</w:t>
      </w:r>
      <w:r w:rsidRPr="00096D65">
        <w:rPr>
          <w:rFonts w:ascii="Calibri" w:hAnsi="Calibri" w:cs="Arial"/>
          <w:noProof/>
          <w:szCs w:val="24"/>
        </w:rPr>
        <w:tab/>
        <w:t xml:space="preserve">Allen RG, Pereira LS, Raes D, Smith M. </w:t>
      </w:r>
      <w:r w:rsidRPr="00096D65">
        <w:rPr>
          <w:rFonts w:ascii="Calibri" w:hAnsi="Calibri" w:cs="Arial"/>
          <w:i/>
          <w:noProof/>
          <w:szCs w:val="24"/>
        </w:rPr>
        <w:t>FAO Irrigation and Drainage Paper</w:t>
      </w:r>
      <w:r w:rsidRPr="00096D65">
        <w:rPr>
          <w:rFonts w:ascii="Calibri" w:hAnsi="Calibri" w:cs="Arial"/>
          <w:noProof/>
          <w:szCs w:val="24"/>
        </w:rPr>
        <w:t>. Rome, Italy: FAO; (1998). 333 p.</w:t>
      </w:r>
      <w:bookmarkEnd w:id="70"/>
    </w:p>
    <w:p w14:paraId="5E4A2E14" w14:textId="77777777" w:rsidR="00096D65" w:rsidRPr="00096D65" w:rsidRDefault="00096D65" w:rsidP="00096D65">
      <w:pPr>
        <w:spacing w:after="0" w:line="240" w:lineRule="auto"/>
        <w:rPr>
          <w:rFonts w:ascii="Calibri" w:hAnsi="Calibri" w:cs="Arial"/>
          <w:noProof/>
          <w:szCs w:val="24"/>
        </w:rPr>
      </w:pPr>
      <w:bookmarkStart w:id="71" w:name="_ENREF_22"/>
      <w:r w:rsidRPr="00096D65">
        <w:rPr>
          <w:rFonts w:ascii="Calibri" w:hAnsi="Calibri" w:cs="Arial"/>
          <w:noProof/>
          <w:szCs w:val="24"/>
        </w:rPr>
        <w:t>22.</w:t>
      </w:r>
      <w:r w:rsidRPr="00096D65">
        <w:rPr>
          <w:rFonts w:ascii="Calibri" w:hAnsi="Calibri" w:cs="Arial"/>
          <w:noProof/>
          <w:szCs w:val="24"/>
        </w:rPr>
        <w:tab/>
        <w:t xml:space="preserve">Wu M, Mintz M, Wang M, Arora S. Water Consumption in the Production of Ethanol and Petroleum Gasoline. </w:t>
      </w:r>
      <w:r w:rsidRPr="00096D65">
        <w:rPr>
          <w:rFonts w:ascii="Calibri" w:hAnsi="Calibri" w:cs="Arial"/>
          <w:i/>
          <w:noProof/>
          <w:szCs w:val="24"/>
        </w:rPr>
        <w:t>Environ Manage</w:t>
      </w:r>
      <w:r w:rsidRPr="00096D65">
        <w:rPr>
          <w:rFonts w:ascii="Calibri" w:hAnsi="Calibri" w:cs="Arial"/>
          <w:noProof/>
          <w:szCs w:val="24"/>
        </w:rPr>
        <w:t>. (2009);</w:t>
      </w:r>
      <w:r w:rsidRPr="00096D65">
        <w:rPr>
          <w:rFonts w:ascii="Calibri" w:hAnsi="Calibri" w:cs="Arial"/>
          <w:b/>
          <w:noProof/>
          <w:szCs w:val="24"/>
        </w:rPr>
        <w:t>44</w:t>
      </w:r>
      <w:r w:rsidRPr="00096D65">
        <w:rPr>
          <w:rFonts w:ascii="Calibri" w:hAnsi="Calibri" w:cs="Arial"/>
          <w:noProof/>
          <w:szCs w:val="24"/>
        </w:rPr>
        <w:t>(5):981-97.</w:t>
      </w:r>
      <w:bookmarkEnd w:id="71"/>
    </w:p>
    <w:p w14:paraId="68BE2AA9" w14:textId="77777777" w:rsidR="00096D65" w:rsidRPr="00096D65" w:rsidRDefault="00096D65" w:rsidP="00096D65">
      <w:pPr>
        <w:spacing w:after="0" w:line="240" w:lineRule="auto"/>
        <w:rPr>
          <w:rFonts w:ascii="Calibri" w:hAnsi="Calibri" w:cs="Arial"/>
          <w:noProof/>
          <w:szCs w:val="24"/>
        </w:rPr>
      </w:pPr>
      <w:bookmarkStart w:id="72" w:name="_ENREF_23"/>
      <w:r w:rsidRPr="00096D65">
        <w:rPr>
          <w:rFonts w:ascii="Calibri" w:hAnsi="Calibri" w:cs="Arial"/>
          <w:noProof/>
          <w:szCs w:val="24"/>
        </w:rPr>
        <w:t>23.</w:t>
      </w:r>
      <w:r w:rsidRPr="00096D65">
        <w:rPr>
          <w:rFonts w:ascii="Calibri" w:hAnsi="Calibri" w:cs="Arial"/>
          <w:noProof/>
          <w:szCs w:val="24"/>
        </w:rPr>
        <w:tab/>
        <w:t xml:space="preserve">Fingerman KR, Torn MH, O’Hare MS, Kammen DM. Accounting for the water impacts of ethanol production. </w:t>
      </w:r>
      <w:r w:rsidRPr="00096D65">
        <w:rPr>
          <w:rFonts w:ascii="Calibri" w:hAnsi="Calibri" w:cs="Arial"/>
          <w:i/>
          <w:noProof/>
          <w:szCs w:val="24"/>
        </w:rPr>
        <w:t>Environ Res Lett</w:t>
      </w:r>
      <w:r w:rsidRPr="00096D65">
        <w:rPr>
          <w:rFonts w:ascii="Calibri" w:hAnsi="Calibri" w:cs="Arial"/>
          <w:noProof/>
          <w:szCs w:val="24"/>
        </w:rPr>
        <w:t>. (2010);</w:t>
      </w:r>
      <w:r w:rsidRPr="00096D65">
        <w:rPr>
          <w:rFonts w:ascii="Calibri" w:hAnsi="Calibri" w:cs="Arial"/>
          <w:b/>
          <w:noProof/>
          <w:szCs w:val="24"/>
        </w:rPr>
        <w:t>5</w:t>
      </w:r>
      <w:r w:rsidRPr="00096D65">
        <w:rPr>
          <w:rFonts w:ascii="Calibri" w:hAnsi="Calibri" w:cs="Arial"/>
          <w:noProof/>
          <w:szCs w:val="24"/>
        </w:rPr>
        <w:t>(1):014020.</w:t>
      </w:r>
      <w:bookmarkEnd w:id="72"/>
    </w:p>
    <w:p w14:paraId="0438DC59" w14:textId="77777777" w:rsidR="00096D65" w:rsidRPr="00096D65" w:rsidRDefault="00096D65" w:rsidP="00096D65">
      <w:pPr>
        <w:spacing w:after="0" w:line="240" w:lineRule="auto"/>
        <w:rPr>
          <w:rFonts w:ascii="Calibri" w:hAnsi="Calibri" w:cs="Arial"/>
          <w:noProof/>
          <w:szCs w:val="24"/>
        </w:rPr>
      </w:pPr>
      <w:bookmarkStart w:id="73" w:name="_ENREF_24"/>
      <w:r w:rsidRPr="00096D65">
        <w:rPr>
          <w:rFonts w:ascii="Calibri" w:hAnsi="Calibri" w:cs="Arial"/>
          <w:noProof/>
          <w:szCs w:val="24"/>
        </w:rPr>
        <w:t>24.</w:t>
      </w:r>
      <w:r w:rsidRPr="00096D65">
        <w:rPr>
          <w:rFonts w:ascii="Calibri" w:hAnsi="Calibri" w:cs="Arial"/>
          <w:noProof/>
          <w:szCs w:val="24"/>
        </w:rPr>
        <w:tab/>
        <w:t xml:space="preserve">Dornburg V, Faaij A, Verweij P, Langeveld H, van de Ven G, Wester F, et al. </w:t>
      </w:r>
      <w:r w:rsidRPr="00096D65">
        <w:rPr>
          <w:rFonts w:ascii="Calibri" w:hAnsi="Calibri" w:cs="Arial"/>
          <w:i/>
          <w:noProof/>
          <w:szCs w:val="24"/>
        </w:rPr>
        <w:t>Assessment of Global Biomass Potentials and their Links to Food, Water, Biodiversity, Energy Demand and Economy</w:t>
      </w:r>
      <w:r w:rsidRPr="00096D65">
        <w:rPr>
          <w:rFonts w:ascii="Calibri" w:hAnsi="Calibri" w:cs="Arial"/>
          <w:noProof/>
          <w:szCs w:val="24"/>
        </w:rPr>
        <w:t>. Bilthoven, Netherlands: The Netherlands Environmental Assessment Agency, (2008)  Contract No.: WAB 500102 012.</w:t>
      </w:r>
      <w:bookmarkEnd w:id="73"/>
    </w:p>
    <w:p w14:paraId="69F4A528" w14:textId="77777777" w:rsidR="00096D65" w:rsidRPr="00096D65" w:rsidRDefault="00096D65" w:rsidP="00096D65">
      <w:pPr>
        <w:spacing w:after="0" w:line="240" w:lineRule="auto"/>
        <w:rPr>
          <w:rFonts w:ascii="Calibri" w:hAnsi="Calibri" w:cs="Arial"/>
          <w:noProof/>
          <w:szCs w:val="24"/>
        </w:rPr>
      </w:pPr>
      <w:bookmarkStart w:id="74" w:name="_ENREF_25"/>
      <w:r w:rsidRPr="00096D65">
        <w:rPr>
          <w:rFonts w:ascii="Calibri" w:hAnsi="Calibri" w:cs="Arial"/>
          <w:noProof/>
          <w:szCs w:val="24"/>
        </w:rPr>
        <w:t>25.</w:t>
      </w:r>
      <w:r w:rsidRPr="00096D65">
        <w:rPr>
          <w:rFonts w:ascii="Calibri" w:hAnsi="Calibri" w:cs="Arial"/>
          <w:noProof/>
          <w:szCs w:val="24"/>
        </w:rPr>
        <w:tab/>
        <w:t xml:space="preserve">Rost S, Gerten D, Hoff H, Lucht W, Falkenmark M, Rockstrom J. Global potential to increase crop production through water management in rainfed agriculture. </w:t>
      </w:r>
      <w:r w:rsidRPr="00096D65">
        <w:rPr>
          <w:rFonts w:ascii="Calibri" w:hAnsi="Calibri" w:cs="Arial"/>
          <w:i/>
          <w:noProof/>
          <w:szCs w:val="24"/>
        </w:rPr>
        <w:t>Environ Res Lett</w:t>
      </w:r>
      <w:r w:rsidRPr="00096D65">
        <w:rPr>
          <w:rFonts w:ascii="Calibri" w:hAnsi="Calibri" w:cs="Arial"/>
          <w:noProof/>
          <w:szCs w:val="24"/>
        </w:rPr>
        <w:t>. (2009);</w:t>
      </w:r>
      <w:r w:rsidRPr="00096D65">
        <w:rPr>
          <w:rFonts w:ascii="Calibri" w:hAnsi="Calibri" w:cs="Arial"/>
          <w:b/>
          <w:noProof/>
          <w:szCs w:val="24"/>
        </w:rPr>
        <w:t>4</w:t>
      </w:r>
      <w:r w:rsidRPr="00096D65">
        <w:rPr>
          <w:rFonts w:ascii="Calibri" w:hAnsi="Calibri" w:cs="Arial"/>
          <w:noProof/>
          <w:szCs w:val="24"/>
        </w:rPr>
        <w:t>(4):044002.</w:t>
      </w:r>
      <w:bookmarkEnd w:id="74"/>
    </w:p>
    <w:p w14:paraId="15894331" w14:textId="77777777" w:rsidR="00096D65" w:rsidRPr="00096D65" w:rsidRDefault="00096D65" w:rsidP="00096D65">
      <w:pPr>
        <w:spacing w:after="0" w:line="240" w:lineRule="auto"/>
        <w:rPr>
          <w:rFonts w:ascii="Calibri" w:hAnsi="Calibri" w:cs="Arial"/>
          <w:noProof/>
          <w:szCs w:val="24"/>
        </w:rPr>
      </w:pPr>
      <w:bookmarkStart w:id="75" w:name="_ENREF_26"/>
      <w:r w:rsidRPr="00096D65">
        <w:rPr>
          <w:rFonts w:ascii="Calibri" w:hAnsi="Calibri" w:cs="Arial"/>
          <w:noProof/>
          <w:szCs w:val="24"/>
        </w:rPr>
        <w:t>26.</w:t>
      </w:r>
      <w:r w:rsidRPr="00096D65">
        <w:rPr>
          <w:rFonts w:ascii="Calibri" w:hAnsi="Calibri" w:cs="Arial"/>
          <w:noProof/>
          <w:szCs w:val="24"/>
        </w:rPr>
        <w:tab/>
        <w:t xml:space="preserve">Berndes G. Future Biomass Energy Supply: The Consumptive Water Use Perspective. </w:t>
      </w:r>
      <w:r w:rsidRPr="00096D65">
        <w:rPr>
          <w:rFonts w:ascii="Calibri" w:hAnsi="Calibri" w:cs="Arial"/>
          <w:i/>
          <w:noProof/>
          <w:szCs w:val="24"/>
        </w:rPr>
        <w:t>Int J Water Resources Development</w:t>
      </w:r>
      <w:r w:rsidRPr="00096D65">
        <w:rPr>
          <w:rFonts w:ascii="Calibri" w:hAnsi="Calibri" w:cs="Arial"/>
          <w:noProof/>
          <w:szCs w:val="24"/>
        </w:rPr>
        <w:t>. (2008);</w:t>
      </w:r>
      <w:r w:rsidRPr="00096D65">
        <w:rPr>
          <w:rFonts w:ascii="Calibri" w:hAnsi="Calibri" w:cs="Arial"/>
          <w:b/>
          <w:noProof/>
          <w:szCs w:val="24"/>
        </w:rPr>
        <w:t>24</w:t>
      </w:r>
      <w:r w:rsidRPr="00096D65">
        <w:rPr>
          <w:rFonts w:ascii="Calibri" w:hAnsi="Calibri" w:cs="Arial"/>
          <w:noProof/>
          <w:szCs w:val="24"/>
        </w:rPr>
        <w:t>(2):235 - 45.</w:t>
      </w:r>
      <w:bookmarkEnd w:id="75"/>
    </w:p>
    <w:p w14:paraId="09237317" w14:textId="77777777" w:rsidR="00096D65" w:rsidRPr="00096D65" w:rsidRDefault="00096D65" w:rsidP="00096D65">
      <w:pPr>
        <w:spacing w:after="0" w:line="240" w:lineRule="auto"/>
        <w:rPr>
          <w:rFonts w:ascii="Calibri" w:hAnsi="Calibri" w:cs="Arial"/>
          <w:noProof/>
          <w:szCs w:val="24"/>
        </w:rPr>
      </w:pPr>
      <w:bookmarkStart w:id="76" w:name="_ENREF_27"/>
      <w:r w:rsidRPr="00096D65">
        <w:rPr>
          <w:rFonts w:ascii="Calibri" w:hAnsi="Calibri" w:cs="Arial"/>
          <w:noProof/>
          <w:szCs w:val="24"/>
        </w:rPr>
        <w:t>27.</w:t>
      </w:r>
      <w:r w:rsidRPr="00096D65">
        <w:rPr>
          <w:rFonts w:ascii="Calibri" w:hAnsi="Calibri" w:cs="Arial"/>
          <w:noProof/>
          <w:szCs w:val="24"/>
        </w:rPr>
        <w:tab/>
        <w:t xml:space="preserve">Chum H, Faaij A, Moreira J, Berndes G, Dhamija P, Dong H, et al. Bioenergy. In: Edenhofer O, Pichs-Madruga R, Sokona Y, Seyboth K, Matschoss P, Kadner S, et al., editors. </w:t>
      </w:r>
      <w:r w:rsidRPr="00096D65">
        <w:rPr>
          <w:rFonts w:ascii="Calibri" w:hAnsi="Calibri" w:cs="Arial"/>
          <w:i/>
          <w:noProof/>
          <w:szCs w:val="24"/>
        </w:rPr>
        <w:t>IPCC Special Report on Renewable Energy Sources and Climate Change Mitigation</w:t>
      </w:r>
      <w:r w:rsidRPr="00096D65">
        <w:rPr>
          <w:rFonts w:ascii="Calibri" w:hAnsi="Calibri" w:cs="Arial"/>
          <w:noProof/>
          <w:szCs w:val="24"/>
        </w:rPr>
        <w:t>. Cambridge, United Kingdom and New York, NY, USA: Cambridge University Press; (2011). p. 124.</w:t>
      </w:r>
      <w:bookmarkEnd w:id="76"/>
    </w:p>
    <w:p w14:paraId="2453036A" w14:textId="77777777" w:rsidR="00096D65" w:rsidRPr="00096D65" w:rsidRDefault="00096D65" w:rsidP="00096D65">
      <w:pPr>
        <w:spacing w:after="0" w:line="240" w:lineRule="auto"/>
        <w:rPr>
          <w:rFonts w:ascii="Calibri" w:hAnsi="Calibri" w:cs="Arial"/>
          <w:noProof/>
          <w:szCs w:val="24"/>
        </w:rPr>
      </w:pPr>
      <w:bookmarkStart w:id="77" w:name="_ENREF_28"/>
      <w:r w:rsidRPr="00096D65">
        <w:rPr>
          <w:rFonts w:ascii="Calibri" w:hAnsi="Calibri" w:cs="Arial"/>
          <w:noProof/>
          <w:szCs w:val="24"/>
        </w:rPr>
        <w:t>28.</w:t>
      </w:r>
      <w:r w:rsidRPr="00096D65">
        <w:rPr>
          <w:rFonts w:ascii="Calibri" w:hAnsi="Calibri" w:cs="Arial"/>
          <w:noProof/>
          <w:szCs w:val="24"/>
        </w:rPr>
        <w:tab/>
        <w:t xml:space="preserve">Berndes G. </w:t>
      </w:r>
      <w:r w:rsidRPr="00096D65">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096D65">
        <w:rPr>
          <w:rFonts w:ascii="Calibri" w:hAnsi="Calibri" w:cs="Arial"/>
          <w:noProof/>
          <w:szCs w:val="24"/>
        </w:rPr>
        <w:t>. Göteborg, Berlin: WBGU; (2008). 46 p.</w:t>
      </w:r>
      <w:bookmarkEnd w:id="77"/>
    </w:p>
    <w:p w14:paraId="4681992F" w14:textId="77777777" w:rsidR="00096D65" w:rsidRPr="00096D65" w:rsidRDefault="00096D65" w:rsidP="00096D65">
      <w:pPr>
        <w:spacing w:after="0" w:line="240" w:lineRule="auto"/>
        <w:rPr>
          <w:rFonts w:ascii="Calibri" w:hAnsi="Calibri" w:cs="Arial"/>
          <w:noProof/>
          <w:szCs w:val="24"/>
        </w:rPr>
      </w:pPr>
      <w:bookmarkStart w:id="78" w:name="_ENREF_29"/>
      <w:r w:rsidRPr="00096D65">
        <w:rPr>
          <w:rFonts w:ascii="Calibri" w:hAnsi="Calibri" w:cs="Arial"/>
          <w:noProof/>
          <w:szCs w:val="24"/>
        </w:rPr>
        <w:t>29.</w:t>
      </w:r>
      <w:r w:rsidRPr="00096D65">
        <w:rPr>
          <w:rFonts w:ascii="Calibri" w:hAnsi="Calibri" w:cs="Arial"/>
          <w:noProof/>
          <w:szCs w:val="24"/>
        </w:rPr>
        <w:tab/>
        <w:t xml:space="preserve">Chakravorty U, Hubert M-H, Nøstbakken L. Fuel Versus Food. </w:t>
      </w:r>
      <w:r w:rsidRPr="00096D65">
        <w:rPr>
          <w:rFonts w:ascii="Calibri" w:hAnsi="Calibri" w:cs="Arial"/>
          <w:i/>
          <w:noProof/>
          <w:szCs w:val="24"/>
        </w:rPr>
        <w:t>Annual Review of Resource Economics</w:t>
      </w:r>
      <w:r w:rsidRPr="00096D65">
        <w:rPr>
          <w:rFonts w:ascii="Calibri" w:hAnsi="Calibri" w:cs="Arial"/>
          <w:noProof/>
          <w:szCs w:val="24"/>
        </w:rPr>
        <w:t>. (2009);</w:t>
      </w:r>
      <w:r w:rsidRPr="00096D65">
        <w:rPr>
          <w:rFonts w:ascii="Calibri" w:hAnsi="Calibri" w:cs="Arial"/>
          <w:b/>
          <w:noProof/>
          <w:szCs w:val="24"/>
        </w:rPr>
        <w:t>1</w:t>
      </w:r>
      <w:r w:rsidRPr="00096D65">
        <w:rPr>
          <w:rFonts w:ascii="Calibri" w:hAnsi="Calibri" w:cs="Arial"/>
          <w:noProof/>
          <w:szCs w:val="24"/>
        </w:rPr>
        <w:t>(1):645-63.</w:t>
      </w:r>
      <w:bookmarkEnd w:id="78"/>
    </w:p>
    <w:p w14:paraId="67967AD2" w14:textId="77777777" w:rsidR="00096D65" w:rsidRPr="00096D65" w:rsidRDefault="00096D65" w:rsidP="00096D65">
      <w:pPr>
        <w:spacing w:after="0" w:line="240" w:lineRule="auto"/>
        <w:rPr>
          <w:rFonts w:ascii="Calibri" w:hAnsi="Calibri" w:cs="Arial"/>
          <w:noProof/>
          <w:szCs w:val="24"/>
        </w:rPr>
      </w:pPr>
      <w:bookmarkStart w:id="79" w:name="_ENREF_30"/>
      <w:r w:rsidRPr="00096D65">
        <w:rPr>
          <w:rFonts w:ascii="Calibri" w:hAnsi="Calibri" w:cs="Arial"/>
          <w:noProof/>
          <w:szCs w:val="24"/>
        </w:rPr>
        <w:lastRenderedPageBreak/>
        <w:t>30.</w:t>
      </w:r>
      <w:r w:rsidRPr="00096D65">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096D65">
        <w:rPr>
          <w:rFonts w:ascii="Calibri" w:hAnsi="Calibri" w:cs="Arial"/>
          <w:i/>
          <w:noProof/>
          <w:szCs w:val="24"/>
        </w:rPr>
        <w:t>The water footprint of bio-energy</w:t>
      </w:r>
      <w:r w:rsidRPr="00096D65">
        <w:rPr>
          <w:rFonts w:ascii="Calibri" w:hAnsi="Calibri" w:cs="Arial"/>
          <w:noProof/>
          <w:szCs w:val="24"/>
        </w:rPr>
        <w:t>. London, UK: American Water Works Association, IWA Publishing; (2010). p. 81-95.</w:t>
      </w:r>
      <w:bookmarkEnd w:id="79"/>
    </w:p>
    <w:p w14:paraId="06D93AC0" w14:textId="77777777" w:rsidR="00096D65" w:rsidRPr="00096D65" w:rsidRDefault="00096D65" w:rsidP="00096D65">
      <w:pPr>
        <w:spacing w:after="0" w:line="240" w:lineRule="auto"/>
        <w:rPr>
          <w:rFonts w:ascii="Calibri" w:hAnsi="Calibri" w:cs="Arial"/>
          <w:noProof/>
          <w:szCs w:val="24"/>
        </w:rPr>
      </w:pPr>
      <w:bookmarkStart w:id="80" w:name="_ENREF_31"/>
      <w:r w:rsidRPr="00096D65">
        <w:rPr>
          <w:rFonts w:ascii="Calibri" w:hAnsi="Calibri" w:cs="Arial"/>
          <w:noProof/>
          <w:szCs w:val="24"/>
        </w:rPr>
        <w:t>31.</w:t>
      </w:r>
      <w:r w:rsidRPr="00096D65">
        <w:rPr>
          <w:rFonts w:ascii="Calibri" w:hAnsi="Calibri" w:cs="Arial"/>
          <w:noProof/>
          <w:szCs w:val="24"/>
        </w:rPr>
        <w:tab/>
        <w:t xml:space="preserve">Berndes G. Bioenergy and water--the implications of large-scale bioenergy production for water use and supply. </w:t>
      </w:r>
      <w:r w:rsidRPr="00096D65">
        <w:rPr>
          <w:rFonts w:ascii="Calibri" w:hAnsi="Calibri" w:cs="Arial"/>
          <w:i/>
          <w:noProof/>
          <w:szCs w:val="24"/>
        </w:rPr>
        <w:t>Global Environmental Change</w:t>
      </w:r>
      <w:r w:rsidRPr="00096D65">
        <w:rPr>
          <w:rFonts w:ascii="Calibri" w:hAnsi="Calibri" w:cs="Arial"/>
          <w:noProof/>
          <w:szCs w:val="24"/>
        </w:rPr>
        <w:t>. (2002);</w:t>
      </w:r>
      <w:r w:rsidRPr="00096D65">
        <w:rPr>
          <w:rFonts w:ascii="Calibri" w:hAnsi="Calibri" w:cs="Arial"/>
          <w:b/>
          <w:noProof/>
          <w:szCs w:val="24"/>
        </w:rPr>
        <w:t>12</w:t>
      </w:r>
      <w:r w:rsidRPr="00096D65">
        <w:rPr>
          <w:rFonts w:ascii="Calibri" w:hAnsi="Calibri" w:cs="Arial"/>
          <w:noProof/>
          <w:szCs w:val="24"/>
        </w:rPr>
        <w:t>(4):253-71.</w:t>
      </w:r>
      <w:bookmarkEnd w:id="80"/>
    </w:p>
    <w:p w14:paraId="1701D370" w14:textId="77777777" w:rsidR="00096D65" w:rsidRPr="00096D65" w:rsidRDefault="00096D65" w:rsidP="00096D65">
      <w:pPr>
        <w:spacing w:after="0" w:line="240" w:lineRule="auto"/>
        <w:rPr>
          <w:rFonts w:ascii="Calibri" w:hAnsi="Calibri" w:cs="Arial"/>
          <w:noProof/>
          <w:szCs w:val="24"/>
        </w:rPr>
      </w:pPr>
      <w:bookmarkStart w:id="81" w:name="_ENREF_32"/>
      <w:r w:rsidRPr="00096D65">
        <w:rPr>
          <w:rFonts w:ascii="Calibri" w:hAnsi="Calibri" w:cs="Arial"/>
          <w:noProof/>
          <w:szCs w:val="24"/>
        </w:rPr>
        <w:t>32.</w:t>
      </w:r>
      <w:r w:rsidRPr="00096D65">
        <w:rPr>
          <w:rFonts w:ascii="Calibri" w:hAnsi="Calibri" w:cs="Arial"/>
          <w:noProof/>
          <w:szCs w:val="24"/>
        </w:rPr>
        <w:tab/>
        <w:t xml:space="preserve">Gerbens-Leenes W, Hoekstra AY, van der Meer TH. The water footprint of bioenergy. </w:t>
      </w:r>
      <w:r w:rsidRPr="00096D65">
        <w:rPr>
          <w:rFonts w:ascii="Calibri" w:hAnsi="Calibri" w:cs="Arial"/>
          <w:i/>
          <w:noProof/>
          <w:szCs w:val="24"/>
        </w:rPr>
        <w:t>Proceedings of the National Academy of Sciences</w:t>
      </w:r>
      <w:r w:rsidRPr="00096D65">
        <w:rPr>
          <w:rFonts w:ascii="Calibri" w:hAnsi="Calibri" w:cs="Arial"/>
          <w:noProof/>
          <w:szCs w:val="24"/>
        </w:rPr>
        <w:t>. (2009);</w:t>
      </w:r>
      <w:r w:rsidRPr="00096D65">
        <w:rPr>
          <w:rFonts w:ascii="Calibri" w:hAnsi="Calibri" w:cs="Arial"/>
          <w:b/>
          <w:noProof/>
          <w:szCs w:val="24"/>
        </w:rPr>
        <w:t>106</w:t>
      </w:r>
      <w:r w:rsidRPr="00096D65">
        <w:rPr>
          <w:rFonts w:ascii="Calibri" w:hAnsi="Calibri" w:cs="Arial"/>
          <w:noProof/>
          <w:szCs w:val="24"/>
        </w:rPr>
        <w:t>(25):10219-23.</w:t>
      </w:r>
      <w:bookmarkEnd w:id="81"/>
    </w:p>
    <w:p w14:paraId="3BD4F9E5" w14:textId="77777777" w:rsidR="00096D65" w:rsidRPr="00096D65" w:rsidRDefault="00096D65" w:rsidP="00096D65">
      <w:pPr>
        <w:spacing w:after="0" w:line="240" w:lineRule="auto"/>
        <w:rPr>
          <w:rFonts w:ascii="Calibri" w:hAnsi="Calibri" w:cs="Arial"/>
          <w:noProof/>
          <w:szCs w:val="24"/>
        </w:rPr>
      </w:pPr>
      <w:bookmarkStart w:id="82" w:name="_ENREF_33"/>
      <w:r w:rsidRPr="00096D65">
        <w:rPr>
          <w:rFonts w:ascii="Calibri" w:hAnsi="Calibri" w:cs="Arial"/>
          <w:noProof/>
          <w:szCs w:val="24"/>
        </w:rPr>
        <w:t>33.</w:t>
      </w:r>
      <w:r w:rsidRPr="00096D65">
        <w:rPr>
          <w:rFonts w:ascii="Calibri" w:hAnsi="Calibri" w:cs="Arial"/>
          <w:noProof/>
          <w:szCs w:val="24"/>
        </w:rPr>
        <w:tab/>
        <w:t xml:space="preserve">Hoekstra AY, Chapagain AK, Aldaya MM, Mekonnen MM. </w:t>
      </w:r>
      <w:r w:rsidRPr="00096D65">
        <w:rPr>
          <w:rFonts w:ascii="Calibri" w:hAnsi="Calibri" w:cs="Arial"/>
          <w:i/>
          <w:noProof/>
          <w:szCs w:val="24"/>
        </w:rPr>
        <w:t>Water Footprint Manual State of the Art 2009</w:t>
      </w:r>
      <w:r w:rsidRPr="00096D65">
        <w:rPr>
          <w:rFonts w:ascii="Calibri" w:hAnsi="Calibri" w:cs="Arial"/>
          <w:noProof/>
          <w:szCs w:val="24"/>
        </w:rPr>
        <w:t>. Enschede, The Netherlands: Water Footprint Network, (2009).</w:t>
      </w:r>
      <w:bookmarkEnd w:id="82"/>
    </w:p>
    <w:p w14:paraId="789C44B4" w14:textId="77777777" w:rsidR="00096D65" w:rsidRPr="00096D65" w:rsidRDefault="00096D65" w:rsidP="00096D65">
      <w:pPr>
        <w:spacing w:after="0" w:line="240" w:lineRule="auto"/>
        <w:rPr>
          <w:rFonts w:ascii="Calibri" w:hAnsi="Calibri" w:cs="Arial"/>
          <w:noProof/>
          <w:szCs w:val="24"/>
        </w:rPr>
      </w:pPr>
      <w:bookmarkStart w:id="83" w:name="_ENREF_34"/>
      <w:r w:rsidRPr="00096D65">
        <w:rPr>
          <w:rFonts w:ascii="Calibri" w:hAnsi="Calibri" w:cs="Arial"/>
          <w:noProof/>
          <w:szCs w:val="24"/>
        </w:rPr>
        <w:t>34.</w:t>
      </w:r>
      <w:r w:rsidRPr="00096D65">
        <w:rPr>
          <w:rFonts w:ascii="Calibri" w:hAnsi="Calibri" w:cs="Arial"/>
          <w:noProof/>
          <w:szCs w:val="24"/>
        </w:rPr>
        <w:tab/>
        <w:t xml:space="preserve">FAO. </w:t>
      </w:r>
      <w:r w:rsidRPr="00096D65">
        <w:rPr>
          <w:rFonts w:ascii="Calibri" w:hAnsi="Calibri" w:cs="Arial"/>
          <w:i/>
          <w:noProof/>
          <w:szCs w:val="24"/>
        </w:rPr>
        <w:t>CropWAT Model version 8</w:t>
      </w:r>
      <w:r w:rsidRPr="00096D65">
        <w:rPr>
          <w:rFonts w:ascii="Calibri" w:hAnsi="Calibri" w:cs="Arial"/>
          <w:noProof/>
          <w:szCs w:val="24"/>
        </w:rPr>
        <w:t>. Food and Agricultural Organization (FAO),, (2010).</w:t>
      </w:r>
      <w:bookmarkEnd w:id="83"/>
    </w:p>
    <w:p w14:paraId="61D59F9F" w14:textId="77777777" w:rsidR="00096D65" w:rsidRPr="00096D65" w:rsidRDefault="00096D65" w:rsidP="00096D65">
      <w:pPr>
        <w:spacing w:after="0" w:line="240" w:lineRule="auto"/>
        <w:rPr>
          <w:rFonts w:ascii="Calibri" w:hAnsi="Calibri" w:cs="Arial"/>
          <w:noProof/>
          <w:szCs w:val="24"/>
        </w:rPr>
      </w:pPr>
      <w:bookmarkStart w:id="84" w:name="_ENREF_35"/>
      <w:r w:rsidRPr="00096D65">
        <w:rPr>
          <w:rFonts w:ascii="Calibri" w:hAnsi="Calibri" w:cs="Arial"/>
          <w:noProof/>
          <w:szCs w:val="24"/>
        </w:rPr>
        <w:t>35.</w:t>
      </w:r>
      <w:r w:rsidRPr="00096D65">
        <w:rPr>
          <w:rFonts w:ascii="Calibri" w:hAnsi="Calibri" w:cs="Arial"/>
          <w:noProof/>
          <w:szCs w:val="24"/>
        </w:rPr>
        <w:tab/>
        <w:t>Food and Agricultural Organization (FAO). CLIMWAT Model version 2. Food and Agricultural Organization (FAO),, (2010).</w:t>
      </w:r>
      <w:bookmarkEnd w:id="84"/>
    </w:p>
    <w:p w14:paraId="11B49073" w14:textId="77777777" w:rsidR="00096D65" w:rsidRPr="00096D65" w:rsidRDefault="00096D65" w:rsidP="00096D65">
      <w:pPr>
        <w:spacing w:after="0" w:line="240" w:lineRule="auto"/>
        <w:rPr>
          <w:rFonts w:ascii="Calibri" w:hAnsi="Calibri" w:cs="Arial"/>
          <w:noProof/>
          <w:szCs w:val="24"/>
        </w:rPr>
      </w:pPr>
      <w:bookmarkStart w:id="85" w:name="_ENREF_36"/>
      <w:r w:rsidRPr="00096D65">
        <w:rPr>
          <w:rFonts w:ascii="Calibri" w:hAnsi="Calibri" w:cs="Arial"/>
          <w:noProof/>
          <w:szCs w:val="24"/>
        </w:rPr>
        <w:t>36.</w:t>
      </w:r>
      <w:r w:rsidRPr="00096D65">
        <w:rPr>
          <w:rFonts w:ascii="Calibri" w:hAnsi="Calibri" w:cs="Arial"/>
          <w:noProof/>
          <w:szCs w:val="24"/>
        </w:rPr>
        <w:tab/>
        <w:t xml:space="preserve">Orang MN, Matyac JS, Snyder RL. </w:t>
      </w:r>
      <w:r w:rsidRPr="00096D65">
        <w:rPr>
          <w:rFonts w:ascii="Calibri" w:hAnsi="Calibri" w:cs="Arial"/>
          <w:i/>
          <w:noProof/>
          <w:szCs w:val="24"/>
        </w:rPr>
        <w:t>Consumptive Use Program + (CUP+) Model</w:t>
      </w:r>
      <w:r w:rsidRPr="00096D65">
        <w:rPr>
          <w:rFonts w:ascii="Calibri" w:hAnsi="Calibri" w:cs="Arial"/>
          <w:noProof/>
          <w:szCs w:val="24"/>
        </w:rPr>
        <w:t>. California: California Department of Water Resources, (2009).</w:t>
      </w:r>
      <w:bookmarkEnd w:id="85"/>
    </w:p>
    <w:p w14:paraId="09BF46B9" w14:textId="77777777" w:rsidR="00096D65" w:rsidRPr="00096D65" w:rsidRDefault="00096D65" w:rsidP="00096D65">
      <w:pPr>
        <w:spacing w:after="0" w:line="240" w:lineRule="auto"/>
        <w:rPr>
          <w:rFonts w:ascii="Calibri" w:hAnsi="Calibri" w:cs="Arial"/>
          <w:noProof/>
          <w:szCs w:val="24"/>
        </w:rPr>
      </w:pPr>
      <w:bookmarkStart w:id="86" w:name="_ENREF_37"/>
      <w:r w:rsidRPr="00096D65">
        <w:rPr>
          <w:rFonts w:ascii="Calibri" w:hAnsi="Calibri" w:cs="Arial"/>
          <w:noProof/>
          <w:szCs w:val="24"/>
        </w:rPr>
        <w:t>37.</w:t>
      </w:r>
      <w:r w:rsidRPr="00096D65">
        <w:rPr>
          <w:rFonts w:ascii="Calibri" w:hAnsi="Calibri" w:cs="Arial"/>
          <w:noProof/>
          <w:szCs w:val="24"/>
        </w:rPr>
        <w:tab/>
        <w:t xml:space="preserve">USDA. </w:t>
      </w:r>
      <w:r w:rsidRPr="00096D65">
        <w:rPr>
          <w:rFonts w:ascii="Calibri" w:hAnsi="Calibri" w:cs="Arial"/>
          <w:i/>
          <w:noProof/>
          <w:szCs w:val="24"/>
        </w:rPr>
        <w:t>Water Erosion Prediction Project (WEPP)</w:t>
      </w:r>
      <w:r w:rsidRPr="00096D65">
        <w:rPr>
          <w:rFonts w:ascii="Calibri" w:hAnsi="Calibri" w:cs="Arial"/>
          <w:noProof/>
          <w:szCs w:val="24"/>
        </w:rPr>
        <w:t>. West Lafayette, IN, (1995).</w:t>
      </w:r>
      <w:bookmarkEnd w:id="86"/>
    </w:p>
    <w:p w14:paraId="364C2D77" w14:textId="77777777" w:rsidR="00096D65" w:rsidRPr="00096D65" w:rsidRDefault="00096D65" w:rsidP="00096D65">
      <w:pPr>
        <w:spacing w:after="0" w:line="240" w:lineRule="auto"/>
        <w:rPr>
          <w:rFonts w:ascii="Calibri" w:hAnsi="Calibri" w:cs="Arial"/>
          <w:noProof/>
          <w:szCs w:val="24"/>
        </w:rPr>
      </w:pPr>
      <w:bookmarkStart w:id="87" w:name="_ENREF_38"/>
      <w:r w:rsidRPr="00096D65">
        <w:rPr>
          <w:rFonts w:ascii="Calibri" w:hAnsi="Calibri" w:cs="Arial"/>
          <w:noProof/>
          <w:szCs w:val="24"/>
        </w:rPr>
        <w:t>38.</w:t>
      </w:r>
      <w:r w:rsidRPr="00096D65">
        <w:rPr>
          <w:rFonts w:ascii="Calibri" w:hAnsi="Calibri" w:cs="Arial"/>
          <w:noProof/>
          <w:szCs w:val="24"/>
        </w:rPr>
        <w:tab/>
        <w:t xml:space="preserve">Parton WJ, Hartman M, Ojima D, Schimel D. DAYCENT and its land surface submodel: description and testing. </w:t>
      </w:r>
      <w:r w:rsidRPr="00096D65">
        <w:rPr>
          <w:rFonts w:ascii="Calibri" w:hAnsi="Calibri" w:cs="Arial"/>
          <w:i/>
          <w:noProof/>
          <w:szCs w:val="24"/>
        </w:rPr>
        <w:t>Global and Planetary Change</w:t>
      </w:r>
      <w:r w:rsidRPr="00096D65">
        <w:rPr>
          <w:rFonts w:ascii="Calibri" w:hAnsi="Calibri" w:cs="Arial"/>
          <w:noProof/>
          <w:szCs w:val="24"/>
        </w:rPr>
        <w:t>. (1998);</w:t>
      </w:r>
      <w:r w:rsidRPr="00096D65">
        <w:rPr>
          <w:rFonts w:ascii="Calibri" w:hAnsi="Calibri" w:cs="Arial"/>
          <w:b/>
          <w:noProof/>
          <w:szCs w:val="24"/>
        </w:rPr>
        <w:t>19</w:t>
      </w:r>
      <w:r w:rsidRPr="00096D65">
        <w:rPr>
          <w:rFonts w:ascii="Calibri" w:hAnsi="Calibri" w:cs="Arial"/>
          <w:noProof/>
          <w:szCs w:val="24"/>
        </w:rPr>
        <w:t>(1–4):35-48.</w:t>
      </w:r>
      <w:bookmarkEnd w:id="87"/>
    </w:p>
    <w:p w14:paraId="121BB2E4" w14:textId="77777777" w:rsidR="00096D65" w:rsidRPr="00096D65" w:rsidRDefault="00096D65" w:rsidP="00096D65">
      <w:pPr>
        <w:spacing w:after="0" w:line="240" w:lineRule="auto"/>
        <w:rPr>
          <w:rFonts w:ascii="Calibri" w:hAnsi="Calibri" w:cs="Arial"/>
          <w:noProof/>
          <w:szCs w:val="24"/>
        </w:rPr>
      </w:pPr>
      <w:bookmarkStart w:id="88" w:name="_ENREF_39"/>
      <w:r w:rsidRPr="00096D65">
        <w:rPr>
          <w:rFonts w:ascii="Calibri" w:hAnsi="Calibri" w:cs="Arial"/>
          <w:noProof/>
          <w:szCs w:val="24"/>
        </w:rPr>
        <w:t>39.</w:t>
      </w:r>
      <w:r w:rsidRPr="00096D65">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096D65">
        <w:rPr>
          <w:rFonts w:ascii="Calibri" w:hAnsi="Calibri" w:cs="Arial"/>
          <w:i/>
          <w:noProof/>
          <w:szCs w:val="24"/>
        </w:rPr>
        <w:t>Ecological Economics</w:t>
      </w:r>
      <w:r w:rsidRPr="00096D65">
        <w:rPr>
          <w:rFonts w:ascii="Calibri" w:hAnsi="Calibri" w:cs="Arial"/>
          <w:noProof/>
          <w:szCs w:val="24"/>
        </w:rPr>
        <w:t>. (2009);</w:t>
      </w:r>
      <w:r w:rsidRPr="00096D65">
        <w:rPr>
          <w:rFonts w:ascii="Calibri" w:hAnsi="Calibri" w:cs="Arial"/>
          <w:b/>
          <w:noProof/>
          <w:szCs w:val="24"/>
        </w:rPr>
        <w:t>68</w:t>
      </w:r>
      <w:r w:rsidRPr="00096D65">
        <w:rPr>
          <w:rFonts w:ascii="Calibri" w:hAnsi="Calibri" w:cs="Arial"/>
          <w:noProof/>
          <w:szCs w:val="24"/>
        </w:rPr>
        <w:t>(4):1052-60.</w:t>
      </w:r>
      <w:bookmarkEnd w:id="88"/>
    </w:p>
    <w:p w14:paraId="696C9C4C" w14:textId="77777777" w:rsidR="00096D65" w:rsidRPr="00096D65" w:rsidRDefault="00096D65" w:rsidP="00096D65">
      <w:pPr>
        <w:spacing w:after="0" w:line="240" w:lineRule="auto"/>
        <w:rPr>
          <w:rFonts w:ascii="Calibri" w:hAnsi="Calibri" w:cs="Arial"/>
          <w:noProof/>
          <w:szCs w:val="24"/>
        </w:rPr>
      </w:pPr>
      <w:bookmarkStart w:id="89" w:name="_ENREF_40"/>
      <w:r w:rsidRPr="00096D65">
        <w:rPr>
          <w:rFonts w:ascii="Calibri" w:hAnsi="Calibri" w:cs="Arial"/>
          <w:noProof/>
          <w:szCs w:val="24"/>
        </w:rPr>
        <w:t>40.</w:t>
      </w:r>
      <w:r w:rsidRPr="00096D65">
        <w:rPr>
          <w:rFonts w:ascii="Calibri" w:hAnsi="Calibri" w:cs="Arial"/>
          <w:noProof/>
          <w:szCs w:val="24"/>
        </w:rPr>
        <w:tab/>
        <w:t xml:space="preserve">NAS. </w:t>
      </w:r>
      <w:r w:rsidRPr="00096D65">
        <w:rPr>
          <w:rFonts w:ascii="Calibri" w:hAnsi="Calibri" w:cs="Arial"/>
          <w:i/>
          <w:noProof/>
          <w:szCs w:val="24"/>
        </w:rPr>
        <w:t>Water Implications of Biofuels Production in the United States</w:t>
      </w:r>
      <w:r w:rsidRPr="00096D65">
        <w:rPr>
          <w:rFonts w:ascii="Calibri" w:hAnsi="Calibri" w:cs="Arial"/>
          <w:noProof/>
          <w:szCs w:val="24"/>
        </w:rPr>
        <w:t>. Washington, D.C.: The National Academies Press; (2008). 88 p.</w:t>
      </w:r>
      <w:bookmarkEnd w:id="89"/>
    </w:p>
    <w:p w14:paraId="42BE257E" w14:textId="77777777" w:rsidR="00096D65" w:rsidRPr="00096D65" w:rsidRDefault="00096D65" w:rsidP="00096D65">
      <w:pPr>
        <w:spacing w:after="0" w:line="240" w:lineRule="auto"/>
        <w:rPr>
          <w:rFonts w:ascii="Calibri" w:hAnsi="Calibri" w:cs="Arial"/>
          <w:noProof/>
          <w:szCs w:val="24"/>
        </w:rPr>
      </w:pPr>
      <w:bookmarkStart w:id="90" w:name="_ENREF_41"/>
      <w:r w:rsidRPr="00096D65">
        <w:rPr>
          <w:rFonts w:ascii="Calibri" w:hAnsi="Calibri" w:cs="Arial"/>
          <w:noProof/>
          <w:szCs w:val="24"/>
        </w:rPr>
        <w:t>41.</w:t>
      </w:r>
      <w:r w:rsidRPr="00096D65">
        <w:rPr>
          <w:rFonts w:ascii="Calibri" w:hAnsi="Calibri" w:cs="Arial"/>
          <w:noProof/>
          <w:szCs w:val="24"/>
        </w:rPr>
        <w:tab/>
        <w:t xml:space="preserve">Gheewala SH, Berndes G, Jewitt G. The bioenergy and water nexus. </w:t>
      </w:r>
      <w:r w:rsidRPr="00096D65">
        <w:rPr>
          <w:rFonts w:ascii="Calibri" w:hAnsi="Calibri" w:cs="Arial"/>
          <w:i/>
          <w:noProof/>
          <w:szCs w:val="24"/>
        </w:rPr>
        <w:t>Biofuels Bioprod and Bioref</w:t>
      </w:r>
      <w:r w:rsidRPr="00096D65">
        <w:rPr>
          <w:rFonts w:ascii="Calibri" w:hAnsi="Calibri" w:cs="Arial"/>
          <w:noProof/>
          <w:szCs w:val="24"/>
        </w:rPr>
        <w:t>. (2011);</w:t>
      </w:r>
      <w:r w:rsidRPr="00096D65">
        <w:rPr>
          <w:rFonts w:ascii="Calibri" w:hAnsi="Calibri" w:cs="Arial"/>
          <w:b/>
          <w:noProof/>
          <w:szCs w:val="24"/>
        </w:rPr>
        <w:t>5</w:t>
      </w:r>
      <w:r w:rsidRPr="00096D65">
        <w:rPr>
          <w:rFonts w:ascii="Calibri" w:hAnsi="Calibri" w:cs="Arial"/>
          <w:noProof/>
          <w:szCs w:val="24"/>
        </w:rPr>
        <w:t>(4):353-60.</w:t>
      </w:r>
      <w:bookmarkEnd w:id="90"/>
    </w:p>
    <w:p w14:paraId="687B07A7" w14:textId="77777777" w:rsidR="00096D65" w:rsidRPr="00096D65" w:rsidRDefault="00096D65" w:rsidP="00096D65">
      <w:pPr>
        <w:spacing w:after="0" w:line="240" w:lineRule="auto"/>
        <w:rPr>
          <w:rFonts w:ascii="Calibri" w:hAnsi="Calibri" w:cs="Arial"/>
          <w:noProof/>
          <w:szCs w:val="24"/>
        </w:rPr>
      </w:pPr>
      <w:bookmarkStart w:id="91" w:name="_ENREF_42"/>
      <w:r w:rsidRPr="00096D65">
        <w:rPr>
          <w:rFonts w:ascii="Calibri" w:hAnsi="Calibri" w:cs="Arial"/>
          <w:noProof/>
          <w:szCs w:val="24"/>
        </w:rPr>
        <w:t>42.</w:t>
      </w:r>
      <w:r w:rsidRPr="00096D65">
        <w:rPr>
          <w:rFonts w:ascii="Calibri" w:hAnsi="Calibri" w:cs="Arial"/>
          <w:noProof/>
          <w:szCs w:val="24"/>
        </w:rPr>
        <w:tab/>
        <w:t xml:space="preserve">Chiu Y-W, Wu M. Assessing County-Level Water Footprints of Different Cellulosic-Biofuel Feedstock Pathways. </w:t>
      </w:r>
      <w:r w:rsidRPr="00096D65">
        <w:rPr>
          <w:rFonts w:ascii="Calibri" w:hAnsi="Calibri" w:cs="Arial"/>
          <w:i/>
          <w:noProof/>
          <w:szCs w:val="24"/>
        </w:rPr>
        <w:t>Environmental Science &amp; Technology</w:t>
      </w:r>
      <w:r w:rsidRPr="00096D65">
        <w:rPr>
          <w:rFonts w:ascii="Calibri" w:hAnsi="Calibri" w:cs="Arial"/>
          <w:noProof/>
          <w:szCs w:val="24"/>
        </w:rPr>
        <w:t>. (2012);</w:t>
      </w:r>
      <w:r w:rsidRPr="00096D65">
        <w:rPr>
          <w:rFonts w:ascii="Calibri" w:hAnsi="Calibri" w:cs="Arial"/>
          <w:b/>
          <w:noProof/>
          <w:szCs w:val="24"/>
        </w:rPr>
        <w:t>46</w:t>
      </w:r>
      <w:r w:rsidRPr="00096D65">
        <w:rPr>
          <w:rFonts w:ascii="Calibri" w:hAnsi="Calibri" w:cs="Arial"/>
          <w:noProof/>
          <w:szCs w:val="24"/>
        </w:rPr>
        <w:t>(16):9155-62.</w:t>
      </w:r>
      <w:bookmarkEnd w:id="91"/>
    </w:p>
    <w:p w14:paraId="2E2DDD28" w14:textId="77777777" w:rsidR="00096D65" w:rsidRPr="00096D65" w:rsidRDefault="00096D65" w:rsidP="00096D65">
      <w:pPr>
        <w:spacing w:after="0" w:line="240" w:lineRule="auto"/>
        <w:rPr>
          <w:rFonts w:ascii="Calibri" w:hAnsi="Calibri" w:cs="Arial"/>
          <w:noProof/>
          <w:szCs w:val="24"/>
        </w:rPr>
      </w:pPr>
      <w:bookmarkStart w:id="92" w:name="_ENREF_43"/>
      <w:r w:rsidRPr="00096D65">
        <w:rPr>
          <w:rFonts w:ascii="Calibri" w:hAnsi="Calibri" w:cs="Arial"/>
          <w:noProof/>
          <w:szCs w:val="24"/>
        </w:rPr>
        <w:t>43.</w:t>
      </w:r>
      <w:r w:rsidRPr="00096D65">
        <w:rPr>
          <w:rFonts w:ascii="Calibri" w:hAnsi="Calibri" w:cs="Arial"/>
          <w:noProof/>
          <w:szCs w:val="24"/>
        </w:rPr>
        <w:tab/>
        <w:t xml:space="preserve">Dominguez-Faus R, Powers SE, Burken JG, Alvarez PJ. The Water Footprint of Biofuels: A Drink or Drive Issue? </w:t>
      </w:r>
      <w:r w:rsidRPr="00096D65">
        <w:rPr>
          <w:rFonts w:ascii="Calibri" w:hAnsi="Calibri" w:cs="Arial"/>
          <w:i/>
          <w:noProof/>
          <w:szCs w:val="24"/>
        </w:rPr>
        <w:t>Environmental Science &amp; Technology</w:t>
      </w:r>
      <w:r w:rsidRPr="00096D65">
        <w:rPr>
          <w:rFonts w:ascii="Calibri" w:hAnsi="Calibri" w:cs="Arial"/>
          <w:noProof/>
          <w:szCs w:val="24"/>
        </w:rPr>
        <w:t>. (2009);</w:t>
      </w:r>
      <w:r w:rsidRPr="00096D65">
        <w:rPr>
          <w:rFonts w:ascii="Calibri" w:hAnsi="Calibri" w:cs="Arial"/>
          <w:b/>
          <w:noProof/>
          <w:szCs w:val="24"/>
        </w:rPr>
        <w:t>43</w:t>
      </w:r>
      <w:r w:rsidRPr="00096D65">
        <w:rPr>
          <w:rFonts w:ascii="Calibri" w:hAnsi="Calibri" w:cs="Arial"/>
          <w:noProof/>
          <w:szCs w:val="24"/>
        </w:rPr>
        <w:t>(9):3005-10.</w:t>
      </w:r>
      <w:bookmarkEnd w:id="92"/>
    </w:p>
    <w:p w14:paraId="517E49E5" w14:textId="77777777" w:rsidR="00096D65" w:rsidRPr="00096D65" w:rsidRDefault="00096D65" w:rsidP="00096D65">
      <w:pPr>
        <w:spacing w:after="0" w:line="240" w:lineRule="auto"/>
        <w:rPr>
          <w:rFonts w:ascii="Calibri" w:hAnsi="Calibri" w:cs="Arial"/>
          <w:noProof/>
          <w:szCs w:val="24"/>
        </w:rPr>
      </w:pPr>
      <w:bookmarkStart w:id="93" w:name="_ENREF_44"/>
      <w:r w:rsidRPr="00096D65">
        <w:rPr>
          <w:rFonts w:ascii="Calibri" w:hAnsi="Calibri" w:cs="Arial"/>
          <w:noProof/>
          <w:szCs w:val="24"/>
        </w:rPr>
        <w:t>44.</w:t>
      </w:r>
      <w:r w:rsidRPr="00096D65">
        <w:rPr>
          <w:rFonts w:ascii="Calibri" w:hAnsi="Calibri" w:cs="Arial"/>
          <w:noProof/>
          <w:szCs w:val="24"/>
        </w:rPr>
        <w:tab/>
        <w:t xml:space="preserve">Mishra GS, Yeh S. Life Cycle Water Consumption and Withdrawal Requirements of Ethanol from Corn Grain and Residues. </w:t>
      </w:r>
      <w:r w:rsidRPr="00096D65">
        <w:rPr>
          <w:rFonts w:ascii="Calibri" w:hAnsi="Calibri" w:cs="Arial"/>
          <w:i/>
          <w:noProof/>
          <w:szCs w:val="24"/>
        </w:rPr>
        <w:t>Environmental Science &amp; Technology</w:t>
      </w:r>
      <w:r w:rsidRPr="00096D65">
        <w:rPr>
          <w:rFonts w:ascii="Calibri" w:hAnsi="Calibri" w:cs="Arial"/>
          <w:noProof/>
          <w:szCs w:val="24"/>
        </w:rPr>
        <w:t>. (2011);</w:t>
      </w:r>
      <w:r w:rsidRPr="00096D65">
        <w:rPr>
          <w:rFonts w:ascii="Calibri" w:hAnsi="Calibri" w:cs="Arial"/>
          <w:b/>
          <w:noProof/>
          <w:szCs w:val="24"/>
        </w:rPr>
        <w:t>45</w:t>
      </w:r>
      <w:r w:rsidRPr="00096D65">
        <w:rPr>
          <w:rFonts w:ascii="Calibri" w:hAnsi="Calibri" w:cs="Arial"/>
          <w:noProof/>
          <w:szCs w:val="24"/>
        </w:rPr>
        <w:t>(10):4563-9.</w:t>
      </w:r>
      <w:bookmarkEnd w:id="93"/>
    </w:p>
    <w:p w14:paraId="2CF7B98D" w14:textId="77777777" w:rsidR="00096D65" w:rsidRPr="00096D65" w:rsidRDefault="00096D65" w:rsidP="00096D65">
      <w:pPr>
        <w:spacing w:after="0" w:line="240" w:lineRule="auto"/>
        <w:rPr>
          <w:rFonts w:ascii="Calibri" w:hAnsi="Calibri" w:cs="Arial"/>
          <w:noProof/>
          <w:szCs w:val="24"/>
        </w:rPr>
      </w:pPr>
      <w:bookmarkStart w:id="94" w:name="_ENREF_45"/>
      <w:r w:rsidRPr="00096D65">
        <w:rPr>
          <w:rFonts w:ascii="Calibri" w:hAnsi="Calibri" w:cs="Arial"/>
          <w:noProof/>
          <w:szCs w:val="24"/>
        </w:rPr>
        <w:t>45.</w:t>
      </w:r>
      <w:r w:rsidRPr="00096D65">
        <w:rPr>
          <w:rFonts w:ascii="Calibri" w:hAnsi="Calibri" w:cs="Arial"/>
          <w:noProof/>
          <w:szCs w:val="24"/>
        </w:rPr>
        <w:tab/>
        <w:t xml:space="preserve">King CW, Webber ME. Water Intensity of Transportation. </w:t>
      </w:r>
      <w:r w:rsidRPr="00096D65">
        <w:rPr>
          <w:rFonts w:ascii="Calibri" w:hAnsi="Calibri" w:cs="Arial"/>
          <w:i/>
          <w:noProof/>
          <w:szCs w:val="24"/>
        </w:rPr>
        <w:t>Environmental Science &amp; Technology</w:t>
      </w:r>
      <w:r w:rsidRPr="00096D65">
        <w:rPr>
          <w:rFonts w:ascii="Calibri" w:hAnsi="Calibri" w:cs="Arial"/>
          <w:noProof/>
          <w:szCs w:val="24"/>
        </w:rPr>
        <w:t>. (2008);</w:t>
      </w:r>
      <w:r w:rsidRPr="00096D65">
        <w:rPr>
          <w:rFonts w:ascii="Calibri" w:hAnsi="Calibri" w:cs="Arial"/>
          <w:b/>
          <w:noProof/>
          <w:szCs w:val="24"/>
        </w:rPr>
        <w:t>42</w:t>
      </w:r>
      <w:r w:rsidRPr="00096D65">
        <w:rPr>
          <w:rFonts w:ascii="Calibri" w:hAnsi="Calibri" w:cs="Arial"/>
          <w:noProof/>
          <w:szCs w:val="24"/>
        </w:rPr>
        <w:t>(21):7866-72.</w:t>
      </w:r>
      <w:bookmarkEnd w:id="94"/>
    </w:p>
    <w:p w14:paraId="16427B3E" w14:textId="77777777" w:rsidR="00096D65" w:rsidRPr="00096D65" w:rsidRDefault="00096D65" w:rsidP="00096D65">
      <w:pPr>
        <w:spacing w:after="0" w:line="240" w:lineRule="auto"/>
        <w:rPr>
          <w:rFonts w:ascii="Calibri" w:hAnsi="Calibri" w:cs="Arial"/>
          <w:noProof/>
          <w:szCs w:val="24"/>
        </w:rPr>
      </w:pPr>
      <w:bookmarkStart w:id="95" w:name="_ENREF_46"/>
      <w:r w:rsidRPr="00096D65">
        <w:rPr>
          <w:rFonts w:ascii="Calibri" w:hAnsi="Calibri" w:cs="Arial"/>
          <w:noProof/>
          <w:szCs w:val="24"/>
        </w:rPr>
        <w:t>46.</w:t>
      </w:r>
      <w:r w:rsidRPr="00096D65">
        <w:rPr>
          <w:rFonts w:ascii="Calibri" w:hAnsi="Calibri" w:cs="Arial"/>
          <w:noProof/>
          <w:szCs w:val="24"/>
        </w:rPr>
        <w:tab/>
        <w:t xml:space="preserve">Chiu Y-W, Walseth B, Suh S. Water Embodied in Bioethanol in the United States. </w:t>
      </w:r>
      <w:r w:rsidRPr="00096D65">
        <w:rPr>
          <w:rFonts w:ascii="Calibri" w:hAnsi="Calibri" w:cs="Arial"/>
          <w:i/>
          <w:noProof/>
          <w:szCs w:val="24"/>
        </w:rPr>
        <w:t>Environmental Science &amp; Technology</w:t>
      </w:r>
      <w:r w:rsidRPr="00096D65">
        <w:rPr>
          <w:rFonts w:ascii="Calibri" w:hAnsi="Calibri" w:cs="Arial"/>
          <w:noProof/>
          <w:szCs w:val="24"/>
        </w:rPr>
        <w:t>. (2009);</w:t>
      </w:r>
      <w:r w:rsidRPr="00096D65">
        <w:rPr>
          <w:rFonts w:ascii="Calibri" w:hAnsi="Calibri" w:cs="Arial"/>
          <w:b/>
          <w:noProof/>
          <w:szCs w:val="24"/>
        </w:rPr>
        <w:t>43</w:t>
      </w:r>
      <w:r w:rsidRPr="00096D65">
        <w:rPr>
          <w:rFonts w:ascii="Calibri" w:hAnsi="Calibri" w:cs="Arial"/>
          <w:noProof/>
          <w:szCs w:val="24"/>
        </w:rPr>
        <w:t>(8):2688-92.</w:t>
      </w:r>
      <w:bookmarkEnd w:id="95"/>
    </w:p>
    <w:p w14:paraId="2E4C85E6" w14:textId="77777777" w:rsidR="00096D65" w:rsidRPr="00096D65" w:rsidRDefault="00096D65" w:rsidP="00096D65">
      <w:pPr>
        <w:spacing w:after="0" w:line="240" w:lineRule="auto"/>
        <w:rPr>
          <w:rFonts w:ascii="Calibri" w:hAnsi="Calibri" w:cs="Arial"/>
          <w:noProof/>
          <w:szCs w:val="24"/>
        </w:rPr>
      </w:pPr>
      <w:bookmarkStart w:id="96" w:name="_ENREF_47"/>
      <w:r w:rsidRPr="00096D65">
        <w:rPr>
          <w:rFonts w:ascii="Calibri" w:hAnsi="Calibri" w:cs="Arial"/>
          <w:noProof/>
          <w:szCs w:val="24"/>
        </w:rPr>
        <w:t>47.</w:t>
      </w:r>
      <w:r w:rsidRPr="00096D65">
        <w:rPr>
          <w:rFonts w:ascii="Calibri" w:hAnsi="Calibri" w:cs="Arial"/>
          <w:noProof/>
          <w:szCs w:val="24"/>
        </w:rPr>
        <w:tab/>
        <w:t xml:space="preserve">Molden D. </w:t>
      </w:r>
      <w:r w:rsidRPr="00096D65">
        <w:rPr>
          <w:rFonts w:ascii="Calibri" w:hAnsi="Calibri" w:cs="Arial"/>
          <w:i/>
          <w:noProof/>
          <w:szCs w:val="24"/>
        </w:rPr>
        <w:t>Water for Food, Water for Life: a Comprehensive Assessment of Water Management in Agriculture</w:t>
      </w:r>
      <w:r w:rsidRPr="00096D65">
        <w:rPr>
          <w:rFonts w:ascii="Calibri" w:hAnsi="Calibri" w:cs="Arial"/>
          <w:noProof/>
          <w:szCs w:val="24"/>
        </w:rPr>
        <w:t>. London: Earthscan/James &amp; James; (2007).</w:t>
      </w:r>
      <w:bookmarkEnd w:id="96"/>
    </w:p>
    <w:p w14:paraId="12A3A4DE" w14:textId="77777777" w:rsidR="00096D65" w:rsidRPr="00096D65" w:rsidRDefault="00096D65" w:rsidP="00096D65">
      <w:pPr>
        <w:spacing w:after="0" w:line="240" w:lineRule="auto"/>
        <w:rPr>
          <w:rFonts w:ascii="Calibri" w:hAnsi="Calibri" w:cs="Arial"/>
          <w:noProof/>
          <w:szCs w:val="24"/>
        </w:rPr>
      </w:pPr>
      <w:bookmarkStart w:id="97" w:name="_ENREF_48"/>
      <w:r w:rsidRPr="00096D65">
        <w:rPr>
          <w:rFonts w:ascii="Calibri" w:hAnsi="Calibri" w:cs="Arial"/>
          <w:noProof/>
          <w:szCs w:val="24"/>
        </w:rPr>
        <w:t>48.</w:t>
      </w:r>
      <w:r w:rsidRPr="00096D65">
        <w:rPr>
          <w:rFonts w:ascii="Calibri" w:hAnsi="Calibri" w:cs="Arial"/>
          <w:noProof/>
          <w:szCs w:val="24"/>
        </w:rPr>
        <w:tab/>
        <w:t xml:space="preserve">Ford A. </w:t>
      </w:r>
      <w:r w:rsidRPr="00096D65">
        <w:rPr>
          <w:rFonts w:ascii="Calibri" w:hAnsi="Calibri" w:cs="Arial"/>
          <w:i/>
          <w:noProof/>
          <w:szCs w:val="24"/>
        </w:rPr>
        <w:t>Modeling the environment: an introduction to system dynamics models of environmental systems</w:t>
      </w:r>
      <w:r w:rsidRPr="00096D65">
        <w:rPr>
          <w:rFonts w:ascii="Calibri" w:hAnsi="Calibri" w:cs="Arial"/>
          <w:noProof/>
          <w:szCs w:val="24"/>
        </w:rPr>
        <w:t>. Ann Arbor, Michigan: Island Press; (1999).</w:t>
      </w:r>
      <w:bookmarkEnd w:id="97"/>
    </w:p>
    <w:p w14:paraId="260623F4" w14:textId="77777777" w:rsidR="00096D65" w:rsidRPr="00096D65" w:rsidRDefault="00096D65" w:rsidP="00096D65">
      <w:pPr>
        <w:spacing w:after="0" w:line="240" w:lineRule="auto"/>
        <w:rPr>
          <w:rFonts w:ascii="Calibri" w:hAnsi="Calibri" w:cs="Arial"/>
          <w:noProof/>
          <w:szCs w:val="24"/>
        </w:rPr>
      </w:pPr>
      <w:bookmarkStart w:id="98" w:name="_ENREF_49"/>
      <w:r w:rsidRPr="00096D65">
        <w:rPr>
          <w:rFonts w:ascii="Calibri" w:hAnsi="Calibri" w:cs="Arial"/>
          <w:noProof/>
          <w:szCs w:val="24"/>
        </w:rPr>
        <w:t>49.</w:t>
      </w:r>
      <w:r w:rsidRPr="00096D65">
        <w:rPr>
          <w:rFonts w:ascii="Calibri" w:hAnsi="Calibri" w:cs="Arial"/>
          <w:noProof/>
          <w:szCs w:val="24"/>
        </w:rPr>
        <w:tab/>
        <w:t xml:space="preserve">Soil Survey Staff - Natural Resources Conservation Service. </w:t>
      </w:r>
      <w:r w:rsidRPr="00096D65">
        <w:rPr>
          <w:rFonts w:ascii="Calibri" w:hAnsi="Calibri" w:cs="Arial"/>
          <w:i/>
          <w:noProof/>
          <w:szCs w:val="24"/>
        </w:rPr>
        <w:t>U.S. General Soil Map (STATSGO2)</w:t>
      </w:r>
      <w:r w:rsidRPr="00096D65">
        <w:rPr>
          <w:rFonts w:ascii="Calibri" w:hAnsi="Calibri" w:cs="Arial"/>
          <w:noProof/>
          <w:szCs w:val="24"/>
        </w:rPr>
        <w:t>. In: (USDA) USDoA, editor. (2013).</w:t>
      </w:r>
      <w:bookmarkEnd w:id="98"/>
    </w:p>
    <w:p w14:paraId="4C44593C" w14:textId="77777777" w:rsidR="00096D65" w:rsidRPr="00096D65" w:rsidRDefault="00096D65" w:rsidP="00096D65">
      <w:pPr>
        <w:spacing w:after="0" w:line="240" w:lineRule="auto"/>
        <w:rPr>
          <w:rFonts w:ascii="Calibri" w:hAnsi="Calibri" w:cs="Arial"/>
          <w:noProof/>
          <w:szCs w:val="24"/>
        </w:rPr>
      </w:pPr>
      <w:bookmarkStart w:id="99" w:name="_ENREF_50"/>
      <w:r w:rsidRPr="00096D65">
        <w:rPr>
          <w:rFonts w:ascii="Calibri" w:hAnsi="Calibri" w:cs="Arial"/>
          <w:noProof/>
          <w:szCs w:val="24"/>
        </w:rPr>
        <w:t>50.</w:t>
      </w:r>
      <w:r w:rsidRPr="00096D65">
        <w:rPr>
          <w:rFonts w:ascii="Calibri" w:hAnsi="Calibri" w:cs="Arial"/>
          <w:noProof/>
          <w:szCs w:val="24"/>
        </w:rPr>
        <w:tab/>
        <w:t xml:space="preserve">USDA. </w:t>
      </w:r>
      <w:r w:rsidRPr="00096D65">
        <w:rPr>
          <w:rFonts w:ascii="Calibri" w:hAnsi="Calibri" w:cs="Arial"/>
          <w:i/>
          <w:noProof/>
          <w:szCs w:val="24"/>
        </w:rPr>
        <w:t>Cligen</w:t>
      </w:r>
      <w:r w:rsidRPr="00096D65">
        <w:rPr>
          <w:rFonts w:ascii="Calibri" w:hAnsi="Calibri" w:cs="Arial"/>
          <w:noProof/>
          <w:szCs w:val="24"/>
        </w:rPr>
        <w:t>. In: (USDA) USDoA, editor. (2013).</w:t>
      </w:r>
      <w:bookmarkEnd w:id="99"/>
    </w:p>
    <w:p w14:paraId="6CC7ED1F" w14:textId="77777777" w:rsidR="00096D65" w:rsidRPr="00096D65" w:rsidRDefault="00096D65" w:rsidP="00096D65">
      <w:pPr>
        <w:spacing w:after="0" w:line="240" w:lineRule="auto"/>
        <w:rPr>
          <w:rFonts w:ascii="Calibri" w:hAnsi="Calibri" w:cs="Arial"/>
          <w:noProof/>
          <w:szCs w:val="24"/>
        </w:rPr>
      </w:pPr>
      <w:bookmarkStart w:id="100" w:name="_ENREF_51"/>
      <w:r w:rsidRPr="00096D65">
        <w:rPr>
          <w:rFonts w:ascii="Calibri" w:hAnsi="Calibri" w:cs="Arial"/>
          <w:noProof/>
          <w:szCs w:val="24"/>
        </w:rPr>
        <w:t>51.</w:t>
      </w:r>
      <w:r w:rsidRPr="00096D65">
        <w:rPr>
          <w:rFonts w:ascii="Calibri" w:hAnsi="Calibri" w:cs="Arial"/>
          <w:noProof/>
          <w:szCs w:val="24"/>
        </w:rPr>
        <w:tab/>
        <w:t>ISEE Systems. STELLA v.9.1.4. Lebanon, NH, USA 2013.</w:t>
      </w:r>
      <w:bookmarkEnd w:id="100"/>
    </w:p>
    <w:p w14:paraId="60012623" w14:textId="77777777" w:rsidR="00096D65" w:rsidRPr="00096D65" w:rsidRDefault="00096D65" w:rsidP="00096D65">
      <w:pPr>
        <w:spacing w:after="0" w:line="240" w:lineRule="auto"/>
        <w:rPr>
          <w:rFonts w:ascii="Calibri" w:hAnsi="Calibri" w:cs="Arial"/>
          <w:noProof/>
          <w:szCs w:val="24"/>
        </w:rPr>
      </w:pPr>
      <w:bookmarkStart w:id="101" w:name="_ENREF_52"/>
      <w:r w:rsidRPr="00096D65">
        <w:rPr>
          <w:rFonts w:ascii="Calibri" w:hAnsi="Calibri" w:cs="Arial"/>
          <w:noProof/>
          <w:szCs w:val="24"/>
        </w:rPr>
        <w:t>52.</w:t>
      </w:r>
      <w:r w:rsidRPr="00096D65">
        <w:rPr>
          <w:rFonts w:ascii="Calibri" w:hAnsi="Calibri" w:cs="Arial"/>
          <w:noProof/>
          <w:szCs w:val="24"/>
        </w:rPr>
        <w:tab/>
        <w:t xml:space="preserve">Forrester JW. System dynamics: the next fifty years. </w:t>
      </w:r>
      <w:r w:rsidRPr="00096D65">
        <w:rPr>
          <w:rFonts w:ascii="Calibri" w:hAnsi="Calibri" w:cs="Arial"/>
          <w:i/>
          <w:noProof/>
          <w:szCs w:val="24"/>
        </w:rPr>
        <w:t>System Dynamics Review</w:t>
      </w:r>
      <w:r w:rsidRPr="00096D65">
        <w:rPr>
          <w:rFonts w:ascii="Calibri" w:hAnsi="Calibri" w:cs="Arial"/>
          <w:noProof/>
          <w:szCs w:val="24"/>
        </w:rPr>
        <w:t>. (2007);</w:t>
      </w:r>
      <w:r w:rsidRPr="00096D65">
        <w:rPr>
          <w:rFonts w:ascii="Calibri" w:hAnsi="Calibri" w:cs="Arial"/>
          <w:b/>
          <w:noProof/>
          <w:szCs w:val="24"/>
        </w:rPr>
        <w:t>23</w:t>
      </w:r>
      <w:r w:rsidRPr="00096D65">
        <w:rPr>
          <w:rFonts w:ascii="Calibri" w:hAnsi="Calibri" w:cs="Arial"/>
          <w:noProof/>
          <w:szCs w:val="24"/>
        </w:rPr>
        <w:t>:359-70.</w:t>
      </w:r>
      <w:bookmarkEnd w:id="101"/>
    </w:p>
    <w:p w14:paraId="146A25F6" w14:textId="77777777" w:rsidR="00096D65" w:rsidRPr="00096D65" w:rsidRDefault="00096D65" w:rsidP="00096D65">
      <w:pPr>
        <w:spacing w:after="0" w:line="240" w:lineRule="auto"/>
        <w:rPr>
          <w:rFonts w:ascii="Calibri" w:hAnsi="Calibri" w:cs="Arial"/>
          <w:noProof/>
          <w:szCs w:val="24"/>
        </w:rPr>
      </w:pPr>
      <w:bookmarkStart w:id="102" w:name="_ENREF_53"/>
      <w:r w:rsidRPr="00096D65">
        <w:rPr>
          <w:rFonts w:ascii="Calibri" w:hAnsi="Calibri" w:cs="Arial"/>
          <w:noProof/>
          <w:szCs w:val="24"/>
        </w:rPr>
        <w:t>53.</w:t>
      </w:r>
      <w:r w:rsidRPr="00096D65">
        <w:rPr>
          <w:rFonts w:ascii="Calibri" w:hAnsi="Calibri" w:cs="Arial"/>
          <w:noProof/>
          <w:szCs w:val="24"/>
        </w:rPr>
        <w:tab/>
        <w:t xml:space="preserve">Ghaffarzadegan N, Lyneis J, Richardson GP. How small system dynamics models can help the public policy process. </w:t>
      </w:r>
      <w:r w:rsidRPr="00096D65">
        <w:rPr>
          <w:rFonts w:ascii="Calibri" w:hAnsi="Calibri" w:cs="Arial"/>
          <w:i/>
          <w:noProof/>
          <w:szCs w:val="24"/>
        </w:rPr>
        <w:t>System Dynamics Review</w:t>
      </w:r>
      <w:r w:rsidRPr="00096D65">
        <w:rPr>
          <w:rFonts w:ascii="Calibri" w:hAnsi="Calibri" w:cs="Arial"/>
          <w:noProof/>
          <w:szCs w:val="24"/>
        </w:rPr>
        <w:t>. (2011);</w:t>
      </w:r>
      <w:r w:rsidRPr="00096D65">
        <w:rPr>
          <w:rFonts w:ascii="Calibri" w:hAnsi="Calibri" w:cs="Arial"/>
          <w:b/>
          <w:noProof/>
          <w:szCs w:val="24"/>
        </w:rPr>
        <w:t>27</w:t>
      </w:r>
      <w:r w:rsidRPr="00096D65">
        <w:rPr>
          <w:rFonts w:ascii="Calibri" w:hAnsi="Calibri" w:cs="Arial"/>
          <w:noProof/>
          <w:szCs w:val="24"/>
        </w:rPr>
        <w:t>:22-44.</w:t>
      </w:r>
      <w:bookmarkEnd w:id="102"/>
    </w:p>
    <w:p w14:paraId="2FAAB650" w14:textId="77777777" w:rsidR="00096D65" w:rsidRPr="00096D65" w:rsidRDefault="00096D65" w:rsidP="00096D65">
      <w:pPr>
        <w:spacing w:after="0" w:line="240" w:lineRule="auto"/>
        <w:rPr>
          <w:rFonts w:ascii="Calibri" w:hAnsi="Calibri" w:cs="Arial"/>
          <w:noProof/>
          <w:szCs w:val="24"/>
        </w:rPr>
      </w:pPr>
      <w:bookmarkStart w:id="103" w:name="_ENREF_54"/>
      <w:r w:rsidRPr="00096D65">
        <w:rPr>
          <w:rFonts w:ascii="Calibri" w:hAnsi="Calibri" w:cs="Arial"/>
          <w:noProof/>
          <w:szCs w:val="24"/>
        </w:rPr>
        <w:t>54.</w:t>
      </w:r>
      <w:r w:rsidRPr="00096D65">
        <w:rPr>
          <w:rFonts w:ascii="Calibri" w:hAnsi="Calibri" w:cs="Arial"/>
          <w:noProof/>
          <w:szCs w:val="24"/>
        </w:rPr>
        <w:tab/>
        <w:t xml:space="preserve">National Agricultural Statistics Service (NASS). </w:t>
      </w:r>
      <w:r w:rsidRPr="00096D65">
        <w:rPr>
          <w:rFonts w:ascii="Calibri" w:hAnsi="Calibri" w:cs="Arial"/>
          <w:i/>
          <w:noProof/>
          <w:szCs w:val="24"/>
        </w:rPr>
        <w:t>Field Crops Usual Planting and Harvesting Dates</w:t>
      </w:r>
      <w:r w:rsidRPr="00096D65">
        <w:rPr>
          <w:rFonts w:ascii="Calibri" w:hAnsi="Calibri" w:cs="Arial"/>
          <w:noProof/>
          <w:szCs w:val="24"/>
        </w:rPr>
        <w:t>. In: Board AS, editor. Washington, D.C.: United States Department of Agriculture (USDA); (2010).</w:t>
      </w:r>
      <w:bookmarkEnd w:id="103"/>
    </w:p>
    <w:p w14:paraId="56787E68" w14:textId="77777777" w:rsidR="00096D65" w:rsidRPr="00096D65" w:rsidRDefault="00096D65" w:rsidP="00096D65">
      <w:pPr>
        <w:spacing w:after="0" w:line="240" w:lineRule="auto"/>
        <w:rPr>
          <w:rFonts w:ascii="Calibri" w:hAnsi="Calibri" w:cs="Arial"/>
          <w:noProof/>
          <w:szCs w:val="24"/>
        </w:rPr>
      </w:pPr>
      <w:bookmarkStart w:id="104" w:name="_ENREF_55"/>
      <w:r w:rsidRPr="00096D65">
        <w:rPr>
          <w:rFonts w:ascii="Calibri" w:hAnsi="Calibri" w:cs="Arial"/>
          <w:noProof/>
          <w:szCs w:val="24"/>
        </w:rPr>
        <w:lastRenderedPageBreak/>
        <w:t>55.</w:t>
      </w:r>
      <w:r w:rsidRPr="00096D65">
        <w:rPr>
          <w:rFonts w:ascii="Calibri" w:hAnsi="Calibri" w:cs="Arial"/>
          <w:noProof/>
          <w:szCs w:val="24"/>
        </w:rPr>
        <w:tab/>
        <w:t xml:space="preserve">Buntin GD, Cunfer BM, editors. </w:t>
      </w:r>
      <w:r w:rsidRPr="00096D65">
        <w:rPr>
          <w:rFonts w:ascii="Calibri" w:hAnsi="Calibri" w:cs="Arial"/>
          <w:i/>
          <w:noProof/>
          <w:szCs w:val="24"/>
        </w:rPr>
        <w:t>Southern Small Grain: Resource Management Handbook</w:t>
      </w:r>
      <w:r w:rsidRPr="00096D65">
        <w:rPr>
          <w:rFonts w:ascii="Calibri" w:hAnsi="Calibri" w:cs="Arial"/>
          <w:noProof/>
          <w:szCs w:val="24"/>
        </w:rPr>
        <w:t>. Athens, GA: University of Georgia College of Agricultural and Environmental Sciences Cooperative Extension; (2013).</w:t>
      </w:r>
      <w:bookmarkEnd w:id="104"/>
    </w:p>
    <w:p w14:paraId="08156C21" w14:textId="77777777" w:rsidR="00096D65" w:rsidRPr="00096D65" w:rsidRDefault="00096D65" w:rsidP="00096D65">
      <w:pPr>
        <w:spacing w:after="0" w:line="240" w:lineRule="auto"/>
        <w:rPr>
          <w:rFonts w:ascii="Calibri" w:hAnsi="Calibri" w:cs="Arial"/>
          <w:noProof/>
          <w:szCs w:val="24"/>
        </w:rPr>
      </w:pPr>
      <w:bookmarkStart w:id="105" w:name="_ENREF_56"/>
      <w:r w:rsidRPr="00096D65">
        <w:rPr>
          <w:rFonts w:ascii="Calibri" w:hAnsi="Calibri" w:cs="Arial"/>
          <w:noProof/>
          <w:szCs w:val="24"/>
        </w:rPr>
        <w:t>56.</w:t>
      </w:r>
      <w:r w:rsidRPr="00096D65">
        <w:rPr>
          <w:rFonts w:ascii="Calibri" w:hAnsi="Calibri" w:cs="Arial"/>
          <w:noProof/>
          <w:szCs w:val="24"/>
        </w:rPr>
        <w:tab/>
        <w:t xml:space="preserve">King CW, Webber ME, Duncan IJ. The water needs for LDV transportation in the United States. </w:t>
      </w:r>
      <w:r w:rsidRPr="00096D65">
        <w:rPr>
          <w:rFonts w:ascii="Calibri" w:hAnsi="Calibri" w:cs="Arial"/>
          <w:i/>
          <w:noProof/>
          <w:szCs w:val="24"/>
        </w:rPr>
        <w:t>Energy Policy</w:t>
      </w:r>
      <w:r w:rsidRPr="00096D65">
        <w:rPr>
          <w:rFonts w:ascii="Calibri" w:hAnsi="Calibri" w:cs="Arial"/>
          <w:noProof/>
          <w:szCs w:val="24"/>
        </w:rPr>
        <w:t>. (2010);</w:t>
      </w:r>
      <w:r w:rsidRPr="00096D65">
        <w:rPr>
          <w:rFonts w:ascii="Calibri" w:hAnsi="Calibri" w:cs="Arial"/>
          <w:b/>
          <w:noProof/>
          <w:szCs w:val="24"/>
        </w:rPr>
        <w:t>38</w:t>
      </w:r>
      <w:r w:rsidRPr="00096D65">
        <w:rPr>
          <w:rFonts w:ascii="Calibri" w:hAnsi="Calibri" w:cs="Arial"/>
          <w:noProof/>
          <w:szCs w:val="24"/>
        </w:rPr>
        <w:t>(2):1157-67.</w:t>
      </w:r>
      <w:bookmarkEnd w:id="105"/>
    </w:p>
    <w:p w14:paraId="69440A45" w14:textId="77777777" w:rsidR="00096D65" w:rsidRPr="00096D65" w:rsidRDefault="00096D65" w:rsidP="00096D65">
      <w:pPr>
        <w:spacing w:after="0" w:line="240" w:lineRule="auto"/>
        <w:rPr>
          <w:rFonts w:ascii="Calibri" w:hAnsi="Calibri" w:cs="Arial"/>
          <w:noProof/>
          <w:szCs w:val="24"/>
        </w:rPr>
      </w:pPr>
      <w:bookmarkStart w:id="106" w:name="_ENREF_57"/>
      <w:r w:rsidRPr="00096D65">
        <w:rPr>
          <w:rFonts w:ascii="Calibri" w:hAnsi="Calibri" w:cs="Arial"/>
          <w:noProof/>
          <w:szCs w:val="24"/>
        </w:rPr>
        <w:t>57.</w:t>
      </w:r>
      <w:r w:rsidRPr="00096D65">
        <w:rPr>
          <w:rFonts w:ascii="Calibri" w:hAnsi="Calibri" w:cs="Arial"/>
          <w:noProof/>
          <w:szCs w:val="24"/>
        </w:rPr>
        <w:tab/>
        <w:t xml:space="preserve">Mubako S, Lant C. Water resource requirements of corn-based ethanol. </w:t>
      </w:r>
      <w:r w:rsidRPr="00096D65">
        <w:rPr>
          <w:rFonts w:ascii="Calibri" w:hAnsi="Calibri" w:cs="Arial"/>
          <w:i/>
          <w:noProof/>
          <w:szCs w:val="24"/>
        </w:rPr>
        <w:t>Water Resources Research</w:t>
      </w:r>
      <w:r w:rsidRPr="00096D65">
        <w:rPr>
          <w:rFonts w:ascii="Calibri" w:hAnsi="Calibri" w:cs="Arial"/>
          <w:noProof/>
          <w:szCs w:val="24"/>
        </w:rPr>
        <w:t>. (2008);</w:t>
      </w:r>
      <w:r w:rsidRPr="00096D65">
        <w:rPr>
          <w:rFonts w:ascii="Calibri" w:hAnsi="Calibri" w:cs="Arial"/>
          <w:b/>
          <w:noProof/>
          <w:szCs w:val="24"/>
        </w:rPr>
        <w:t>44</w:t>
      </w:r>
      <w:r w:rsidRPr="00096D65">
        <w:rPr>
          <w:rFonts w:ascii="Calibri" w:hAnsi="Calibri" w:cs="Arial"/>
          <w:noProof/>
          <w:szCs w:val="24"/>
        </w:rPr>
        <w:t>(7):W00A2.</w:t>
      </w:r>
      <w:bookmarkEnd w:id="106"/>
    </w:p>
    <w:p w14:paraId="3D196DFA" w14:textId="77777777" w:rsidR="00096D65" w:rsidRPr="00096D65" w:rsidRDefault="00096D65" w:rsidP="00096D65">
      <w:pPr>
        <w:spacing w:after="0" w:line="240" w:lineRule="auto"/>
        <w:rPr>
          <w:rFonts w:ascii="Calibri" w:hAnsi="Calibri" w:cs="Arial"/>
          <w:noProof/>
          <w:szCs w:val="24"/>
        </w:rPr>
      </w:pPr>
      <w:bookmarkStart w:id="107" w:name="_ENREF_58"/>
      <w:r w:rsidRPr="00096D65">
        <w:rPr>
          <w:rFonts w:ascii="Calibri" w:hAnsi="Calibri" w:cs="Arial"/>
          <w:noProof/>
          <w:szCs w:val="24"/>
        </w:rPr>
        <w:t>58.</w:t>
      </w:r>
      <w:r w:rsidRPr="00096D65">
        <w:rPr>
          <w:rFonts w:ascii="Calibri" w:hAnsi="Calibri" w:cs="Arial"/>
          <w:noProof/>
          <w:szCs w:val="24"/>
        </w:rPr>
        <w:tab/>
        <w:t xml:space="preserve">EPA. </w:t>
      </w:r>
      <w:r w:rsidRPr="00096D65">
        <w:rPr>
          <w:rFonts w:ascii="Calibri" w:hAnsi="Calibri" w:cs="Arial"/>
          <w:i/>
          <w:noProof/>
          <w:szCs w:val="24"/>
        </w:rPr>
        <w:t>Renewable Fuel Standard Program (RFS2) Regulatory Impact Analysis</w:t>
      </w:r>
      <w:r w:rsidRPr="00096D65">
        <w:rPr>
          <w:rFonts w:ascii="Calibri" w:hAnsi="Calibri" w:cs="Arial"/>
          <w:noProof/>
          <w:szCs w:val="24"/>
        </w:rPr>
        <w:t>. Washington D.C., USA: US Environmental Protection Agency, (2010)  Contract No.: EPA-420-R-10-006.</w:t>
      </w:r>
      <w:bookmarkEnd w:id="107"/>
    </w:p>
    <w:p w14:paraId="22E1304A" w14:textId="77777777" w:rsidR="00096D65" w:rsidRPr="00096D65" w:rsidRDefault="00096D65" w:rsidP="00096D65">
      <w:pPr>
        <w:spacing w:after="0" w:line="240" w:lineRule="auto"/>
        <w:rPr>
          <w:rFonts w:ascii="Calibri" w:hAnsi="Calibri" w:cs="Arial"/>
          <w:noProof/>
          <w:szCs w:val="24"/>
        </w:rPr>
      </w:pPr>
      <w:bookmarkStart w:id="108" w:name="_ENREF_59"/>
      <w:r w:rsidRPr="00096D65">
        <w:rPr>
          <w:rFonts w:ascii="Calibri" w:hAnsi="Calibri" w:cs="Arial"/>
          <w:noProof/>
          <w:szCs w:val="24"/>
        </w:rPr>
        <w:t>59.</w:t>
      </w:r>
      <w:r w:rsidRPr="00096D65">
        <w:rPr>
          <w:rFonts w:ascii="Calibri" w:hAnsi="Calibri" w:cs="Arial"/>
          <w:noProof/>
          <w:szCs w:val="24"/>
        </w:rPr>
        <w:tab/>
        <w:t xml:space="preserve">European Commission. </w:t>
      </w:r>
      <w:r w:rsidRPr="00096D65">
        <w:rPr>
          <w:rFonts w:ascii="Calibri" w:hAnsi="Calibri" w:cs="Arial"/>
          <w:i/>
          <w:noProof/>
          <w:szCs w:val="24"/>
        </w:rPr>
        <w:t>Directive 2009/28/EC of the European Parliament and of the Council of 23 April 2009 on the promotion of the use of energy from renewable sources</w:t>
      </w:r>
      <w:r w:rsidRPr="00096D65">
        <w:rPr>
          <w:rFonts w:ascii="Calibri" w:hAnsi="Calibri" w:cs="Arial"/>
          <w:noProof/>
          <w:szCs w:val="24"/>
        </w:rPr>
        <w:t>. Brussels, Belgium: European Commission, (2009).</w:t>
      </w:r>
      <w:bookmarkEnd w:id="108"/>
    </w:p>
    <w:p w14:paraId="771239A7" w14:textId="77777777" w:rsidR="00096D65" w:rsidRPr="00096D65" w:rsidRDefault="00096D65" w:rsidP="00096D65">
      <w:pPr>
        <w:spacing w:after="0" w:line="240" w:lineRule="auto"/>
        <w:rPr>
          <w:rFonts w:ascii="Calibri" w:hAnsi="Calibri" w:cs="Arial"/>
          <w:noProof/>
          <w:szCs w:val="24"/>
        </w:rPr>
      </w:pPr>
      <w:bookmarkStart w:id="109" w:name="_ENREF_60"/>
      <w:r w:rsidRPr="00096D65">
        <w:rPr>
          <w:rFonts w:ascii="Calibri" w:hAnsi="Calibri" w:cs="Arial"/>
          <w:noProof/>
          <w:szCs w:val="24"/>
        </w:rPr>
        <w:t>60.</w:t>
      </w:r>
      <w:r w:rsidRPr="00096D65">
        <w:rPr>
          <w:rFonts w:ascii="Calibri" w:hAnsi="Calibri" w:cs="Arial"/>
          <w:noProof/>
          <w:szCs w:val="24"/>
        </w:rPr>
        <w:tab/>
        <w:t xml:space="preserve">NASS. </w:t>
      </w:r>
      <w:r w:rsidRPr="00096D65">
        <w:rPr>
          <w:rFonts w:ascii="Calibri" w:hAnsi="Calibri" w:cs="Arial"/>
          <w:i/>
          <w:noProof/>
          <w:szCs w:val="24"/>
        </w:rPr>
        <w:t>Irrigation Survey</w:t>
      </w:r>
      <w:r w:rsidRPr="00096D65">
        <w:rPr>
          <w:rFonts w:ascii="Calibri" w:hAnsi="Calibri" w:cs="Arial"/>
          <w:noProof/>
          <w:szCs w:val="24"/>
        </w:rPr>
        <w:t>. In: Board AS, editor. Washington, D.C.: USDA; (2013).</w:t>
      </w:r>
      <w:bookmarkEnd w:id="109"/>
    </w:p>
    <w:p w14:paraId="1340C30A" w14:textId="77777777" w:rsidR="00096D65" w:rsidRPr="00096D65" w:rsidRDefault="00096D65" w:rsidP="00096D65">
      <w:pPr>
        <w:spacing w:line="240" w:lineRule="auto"/>
        <w:rPr>
          <w:rFonts w:ascii="Calibri" w:hAnsi="Calibri" w:cs="Arial"/>
          <w:noProof/>
          <w:szCs w:val="24"/>
        </w:rPr>
      </w:pPr>
      <w:bookmarkStart w:id="110" w:name="_ENREF_61"/>
      <w:r w:rsidRPr="00096D65">
        <w:rPr>
          <w:rFonts w:ascii="Calibri" w:hAnsi="Calibri" w:cs="Arial"/>
          <w:noProof/>
          <w:szCs w:val="24"/>
        </w:rPr>
        <w:t>61.</w:t>
      </w:r>
      <w:r w:rsidRPr="00096D65">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110"/>
    </w:p>
    <w:p w14:paraId="3FF63208" w14:textId="113AAE63" w:rsidR="00096D65" w:rsidRDefault="00096D65" w:rsidP="00096D65">
      <w:pPr>
        <w:spacing w:line="240" w:lineRule="auto"/>
        <w:rPr>
          <w:rFonts w:ascii="Calibri" w:hAnsi="Calibri" w:cs="Arial"/>
          <w:noProof/>
          <w:szCs w:val="24"/>
        </w:rPr>
      </w:pPr>
    </w:p>
    <w:p w14:paraId="14B0FF88" w14:textId="32A6B18D" w:rsidR="00B57EEA" w:rsidRDefault="0071467F" w:rsidP="00B57EEA">
      <w:pPr>
        <w:jc w:val="center"/>
        <w:rPr>
          <w:rFonts w:ascii="Times New Roman" w:hAnsi="Times New Roman" w:cs="Times New Roman"/>
          <w:sz w:val="24"/>
          <w:szCs w:val="24"/>
        </w:rPr>
        <w:sectPr w:rsidR="00B57EEA" w:rsidSect="002D6718">
          <w:pgSz w:w="12240" w:h="15840"/>
          <w:pgMar w:top="1440" w:right="1440" w:bottom="1440" w:left="1440" w:header="720" w:footer="720" w:gutter="0"/>
          <w:lnNumType w:countBy="1"/>
          <w:cols w:space="720"/>
          <w:docGrid w:linePitch="360"/>
        </w:sectPr>
      </w:pPr>
      <w:r w:rsidRPr="00FA0CBD">
        <w:rPr>
          <w:rFonts w:ascii="Arial" w:hAnsi="Arial" w:cs="Arial"/>
          <w:sz w:val="24"/>
          <w:szCs w:val="24"/>
        </w:rPr>
        <w:fldChar w:fldCharType="end"/>
      </w:r>
    </w:p>
    <w:p w14:paraId="60FDAC9F" w14:textId="3DA53488"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warner" w:date="2014-01-13T16:38:00Z" w:initials="e">
    <w:p w14:paraId="71C3C467" w14:textId="65037603" w:rsidR="00994889" w:rsidRDefault="00994889">
      <w:pPr>
        <w:pStyle w:val="CommentText"/>
      </w:pPr>
      <w:r>
        <w:rPr>
          <w:rStyle w:val="CommentReference"/>
        </w:rPr>
        <w:annotationRef/>
      </w:r>
      <w:r>
        <w:t>Will add links. Not currently up.</w:t>
      </w:r>
    </w:p>
    <w:p w14:paraId="6DB0217B" w14:textId="5E407EB2" w:rsidR="00994889" w:rsidRDefault="00994889">
      <w:pPr>
        <w:pStyle w:val="CommentText"/>
      </w:pPr>
      <w:r>
        <w:t xml:space="preserve">KAP: You might just say, “see References for links and more information”. </w:t>
      </w:r>
    </w:p>
    <w:p w14:paraId="7F3FAAD5" w14:textId="411C773B" w:rsidR="00994889" w:rsidRDefault="00994889">
      <w:pPr>
        <w:pStyle w:val="CommentText"/>
      </w:pPr>
      <w:r>
        <w:t>EW: No these will be links to material we are hosting not references.</w:t>
      </w:r>
    </w:p>
  </w:comment>
  <w:comment w:id="1" w:author="enewes" w:date="2014-02-13T11:51:00Z" w:initials="en">
    <w:p w14:paraId="0424B823" w14:textId="5B41250E" w:rsidR="00994889" w:rsidRPr="00582576" w:rsidRDefault="00994889">
      <w:pPr>
        <w:pStyle w:val="CommentText"/>
        <w:rPr>
          <w:highlight w:val="yellow"/>
        </w:rPr>
      </w:pPr>
      <w:r>
        <w:rPr>
          <w:rStyle w:val="CommentReference"/>
        </w:rPr>
        <w:annotationRef/>
      </w:r>
      <w:r w:rsidRPr="00582576">
        <w:rPr>
          <w:highlight w:val="yellow"/>
        </w:rPr>
        <w:t>Are these stations uniformly located or are they concentrated in certain regions?  How are they based?  I want to make sure that the coverage is indeed rich…</w:t>
      </w:r>
    </w:p>
    <w:p w14:paraId="5392A401" w14:textId="74065246" w:rsidR="00994889" w:rsidRDefault="00994889">
      <w:pPr>
        <w:pStyle w:val="CommentText"/>
      </w:pPr>
      <w:r>
        <w:rPr>
          <w:highlight w:val="yellow"/>
        </w:rPr>
        <w:t xml:space="preserve">EW: </w:t>
      </w:r>
      <w:r w:rsidRPr="00582576">
        <w:rPr>
          <w:highlight w:val="yellow"/>
        </w:rPr>
        <w:t>Dana</w:t>
      </w:r>
      <w:r>
        <w:rPr>
          <w:highlight w:val="yellow"/>
        </w:rPr>
        <w:t xml:space="preserve"> Stright is generating some data for me, but I don’t have it to add yet</w:t>
      </w:r>
      <w:r w:rsidRPr="00582576">
        <w:rPr>
          <w:highlight w:val="yellow"/>
        </w:rPr>
        <w:t>.</w:t>
      </w:r>
    </w:p>
  </w:comment>
  <w:comment w:id="48" w:author="NREL" w:date="2014-06-30T17:02:00Z" w:initials="N">
    <w:p w14:paraId="0BE4CBD3" w14:textId="77777777" w:rsidR="00BB0EA6" w:rsidRDefault="00BB0EA6">
      <w:pPr>
        <w:pStyle w:val="CommentText"/>
      </w:pPr>
      <w:r>
        <w:rPr>
          <w:rStyle w:val="CommentReference"/>
        </w:rPr>
        <w:annotationRef/>
      </w:r>
      <w:r>
        <w:t>We should</w:t>
      </w:r>
    </w:p>
    <w:p w14:paraId="5EE28C0F" w14:textId="77777777" w:rsidR="00BB0EA6" w:rsidRDefault="00BB0EA6" w:rsidP="00BB0EA6">
      <w:pPr>
        <w:pStyle w:val="CommentText"/>
        <w:numPr>
          <w:ilvl w:val="0"/>
          <w:numId w:val="42"/>
        </w:numPr>
      </w:pPr>
      <w:r>
        <w:t>Emphasize that these results are illustrative of the function of the model</w:t>
      </w:r>
    </w:p>
    <w:p w14:paraId="63EA30DD" w14:textId="739E83DE" w:rsidR="00BB0EA6" w:rsidRDefault="00BB0EA6" w:rsidP="00BB0EA6">
      <w:pPr>
        <w:pStyle w:val="CommentText"/>
        <w:numPr>
          <w:ilvl w:val="0"/>
          <w:numId w:val="42"/>
        </w:numPr>
      </w:pPr>
      <w:r>
        <w:t>Present results as being minima (green) and maxima (blue) and that the actual impacts are likely somewhere in between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D30BD" w14:textId="77777777" w:rsidR="000C0A93" w:rsidRDefault="000C0A93" w:rsidP="00BF027A">
      <w:pPr>
        <w:spacing w:after="0" w:line="240" w:lineRule="auto"/>
      </w:pPr>
      <w:r>
        <w:separator/>
      </w:r>
    </w:p>
  </w:endnote>
  <w:endnote w:type="continuationSeparator" w:id="0">
    <w:p w14:paraId="26F780AA" w14:textId="77777777" w:rsidR="000C0A93" w:rsidRDefault="000C0A93"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994889" w:rsidRDefault="00994889">
        <w:pPr>
          <w:pStyle w:val="Footer"/>
          <w:jc w:val="right"/>
        </w:pPr>
        <w:r>
          <w:fldChar w:fldCharType="begin"/>
        </w:r>
        <w:r>
          <w:instrText xml:space="preserve"> PAGE   \* MERGEFORMAT </w:instrText>
        </w:r>
        <w:r>
          <w:fldChar w:fldCharType="separate"/>
        </w:r>
        <w:r w:rsidR="00BB0EA6">
          <w:rPr>
            <w:noProof/>
          </w:rPr>
          <w:t>20</w:t>
        </w:r>
        <w:r>
          <w:rPr>
            <w:noProof/>
          </w:rPr>
          <w:fldChar w:fldCharType="end"/>
        </w:r>
      </w:p>
    </w:sdtContent>
  </w:sdt>
  <w:p w14:paraId="6C6BC623" w14:textId="77777777" w:rsidR="00994889" w:rsidRDefault="009948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1345D" w14:textId="77777777" w:rsidR="000C0A93" w:rsidRDefault="000C0A93" w:rsidP="00BF027A">
      <w:pPr>
        <w:spacing w:after="0" w:line="240" w:lineRule="auto"/>
      </w:pPr>
      <w:r>
        <w:separator/>
      </w:r>
    </w:p>
  </w:footnote>
  <w:footnote w:type="continuationSeparator" w:id="0">
    <w:p w14:paraId="2EBA0427" w14:textId="77777777" w:rsidR="000C0A93" w:rsidRDefault="000C0A93" w:rsidP="00BF027A">
      <w:pPr>
        <w:spacing w:after="0" w:line="240" w:lineRule="auto"/>
      </w:pPr>
      <w:r>
        <w:continuationSeparator/>
      </w:r>
    </w:p>
  </w:footnote>
  <w:footnote w:id="1">
    <w:p w14:paraId="6F93369E" w14:textId="77777777" w:rsidR="00994889" w:rsidRDefault="00994889">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0133D7CE" w14:textId="3B2203A6" w:rsidR="00994889" w:rsidDel="001B48D2" w:rsidRDefault="00994889">
      <w:pPr>
        <w:pStyle w:val="FootnoteText"/>
        <w:rPr>
          <w:del w:id="39" w:author="NREL" w:date="2014-06-30T15:44:00Z"/>
        </w:rPr>
      </w:pPr>
      <w:del w:id="40" w:author="NREL" w:date="2014-06-30T15:44:00Z">
        <w:r w:rsidDel="001B48D2">
          <w:rPr>
            <w:rStyle w:val="FootnoteReference"/>
          </w:rPr>
          <w:footnoteRef/>
        </w:r>
        <w:r w:rsidDel="001B48D2">
          <w:delText xml:space="preserve"> The input data </w:delText>
        </w:r>
        <w:r w:rsidRPr="004E45B3" w:rsidDel="001B48D2">
          <w:delText>can be found via the Bioenergy Knowledge Discovery Framework or Github</w:delText>
        </w:r>
        <w:r w:rsidDel="001B48D2">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6&lt;/item&gt;&lt;item&gt;107&lt;/item&gt;&lt;item&gt;108&lt;/item&gt;&lt;item&gt;111&lt;/item&gt;&lt;item&gt;112&lt;/item&gt;&lt;item&gt;113&lt;/item&gt;&lt;item&gt;114&lt;/item&gt;&lt;item&gt;115&lt;/item&gt;&lt;/record-ids&gt;&lt;/item&gt;&lt;/Libraries&gt;"/>
  </w:docVars>
  <w:rsids>
    <w:rsidRoot w:val="000E2E74"/>
    <w:rsid w:val="00001469"/>
    <w:rsid w:val="00001744"/>
    <w:rsid w:val="000027F1"/>
    <w:rsid w:val="00012861"/>
    <w:rsid w:val="00023913"/>
    <w:rsid w:val="00023FE3"/>
    <w:rsid w:val="000242A7"/>
    <w:rsid w:val="00024CD4"/>
    <w:rsid w:val="0002769C"/>
    <w:rsid w:val="00027A03"/>
    <w:rsid w:val="00031EE1"/>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C0A93"/>
    <w:rsid w:val="000D068F"/>
    <w:rsid w:val="000D084D"/>
    <w:rsid w:val="000D341E"/>
    <w:rsid w:val="000D38B9"/>
    <w:rsid w:val="000D49F6"/>
    <w:rsid w:val="000E154D"/>
    <w:rsid w:val="000E2E74"/>
    <w:rsid w:val="000E33EC"/>
    <w:rsid w:val="000E6919"/>
    <w:rsid w:val="000F0EA2"/>
    <w:rsid w:val="000F74D3"/>
    <w:rsid w:val="00102C00"/>
    <w:rsid w:val="00102E4B"/>
    <w:rsid w:val="00110621"/>
    <w:rsid w:val="00111BCB"/>
    <w:rsid w:val="001230B7"/>
    <w:rsid w:val="0013467B"/>
    <w:rsid w:val="001356A6"/>
    <w:rsid w:val="00137F80"/>
    <w:rsid w:val="00142CE9"/>
    <w:rsid w:val="00145A73"/>
    <w:rsid w:val="00146E68"/>
    <w:rsid w:val="00147FDC"/>
    <w:rsid w:val="00147FE8"/>
    <w:rsid w:val="00153169"/>
    <w:rsid w:val="00153FE7"/>
    <w:rsid w:val="00161DDB"/>
    <w:rsid w:val="0016236F"/>
    <w:rsid w:val="001626FE"/>
    <w:rsid w:val="00171E4E"/>
    <w:rsid w:val="00176E11"/>
    <w:rsid w:val="00180DD0"/>
    <w:rsid w:val="00192239"/>
    <w:rsid w:val="00194631"/>
    <w:rsid w:val="001A0298"/>
    <w:rsid w:val="001A042A"/>
    <w:rsid w:val="001A2DFF"/>
    <w:rsid w:val="001A4B56"/>
    <w:rsid w:val="001A7B16"/>
    <w:rsid w:val="001B0369"/>
    <w:rsid w:val="001B21B5"/>
    <w:rsid w:val="001B27D8"/>
    <w:rsid w:val="001B4588"/>
    <w:rsid w:val="001B48D2"/>
    <w:rsid w:val="001C0134"/>
    <w:rsid w:val="001C0361"/>
    <w:rsid w:val="001C3AFE"/>
    <w:rsid w:val="001C4B73"/>
    <w:rsid w:val="001D3E6D"/>
    <w:rsid w:val="001D3E98"/>
    <w:rsid w:val="001D43F5"/>
    <w:rsid w:val="001D603F"/>
    <w:rsid w:val="001D7DE0"/>
    <w:rsid w:val="001E2A30"/>
    <w:rsid w:val="001E3CF5"/>
    <w:rsid w:val="001E4280"/>
    <w:rsid w:val="001E4C0F"/>
    <w:rsid w:val="001E524E"/>
    <w:rsid w:val="001E532E"/>
    <w:rsid w:val="00203CA9"/>
    <w:rsid w:val="00205091"/>
    <w:rsid w:val="00210CB5"/>
    <w:rsid w:val="002138CF"/>
    <w:rsid w:val="002249FE"/>
    <w:rsid w:val="00224A5E"/>
    <w:rsid w:val="00224AD6"/>
    <w:rsid w:val="0022775B"/>
    <w:rsid w:val="00227F18"/>
    <w:rsid w:val="00230BF3"/>
    <w:rsid w:val="002605F4"/>
    <w:rsid w:val="00261A6C"/>
    <w:rsid w:val="0026316C"/>
    <w:rsid w:val="00263B5D"/>
    <w:rsid w:val="002669C1"/>
    <w:rsid w:val="00270576"/>
    <w:rsid w:val="00272B64"/>
    <w:rsid w:val="00274FBD"/>
    <w:rsid w:val="00275B11"/>
    <w:rsid w:val="00276530"/>
    <w:rsid w:val="002768A3"/>
    <w:rsid w:val="0028097C"/>
    <w:rsid w:val="00282AA4"/>
    <w:rsid w:val="00283836"/>
    <w:rsid w:val="00285EF6"/>
    <w:rsid w:val="00286740"/>
    <w:rsid w:val="00293CA8"/>
    <w:rsid w:val="00297859"/>
    <w:rsid w:val="002A0E52"/>
    <w:rsid w:val="002A38E5"/>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6501"/>
    <w:rsid w:val="002F21B7"/>
    <w:rsid w:val="002F2CAE"/>
    <w:rsid w:val="002F6B39"/>
    <w:rsid w:val="002F759F"/>
    <w:rsid w:val="002F793B"/>
    <w:rsid w:val="003015C7"/>
    <w:rsid w:val="00302B0A"/>
    <w:rsid w:val="00302D93"/>
    <w:rsid w:val="003058F1"/>
    <w:rsid w:val="00310C7B"/>
    <w:rsid w:val="003146DC"/>
    <w:rsid w:val="0032274F"/>
    <w:rsid w:val="00324983"/>
    <w:rsid w:val="00330825"/>
    <w:rsid w:val="003375B8"/>
    <w:rsid w:val="0034377F"/>
    <w:rsid w:val="00352A77"/>
    <w:rsid w:val="003553A4"/>
    <w:rsid w:val="00361175"/>
    <w:rsid w:val="00366473"/>
    <w:rsid w:val="0037147C"/>
    <w:rsid w:val="00371C9F"/>
    <w:rsid w:val="00381CA6"/>
    <w:rsid w:val="00382294"/>
    <w:rsid w:val="00387231"/>
    <w:rsid w:val="00392AB5"/>
    <w:rsid w:val="00392C56"/>
    <w:rsid w:val="00393319"/>
    <w:rsid w:val="00393BFC"/>
    <w:rsid w:val="00396543"/>
    <w:rsid w:val="003A159C"/>
    <w:rsid w:val="003A48B6"/>
    <w:rsid w:val="003A4B1B"/>
    <w:rsid w:val="003A4D6B"/>
    <w:rsid w:val="003B3763"/>
    <w:rsid w:val="003C5E11"/>
    <w:rsid w:val="003D427D"/>
    <w:rsid w:val="003D49A6"/>
    <w:rsid w:val="003D6AD2"/>
    <w:rsid w:val="003E114B"/>
    <w:rsid w:val="003F37C4"/>
    <w:rsid w:val="003F6D91"/>
    <w:rsid w:val="003F7FCE"/>
    <w:rsid w:val="00403C92"/>
    <w:rsid w:val="00410DF2"/>
    <w:rsid w:val="004122B6"/>
    <w:rsid w:val="00412C64"/>
    <w:rsid w:val="00414042"/>
    <w:rsid w:val="00415715"/>
    <w:rsid w:val="00417158"/>
    <w:rsid w:val="004173F1"/>
    <w:rsid w:val="00421D2A"/>
    <w:rsid w:val="0043366A"/>
    <w:rsid w:val="004342CC"/>
    <w:rsid w:val="00443E03"/>
    <w:rsid w:val="00447C60"/>
    <w:rsid w:val="00455CFD"/>
    <w:rsid w:val="00460191"/>
    <w:rsid w:val="00464F25"/>
    <w:rsid w:val="00465868"/>
    <w:rsid w:val="00467B2D"/>
    <w:rsid w:val="004821D3"/>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45B3"/>
    <w:rsid w:val="004E5292"/>
    <w:rsid w:val="004E779D"/>
    <w:rsid w:val="004E7CE9"/>
    <w:rsid w:val="004F18BF"/>
    <w:rsid w:val="004F1DAD"/>
    <w:rsid w:val="004F67C7"/>
    <w:rsid w:val="005020FB"/>
    <w:rsid w:val="005135D4"/>
    <w:rsid w:val="00514047"/>
    <w:rsid w:val="00515607"/>
    <w:rsid w:val="0051612F"/>
    <w:rsid w:val="00524420"/>
    <w:rsid w:val="005264A2"/>
    <w:rsid w:val="005379D5"/>
    <w:rsid w:val="0054328A"/>
    <w:rsid w:val="0054338F"/>
    <w:rsid w:val="0054364E"/>
    <w:rsid w:val="005455E1"/>
    <w:rsid w:val="005466E1"/>
    <w:rsid w:val="00550B57"/>
    <w:rsid w:val="00554B15"/>
    <w:rsid w:val="0056508A"/>
    <w:rsid w:val="00565551"/>
    <w:rsid w:val="005662BB"/>
    <w:rsid w:val="005665C4"/>
    <w:rsid w:val="00566E7F"/>
    <w:rsid w:val="00567217"/>
    <w:rsid w:val="00567BD3"/>
    <w:rsid w:val="005721FB"/>
    <w:rsid w:val="00576C06"/>
    <w:rsid w:val="0057762D"/>
    <w:rsid w:val="005777E7"/>
    <w:rsid w:val="00581E24"/>
    <w:rsid w:val="00582576"/>
    <w:rsid w:val="0059017F"/>
    <w:rsid w:val="005922C3"/>
    <w:rsid w:val="0059417D"/>
    <w:rsid w:val="0059456F"/>
    <w:rsid w:val="005A231F"/>
    <w:rsid w:val="005A2B40"/>
    <w:rsid w:val="005A5CA7"/>
    <w:rsid w:val="005A5D88"/>
    <w:rsid w:val="005A7362"/>
    <w:rsid w:val="005B0745"/>
    <w:rsid w:val="005B309B"/>
    <w:rsid w:val="005B5C22"/>
    <w:rsid w:val="005D05F5"/>
    <w:rsid w:val="005D5826"/>
    <w:rsid w:val="005D584D"/>
    <w:rsid w:val="005D5C2B"/>
    <w:rsid w:val="005D7175"/>
    <w:rsid w:val="005E14F8"/>
    <w:rsid w:val="005F1014"/>
    <w:rsid w:val="005F283C"/>
    <w:rsid w:val="005F28C5"/>
    <w:rsid w:val="005F4463"/>
    <w:rsid w:val="005F7688"/>
    <w:rsid w:val="006021CC"/>
    <w:rsid w:val="00604665"/>
    <w:rsid w:val="006103C9"/>
    <w:rsid w:val="00610F48"/>
    <w:rsid w:val="00614A49"/>
    <w:rsid w:val="00622CA2"/>
    <w:rsid w:val="006238D8"/>
    <w:rsid w:val="0063295C"/>
    <w:rsid w:val="00634257"/>
    <w:rsid w:val="006448F1"/>
    <w:rsid w:val="00646185"/>
    <w:rsid w:val="00654030"/>
    <w:rsid w:val="00661259"/>
    <w:rsid w:val="00661EE5"/>
    <w:rsid w:val="006736C6"/>
    <w:rsid w:val="006748EF"/>
    <w:rsid w:val="00674E19"/>
    <w:rsid w:val="0067531A"/>
    <w:rsid w:val="0068527B"/>
    <w:rsid w:val="00686DF5"/>
    <w:rsid w:val="00690A5B"/>
    <w:rsid w:val="00694AE6"/>
    <w:rsid w:val="00695376"/>
    <w:rsid w:val="006953A8"/>
    <w:rsid w:val="006A2048"/>
    <w:rsid w:val="006A651E"/>
    <w:rsid w:val="006A716B"/>
    <w:rsid w:val="006A7A13"/>
    <w:rsid w:val="006B2A3A"/>
    <w:rsid w:val="006B4E0A"/>
    <w:rsid w:val="006C0AC7"/>
    <w:rsid w:val="006C4C7A"/>
    <w:rsid w:val="006C7055"/>
    <w:rsid w:val="006D5AF2"/>
    <w:rsid w:val="006D77EA"/>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48"/>
    <w:rsid w:val="00791621"/>
    <w:rsid w:val="007927E0"/>
    <w:rsid w:val="00796737"/>
    <w:rsid w:val="007A0B37"/>
    <w:rsid w:val="007A6CE2"/>
    <w:rsid w:val="007A711B"/>
    <w:rsid w:val="007B04C2"/>
    <w:rsid w:val="007B2E0D"/>
    <w:rsid w:val="007B695B"/>
    <w:rsid w:val="007C1355"/>
    <w:rsid w:val="007C291A"/>
    <w:rsid w:val="007D1ECB"/>
    <w:rsid w:val="007D251B"/>
    <w:rsid w:val="007D75C8"/>
    <w:rsid w:val="007D7BD4"/>
    <w:rsid w:val="007E035C"/>
    <w:rsid w:val="007E0D31"/>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FCB"/>
    <w:rsid w:val="00851C2D"/>
    <w:rsid w:val="00857B5E"/>
    <w:rsid w:val="00860632"/>
    <w:rsid w:val="00861743"/>
    <w:rsid w:val="00865DBA"/>
    <w:rsid w:val="0086633C"/>
    <w:rsid w:val="008762B8"/>
    <w:rsid w:val="008763B2"/>
    <w:rsid w:val="00877F9B"/>
    <w:rsid w:val="008828CA"/>
    <w:rsid w:val="00882C7E"/>
    <w:rsid w:val="00884B4E"/>
    <w:rsid w:val="00884E53"/>
    <w:rsid w:val="00886A9A"/>
    <w:rsid w:val="00891B22"/>
    <w:rsid w:val="008A0AB4"/>
    <w:rsid w:val="008A69FF"/>
    <w:rsid w:val="008B3B51"/>
    <w:rsid w:val="008B5D7A"/>
    <w:rsid w:val="008B6BEA"/>
    <w:rsid w:val="008C0A71"/>
    <w:rsid w:val="008C3454"/>
    <w:rsid w:val="008C4BE9"/>
    <w:rsid w:val="008C57E6"/>
    <w:rsid w:val="008C5E2E"/>
    <w:rsid w:val="008C6C67"/>
    <w:rsid w:val="008C7DE7"/>
    <w:rsid w:val="008D4AD9"/>
    <w:rsid w:val="008D7260"/>
    <w:rsid w:val="008E7D56"/>
    <w:rsid w:val="008F3680"/>
    <w:rsid w:val="009023FC"/>
    <w:rsid w:val="00903B9B"/>
    <w:rsid w:val="00903D5B"/>
    <w:rsid w:val="00903F0A"/>
    <w:rsid w:val="00910CCF"/>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77E6"/>
    <w:rsid w:val="00994889"/>
    <w:rsid w:val="0099685B"/>
    <w:rsid w:val="009B2394"/>
    <w:rsid w:val="009B5C50"/>
    <w:rsid w:val="009B60E4"/>
    <w:rsid w:val="009C7104"/>
    <w:rsid w:val="009D02CD"/>
    <w:rsid w:val="009D0824"/>
    <w:rsid w:val="009D19D7"/>
    <w:rsid w:val="009D299C"/>
    <w:rsid w:val="009D420C"/>
    <w:rsid w:val="009D5228"/>
    <w:rsid w:val="009D69F6"/>
    <w:rsid w:val="009E003E"/>
    <w:rsid w:val="009E4640"/>
    <w:rsid w:val="009E60DF"/>
    <w:rsid w:val="009E742E"/>
    <w:rsid w:val="009F291D"/>
    <w:rsid w:val="009F7DEA"/>
    <w:rsid w:val="009F7F06"/>
    <w:rsid w:val="00A07388"/>
    <w:rsid w:val="00A149DB"/>
    <w:rsid w:val="00A23999"/>
    <w:rsid w:val="00A24EE5"/>
    <w:rsid w:val="00A26E86"/>
    <w:rsid w:val="00A2749B"/>
    <w:rsid w:val="00A30C8C"/>
    <w:rsid w:val="00A3168B"/>
    <w:rsid w:val="00A31A75"/>
    <w:rsid w:val="00A3439A"/>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947CD"/>
    <w:rsid w:val="00AA3CA5"/>
    <w:rsid w:val="00AB45D4"/>
    <w:rsid w:val="00AB5EBE"/>
    <w:rsid w:val="00AB61BB"/>
    <w:rsid w:val="00AC22D2"/>
    <w:rsid w:val="00AC463C"/>
    <w:rsid w:val="00AD597E"/>
    <w:rsid w:val="00AE661A"/>
    <w:rsid w:val="00AF21E5"/>
    <w:rsid w:val="00AF6FFA"/>
    <w:rsid w:val="00AF7F76"/>
    <w:rsid w:val="00B145BA"/>
    <w:rsid w:val="00B2073B"/>
    <w:rsid w:val="00B2491A"/>
    <w:rsid w:val="00B33BCE"/>
    <w:rsid w:val="00B3517F"/>
    <w:rsid w:val="00B359B2"/>
    <w:rsid w:val="00B4108E"/>
    <w:rsid w:val="00B424B4"/>
    <w:rsid w:val="00B45085"/>
    <w:rsid w:val="00B46246"/>
    <w:rsid w:val="00B538E4"/>
    <w:rsid w:val="00B53C6E"/>
    <w:rsid w:val="00B54358"/>
    <w:rsid w:val="00B57B88"/>
    <w:rsid w:val="00B57EEA"/>
    <w:rsid w:val="00B66636"/>
    <w:rsid w:val="00B801A1"/>
    <w:rsid w:val="00B82CFC"/>
    <w:rsid w:val="00B834C7"/>
    <w:rsid w:val="00B83F9C"/>
    <w:rsid w:val="00B85D81"/>
    <w:rsid w:val="00B85D83"/>
    <w:rsid w:val="00B90392"/>
    <w:rsid w:val="00B90A97"/>
    <w:rsid w:val="00B9394E"/>
    <w:rsid w:val="00B93F8D"/>
    <w:rsid w:val="00B97520"/>
    <w:rsid w:val="00B9794E"/>
    <w:rsid w:val="00BA1F40"/>
    <w:rsid w:val="00BB0EA6"/>
    <w:rsid w:val="00BB3A3C"/>
    <w:rsid w:val="00BB58E7"/>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C00D50"/>
    <w:rsid w:val="00C0222D"/>
    <w:rsid w:val="00C07699"/>
    <w:rsid w:val="00C10F38"/>
    <w:rsid w:val="00C15E76"/>
    <w:rsid w:val="00C20AAE"/>
    <w:rsid w:val="00C21EDD"/>
    <w:rsid w:val="00C22598"/>
    <w:rsid w:val="00C23C03"/>
    <w:rsid w:val="00C25297"/>
    <w:rsid w:val="00C25C57"/>
    <w:rsid w:val="00C2600E"/>
    <w:rsid w:val="00C273C5"/>
    <w:rsid w:val="00C337E1"/>
    <w:rsid w:val="00C3614B"/>
    <w:rsid w:val="00C42A81"/>
    <w:rsid w:val="00C45A08"/>
    <w:rsid w:val="00C47665"/>
    <w:rsid w:val="00C514D7"/>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2B7B"/>
    <w:rsid w:val="00CC6E88"/>
    <w:rsid w:val="00CC7131"/>
    <w:rsid w:val="00CD176C"/>
    <w:rsid w:val="00CD2114"/>
    <w:rsid w:val="00CD5E4E"/>
    <w:rsid w:val="00CD6540"/>
    <w:rsid w:val="00CD67F1"/>
    <w:rsid w:val="00CE4746"/>
    <w:rsid w:val="00CE5E61"/>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5A6D"/>
    <w:rsid w:val="00D5016F"/>
    <w:rsid w:val="00D504A7"/>
    <w:rsid w:val="00D53CE6"/>
    <w:rsid w:val="00D565B4"/>
    <w:rsid w:val="00D57BCD"/>
    <w:rsid w:val="00D64924"/>
    <w:rsid w:val="00D650CE"/>
    <w:rsid w:val="00D6767D"/>
    <w:rsid w:val="00D80B76"/>
    <w:rsid w:val="00D8163B"/>
    <w:rsid w:val="00D8381B"/>
    <w:rsid w:val="00D86449"/>
    <w:rsid w:val="00D87C46"/>
    <w:rsid w:val="00D90316"/>
    <w:rsid w:val="00D9139A"/>
    <w:rsid w:val="00D9293E"/>
    <w:rsid w:val="00D93FB2"/>
    <w:rsid w:val="00D947AA"/>
    <w:rsid w:val="00DA0295"/>
    <w:rsid w:val="00DA19AC"/>
    <w:rsid w:val="00DB0889"/>
    <w:rsid w:val="00DB6A62"/>
    <w:rsid w:val="00DB6B87"/>
    <w:rsid w:val="00DC50DE"/>
    <w:rsid w:val="00DD0BD1"/>
    <w:rsid w:val="00DD0BF3"/>
    <w:rsid w:val="00DE23F1"/>
    <w:rsid w:val="00DE639C"/>
    <w:rsid w:val="00DF3C4C"/>
    <w:rsid w:val="00DF4A52"/>
    <w:rsid w:val="00E00B4F"/>
    <w:rsid w:val="00E0465F"/>
    <w:rsid w:val="00E05098"/>
    <w:rsid w:val="00E05512"/>
    <w:rsid w:val="00E075C1"/>
    <w:rsid w:val="00E15979"/>
    <w:rsid w:val="00E16C8C"/>
    <w:rsid w:val="00E255CA"/>
    <w:rsid w:val="00E33D35"/>
    <w:rsid w:val="00E34A32"/>
    <w:rsid w:val="00E37173"/>
    <w:rsid w:val="00E37D40"/>
    <w:rsid w:val="00E4380A"/>
    <w:rsid w:val="00E43819"/>
    <w:rsid w:val="00E54880"/>
    <w:rsid w:val="00E57680"/>
    <w:rsid w:val="00E61A4C"/>
    <w:rsid w:val="00E61BEF"/>
    <w:rsid w:val="00E70700"/>
    <w:rsid w:val="00E75FAC"/>
    <w:rsid w:val="00E77101"/>
    <w:rsid w:val="00E82D31"/>
    <w:rsid w:val="00E851FB"/>
    <w:rsid w:val="00E92B72"/>
    <w:rsid w:val="00E94AFD"/>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2CEE"/>
    <w:rsid w:val="00FB441D"/>
    <w:rsid w:val="00FC08CF"/>
    <w:rsid w:val="00FC4EEB"/>
    <w:rsid w:val="00FC5737"/>
    <w:rsid w:val="00FC63B2"/>
    <w:rsid w:val="00FC7BBD"/>
    <w:rsid w:val="00FD1751"/>
    <w:rsid w:val="00FD2585"/>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waterfootprint.org/tool/home/"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67CA0-6572-4DFB-BC33-3122C6782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19337</Words>
  <Characters>110221</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129300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NREL</cp:lastModifiedBy>
  <cp:revision>2</cp:revision>
  <cp:lastPrinted>2013-12-19T16:40:00Z</cp:lastPrinted>
  <dcterms:created xsi:type="dcterms:W3CDTF">2014-06-30T23:03:00Z</dcterms:created>
  <dcterms:modified xsi:type="dcterms:W3CDTF">2014-06-30T23:03:00Z</dcterms:modified>
</cp:coreProperties>
</file>