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027A" w:rsidRPr="008D7260" w:rsidRDefault="00DF3C4C" w:rsidP="008D7260">
      <w:pPr>
        <w:jc w:val="center"/>
        <w:rPr>
          <w:rFonts w:ascii="Times New Roman" w:hAnsi="Times New Roman" w:cs="Times New Roman"/>
          <w:b/>
          <w:sz w:val="24"/>
          <w:szCs w:val="24"/>
        </w:rPr>
      </w:pPr>
      <w:commentRangeStart w:id="0"/>
      <w:commentRangeStart w:id="1"/>
      <w:commentRangeStart w:id="2"/>
      <w:r>
        <w:rPr>
          <w:rFonts w:ascii="Times New Roman" w:hAnsi="Times New Roman" w:cs="Times New Roman"/>
          <w:b/>
          <w:sz w:val="24"/>
          <w:szCs w:val="24"/>
        </w:rPr>
        <w:t>Estimating</w:t>
      </w:r>
      <w:commentRangeEnd w:id="0"/>
      <w:r w:rsidR="00337266">
        <w:rPr>
          <w:rStyle w:val="CommentReference"/>
        </w:rPr>
        <w:commentReference w:id="0"/>
      </w:r>
      <w:r>
        <w:rPr>
          <w:rFonts w:ascii="Times New Roman" w:hAnsi="Times New Roman" w:cs="Times New Roman"/>
          <w:b/>
          <w:sz w:val="24"/>
          <w:szCs w:val="24"/>
        </w:rPr>
        <w:t xml:space="preserve"> Bio</w:t>
      </w:r>
      <w:ins w:id="3" w:author="ewarner" w:date="2014-07-15T14:18:00Z">
        <w:r w:rsidR="00E80AC3">
          <w:rPr>
            <w:rFonts w:ascii="Times New Roman" w:hAnsi="Times New Roman" w:cs="Times New Roman"/>
            <w:b/>
            <w:sz w:val="24"/>
            <w:szCs w:val="24"/>
          </w:rPr>
          <w:t>fuel</w:t>
        </w:r>
      </w:ins>
      <w:del w:id="4" w:author="ewarner" w:date="2014-07-15T14:19:00Z">
        <w:r w:rsidDel="00E80AC3">
          <w:rPr>
            <w:rFonts w:ascii="Times New Roman" w:hAnsi="Times New Roman" w:cs="Times New Roman"/>
            <w:b/>
            <w:sz w:val="24"/>
            <w:szCs w:val="24"/>
          </w:rPr>
          <w:delText>energy</w:delText>
        </w:r>
      </w:del>
      <w:r>
        <w:rPr>
          <w:rFonts w:ascii="Times New Roman" w:hAnsi="Times New Roman" w:cs="Times New Roman"/>
          <w:b/>
          <w:sz w:val="24"/>
          <w:szCs w:val="24"/>
        </w:rPr>
        <w:t xml:space="preserve"> Feedstock Water F</w:t>
      </w:r>
      <w:r w:rsidR="00A07388" w:rsidRPr="008D7260">
        <w:rPr>
          <w:rFonts w:ascii="Times New Roman" w:hAnsi="Times New Roman" w:cs="Times New Roman"/>
          <w:b/>
          <w:sz w:val="24"/>
          <w:szCs w:val="24"/>
        </w:rPr>
        <w:t>ootprint</w:t>
      </w:r>
      <w:r w:rsidR="008D7260" w:rsidRPr="008D7260">
        <w:rPr>
          <w:rFonts w:ascii="Times New Roman" w:hAnsi="Times New Roman" w:cs="Times New Roman"/>
          <w:b/>
          <w:sz w:val="24"/>
          <w:szCs w:val="24"/>
        </w:rPr>
        <w:t>s</w:t>
      </w:r>
      <w:r>
        <w:rPr>
          <w:rFonts w:ascii="Times New Roman" w:hAnsi="Times New Roman" w:cs="Times New Roman"/>
          <w:b/>
          <w:sz w:val="24"/>
          <w:szCs w:val="24"/>
        </w:rPr>
        <w:t xml:space="preserve"> U</w:t>
      </w:r>
      <w:r w:rsidR="00A07388" w:rsidRPr="008D7260">
        <w:rPr>
          <w:rFonts w:ascii="Times New Roman" w:hAnsi="Times New Roman" w:cs="Times New Roman"/>
          <w:b/>
          <w:sz w:val="24"/>
          <w:szCs w:val="24"/>
        </w:rPr>
        <w:t xml:space="preserve">sing a </w:t>
      </w:r>
      <w:r>
        <w:rPr>
          <w:rFonts w:ascii="Times New Roman" w:hAnsi="Times New Roman" w:cs="Times New Roman"/>
          <w:b/>
          <w:sz w:val="24"/>
          <w:szCs w:val="24"/>
        </w:rPr>
        <w:t>Database and System D</w:t>
      </w:r>
      <w:r w:rsidR="00382294" w:rsidRPr="008D7260">
        <w:rPr>
          <w:rFonts w:ascii="Times New Roman" w:hAnsi="Times New Roman" w:cs="Times New Roman"/>
          <w:b/>
          <w:sz w:val="24"/>
          <w:szCs w:val="24"/>
        </w:rPr>
        <w:t>ynamics</w:t>
      </w:r>
      <w:r w:rsidR="00FD2585" w:rsidRPr="008D7260">
        <w:rPr>
          <w:rFonts w:ascii="Times New Roman" w:hAnsi="Times New Roman" w:cs="Times New Roman"/>
          <w:b/>
          <w:sz w:val="24"/>
          <w:szCs w:val="24"/>
        </w:rPr>
        <w:t xml:space="preserve"> </w:t>
      </w:r>
      <w:r>
        <w:rPr>
          <w:rFonts w:ascii="Times New Roman" w:hAnsi="Times New Roman" w:cs="Times New Roman"/>
          <w:b/>
          <w:sz w:val="24"/>
          <w:szCs w:val="24"/>
        </w:rPr>
        <w:t>A</w:t>
      </w:r>
      <w:r w:rsidR="00A07388" w:rsidRPr="008D7260">
        <w:rPr>
          <w:rFonts w:ascii="Times New Roman" w:hAnsi="Times New Roman" w:cs="Times New Roman"/>
          <w:b/>
          <w:sz w:val="24"/>
          <w:szCs w:val="24"/>
        </w:rPr>
        <w:t>pproach</w:t>
      </w:r>
      <w:commentRangeEnd w:id="1"/>
      <w:r w:rsidR="00E955F0">
        <w:rPr>
          <w:rStyle w:val="CommentReference"/>
        </w:rPr>
        <w:commentReference w:id="1"/>
      </w:r>
      <w:commentRangeEnd w:id="2"/>
      <w:r w:rsidR="0071753E">
        <w:rPr>
          <w:rStyle w:val="CommentReference"/>
        </w:rPr>
        <w:commentReference w:id="2"/>
      </w:r>
    </w:p>
    <w:p w:rsidR="00BF027A" w:rsidRPr="008D7260" w:rsidRDefault="00BF027A" w:rsidP="008D7260">
      <w:pPr>
        <w:jc w:val="center"/>
        <w:rPr>
          <w:rFonts w:ascii="Times New Roman" w:hAnsi="Times New Roman" w:cs="Times New Roman"/>
          <w:i/>
          <w:sz w:val="24"/>
          <w:szCs w:val="24"/>
        </w:rPr>
      </w:pPr>
      <w:r w:rsidRPr="008D7260">
        <w:rPr>
          <w:rFonts w:ascii="Times New Roman" w:hAnsi="Times New Roman" w:cs="Times New Roman"/>
          <w:i/>
          <w:sz w:val="24"/>
          <w:szCs w:val="24"/>
        </w:rPr>
        <w:t>Daniel Inman, Ethan Warner</w:t>
      </w:r>
      <w:r w:rsidR="008D7260" w:rsidRPr="008D7260">
        <w:rPr>
          <w:rStyle w:val="FootnoteReference"/>
          <w:rFonts w:ascii="Times New Roman" w:hAnsi="Times New Roman"/>
          <w:i/>
          <w:sz w:val="24"/>
          <w:szCs w:val="24"/>
        </w:rPr>
        <w:footnoteReference w:id="1"/>
      </w:r>
      <w:r w:rsidRPr="008D7260">
        <w:rPr>
          <w:rFonts w:ascii="Times New Roman" w:hAnsi="Times New Roman" w:cs="Times New Roman"/>
          <w:i/>
          <w:sz w:val="24"/>
          <w:szCs w:val="24"/>
        </w:rPr>
        <w:t>, Dan</w:t>
      </w:r>
      <w:r w:rsidR="008D7260" w:rsidRPr="008D7260">
        <w:rPr>
          <w:rFonts w:ascii="Times New Roman" w:hAnsi="Times New Roman" w:cs="Times New Roman"/>
          <w:i/>
          <w:sz w:val="24"/>
          <w:szCs w:val="24"/>
        </w:rPr>
        <w:t>a Stright, Jordan Macknick, Corey Peck</w:t>
      </w:r>
    </w:p>
    <w:p w:rsidR="002C2CCB" w:rsidRPr="008D7260" w:rsidRDefault="00BF027A" w:rsidP="008D7260">
      <w:pPr>
        <w:spacing w:line="480" w:lineRule="auto"/>
        <w:rPr>
          <w:rFonts w:ascii="Times New Roman" w:hAnsi="Times New Roman" w:cs="Times New Roman"/>
          <w:sz w:val="24"/>
          <w:szCs w:val="24"/>
        </w:rPr>
      </w:pPr>
      <w:commentRangeStart w:id="5"/>
      <w:r w:rsidRPr="008D7260">
        <w:rPr>
          <w:rFonts w:ascii="Times New Roman" w:hAnsi="Times New Roman" w:cs="Times New Roman"/>
          <w:sz w:val="24"/>
          <w:szCs w:val="24"/>
        </w:rPr>
        <w:t xml:space="preserve">Abstract: </w:t>
      </w:r>
      <w:commentRangeEnd w:id="5"/>
      <w:r w:rsidR="002227C1">
        <w:rPr>
          <w:rStyle w:val="CommentReference"/>
        </w:rPr>
        <w:commentReference w:id="5"/>
      </w:r>
    </w:p>
    <w:p w:rsidR="00AF7F76" w:rsidRDefault="0080018C" w:rsidP="00180DD0">
      <w:pPr>
        <w:spacing w:line="480" w:lineRule="auto"/>
        <w:ind w:firstLine="720"/>
        <w:rPr>
          <w:rFonts w:ascii="Times New Roman" w:hAnsi="Times New Roman" w:cs="Times New Roman"/>
          <w:sz w:val="24"/>
          <w:szCs w:val="24"/>
        </w:rPr>
      </w:pPr>
      <w:r>
        <w:rPr>
          <w:rFonts w:ascii="Times New Roman" w:hAnsi="Times New Roman" w:cs="Times New Roman"/>
          <w:sz w:val="24"/>
          <w:szCs w:val="24"/>
        </w:rPr>
        <w:t>I</w:t>
      </w:r>
      <w:r w:rsidR="00FD2585">
        <w:rPr>
          <w:rFonts w:ascii="Times New Roman" w:hAnsi="Times New Roman" w:cs="Times New Roman"/>
          <w:sz w:val="24"/>
          <w:szCs w:val="24"/>
        </w:rPr>
        <w:t>ncrease</w:t>
      </w:r>
      <w:r w:rsidR="008D7260">
        <w:rPr>
          <w:rFonts w:ascii="Times New Roman" w:hAnsi="Times New Roman" w:cs="Times New Roman"/>
          <w:sz w:val="24"/>
          <w:szCs w:val="24"/>
        </w:rPr>
        <w:t>d</w:t>
      </w:r>
      <w:r w:rsidR="00FD2585">
        <w:rPr>
          <w:rFonts w:ascii="Times New Roman" w:hAnsi="Times New Roman" w:cs="Times New Roman"/>
          <w:sz w:val="24"/>
          <w:szCs w:val="24"/>
        </w:rPr>
        <w:t xml:space="preserve"> biofuel production ha</w:t>
      </w:r>
      <w:r>
        <w:rPr>
          <w:rFonts w:ascii="Times New Roman" w:hAnsi="Times New Roman" w:cs="Times New Roman"/>
          <w:sz w:val="24"/>
          <w:szCs w:val="24"/>
        </w:rPr>
        <w:t>s</w:t>
      </w:r>
      <w:r w:rsidR="00FD2585">
        <w:rPr>
          <w:rFonts w:ascii="Times New Roman" w:hAnsi="Times New Roman" w:cs="Times New Roman"/>
          <w:sz w:val="24"/>
          <w:szCs w:val="24"/>
        </w:rPr>
        <w:t xml:space="preserve"> </w:t>
      </w:r>
      <w:r>
        <w:rPr>
          <w:rFonts w:ascii="Times New Roman" w:hAnsi="Times New Roman" w:cs="Times New Roman"/>
          <w:sz w:val="24"/>
          <w:szCs w:val="24"/>
        </w:rPr>
        <w:t>prompted</w:t>
      </w:r>
      <w:r w:rsidR="00FD2585">
        <w:rPr>
          <w:rFonts w:ascii="Times New Roman" w:hAnsi="Times New Roman" w:cs="Times New Roman"/>
          <w:sz w:val="24"/>
          <w:szCs w:val="24"/>
        </w:rPr>
        <w:t xml:space="preserve"> concerns about the</w:t>
      </w:r>
      <w:r>
        <w:rPr>
          <w:rFonts w:ascii="Times New Roman" w:hAnsi="Times New Roman" w:cs="Times New Roman"/>
          <w:sz w:val="24"/>
          <w:szCs w:val="24"/>
        </w:rPr>
        <w:t xml:space="preserve"> environmental trade</w:t>
      </w:r>
      <w:r w:rsidR="00FD2585">
        <w:rPr>
          <w:rFonts w:ascii="Times New Roman" w:hAnsi="Times New Roman" w:cs="Times New Roman"/>
          <w:sz w:val="24"/>
          <w:szCs w:val="24"/>
        </w:rPr>
        <w:t>offs</w:t>
      </w:r>
      <w:r>
        <w:rPr>
          <w:rFonts w:ascii="Times New Roman" w:hAnsi="Times New Roman" w:cs="Times New Roman"/>
          <w:sz w:val="24"/>
          <w:szCs w:val="24"/>
        </w:rPr>
        <w:t xml:space="preserve"> of biofuels compared to petroleum</w:t>
      </w:r>
      <w:r w:rsidR="00F61A0F">
        <w:rPr>
          <w:rFonts w:ascii="Times New Roman" w:hAnsi="Times New Roman" w:cs="Times New Roman"/>
          <w:sz w:val="24"/>
          <w:szCs w:val="24"/>
        </w:rPr>
        <w:t>-</w:t>
      </w:r>
      <w:r>
        <w:rPr>
          <w:rFonts w:ascii="Times New Roman" w:hAnsi="Times New Roman" w:cs="Times New Roman"/>
          <w:sz w:val="24"/>
          <w:szCs w:val="24"/>
        </w:rPr>
        <w:t>based fuels</w:t>
      </w:r>
      <w:r w:rsidR="00FD2585">
        <w:rPr>
          <w:rFonts w:ascii="Times New Roman" w:hAnsi="Times New Roman" w:cs="Times New Roman"/>
          <w:sz w:val="24"/>
          <w:szCs w:val="24"/>
        </w:rPr>
        <w:t xml:space="preserve">. </w:t>
      </w:r>
      <w:r w:rsidR="008D7260">
        <w:rPr>
          <w:rFonts w:ascii="Times New Roman" w:hAnsi="Times New Roman" w:cs="Times New Roman"/>
          <w:sz w:val="24"/>
          <w:szCs w:val="24"/>
        </w:rPr>
        <w:t>B</w:t>
      </w:r>
      <w:r>
        <w:rPr>
          <w:rFonts w:ascii="Times New Roman" w:hAnsi="Times New Roman" w:cs="Times New Roman"/>
          <w:sz w:val="24"/>
          <w:szCs w:val="24"/>
        </w:rPr>
        <w:t>io</w:t>
      </w:r>
      <w:r w:rsidR="00DF3C4C">
        <w:rPr>
          <w:rFonts w:ascii="Times New Roman" w:hAnsi="Times New Roman" w:cs="Times New Roman"/>
          <w:sz w:val="24"/>
          <w:szCs w:val="24"/>
        </w:rPr>
        <w:t>fuel</w:t>
      </w:r>
      <w:r>
        <w:rPr>
          <w:rFonts w:ascii="Times New Roman" w:hAnsi="Times New Roman" w:cs="Times New Roman"/>
          <w:sz w:val="24"/>
          <w:szCs w:val="24"/>
        </w:rPr>
        <w:t xml:space="preserve"> productio</w:t>
      </w:r>
      <w:r w:rsidR="00F61A0F">
        <w:rPr>
          <w:rFonts w:ascii="Times New Roman" w:hAnsi="Times New Roman" w:cs="Times New Roman"/>
          <w:sz w:val="24"/>
          <w:szCs w:val="24"/>
        </w:rPr>
        <w:t>n</w:t>
      </w:r>
      <w:r w:rsidR="005264A2">
        <w:rPr>
          <w:rFonts w:ascii="Times New Roman" w:hAnsi="Times New Roman" w:cs="Times New Roman"/>
          <w:sz w:val="24"/>
          <w:szCs w:val="24"/>
        </w:rPr>
        <w:t>,</w:t>
      </w:r>
      <w:r w:rsidR="00F61A0F">
        <w:rPr>
          <w:rFonts w:ascii="Times New Roman" w:hAnsi="Times New Roman" w:cs="Times New Roman"/>
          <w:sz w:val="24"/>
          <w:szCs w:val="24"/>
        </w:rPr>
        <w:t xml:space="preserve"> </w:t>
      </w:r>
      <w:r>
        <w:rPr>
          <w:rFonts w:ascii="Times New Roman" w:hAnsi="Times New Roman" w:cs="Times New Roman"/>
          <w:sz w:val="24"/>
          <w:szCs w:val="24"/>
        </w:rPr>
        <w:t>in general, and feedstock production</w:t>
      </w:r>
      <w:r w:rsidR="005264A2">
        <w:rPr>
          <w:rFonts w:ascii="Times New Roman" w:hAnsi="Times New Roman" w:cs="Times New Roman"/>
          <w:sz w:val="24"/>
          <w:szCs w:val="24"/>
        </w:rPr>
        <w:t>,</w:t>
      </w:r>
      <w:r>
        <w:rPr>
          <w:rFonts w:ascii="Times New Roman" w:hAnsi="Times New Roman" w:cs="Times New Roman"/>
          <w:sz w:val="24"/>
          <w:szCs w:val="24"/>
        </w:rPr>
        <w:t xml:space="preserve"> </w:t>
      </w:r>
      <w:r w:rsidR="00F61A0F">
        <w:rPr>
          <w:rFonts w:ascii="Times New Roman" w:hAnsi="Times New Roman" w:cs="Times New Roman"/>
          <w:sz w:val="24"/>
          <w:szCs w:val="24"/>
        </w:rPr>
        <w:t>in particular</w:t>
      </w:r>
      <w:r>
        <w:rPr>
          <w:rFonts w:ascii="Times New Roman" w:hAnsi="Times New Roman" w:cs="Times New Roman"/>
          <w:sz w:val="24"/>
          <w:szCs w:val="24"/>
        </w:rPr>
        <w:t xml:space="preserve">, </w:t>
      </w:r>
      <w:r w:rsidR="00CD5E4E">
        <w:rPr>
          <w:rFonts w:ascii="Times New Roman" w:hAnsi="Times New Roman" w:cs="Times New Roman"/>
          <w:sz w:val="24"/>
          <w:szCs w:val="24"/>
        </w:rPr>
        <w:t>is</w:t>
      </w:r>
      <w:r w:rsidR="005264A2">
        <w:rPr>
          <w:rFonts w:ascii="Times New Roman" w:hAnsi="Times New Roman" w:cs="Times New Roman"/>
          <w:sz w:val="24"/>
          <w:szCs w:val="24"/>
        </w:rPr>
        <w:t xml:space="preserve"> </w:t>
      </w:r>
      <w:r>
        <w:rPr>
          <w:rFonts w:ascii="Times New Roman" w:hAnsi="Times New Roman" w:cs="Times New Roman"/>
          <w:sz w:val="24"/>
          <w:szCs w:val="24"/>
        </w:rPr>
        <w:t>under increased scrutiny</w:t>
      </w:r>
      <w:r w:rsidR="00CD5E4E">
        <w:rPr>
          <w:rFonts w:ascii="Times New Roman" w:hAnsi="Times New Roman" w:cs="Times New Roman"/>
          <w:sz w:val="24"/>
          <w:szCs w:val="24"/>
        </w:rPr>
        <w:t>.</w:t>
      </w:r>
      <w:r w:rsidR="005264A2">
        <w:rPr>
          <w:rFonts w:ascii="Times New Roman" w:hAnsi="Times New Roman" w:cs="Times New Roman"/>
          <w:sz w:val="24"/>
          <w:szCs w:val="24"/>
        </w:rPr>
        <w:t xml:space="preserve"> </w:t>
      </w:r>
      <w:moveFromRangeStart w:id="6" w:author="ewarner" w:date="2014-07-15T15:40:00Z" w:name="move393202132"/>
      <w:moveFrom w:id="7" w:author="ewarner" w:date="2014-07-15T15:40:00Z">
        <w:r w:rsidR="00AF7F76" w:rsidDel="00FD411A">
          <w:rPr>
            <w:rFonts w:ascii="Times New Roman" w:hAnsi="Times New Roman" w:cs="Times New Roman"/>
            <w:sz w:val="24"/>
            <w:szCs w:val="24"/>
          </w:rPr>
          <w:t>Societal s</w:t>
        </w:r>
        <w:r w:rsidR="00CD5E4E" w:rsidDel="00FD411A">
          <w:rPr>
            <w:rFonts w:ascii="Times New Roman" w:hAnsi="Times New Roman" w:cs="Times New Roman"/>
            <w:sz w:val="24"/>
            <w:szCs w:val="24"/>
          </w:rPr>
          <w:t xml:space="preserve">crutiny </w:t>
        </w:r>
        <w:r w:rsidR="00AF7F76" w:rsidDel="00FD411A">
          <w:rPr>
            <w:rFonts w:ascii="Times New Roman" w:hAnsi="Times New Roman" w:cs="Times New Roman"/>
            <w:sz w:val="24"/>
            <w:szCs w:val="24"/>
          </w:rPr>
          <w:t>derives from fear of depleting rural water supplies through activities such as irrigation for</w:t>
        </w:r>
        <w:r w:rsidR="008D7260" w:rsidDel="00FD411A">
          <w:rPr>
            <w:rFonts w:ascii="Times New Roman" w:hAnsi="Times New Roman" w:cs="Times New Roman"/>
            <w:sz w:val="24"/>
            <w:szCs w:val="24"/>
          </w:rPr>
          <w:t xml:space="preserve"> large-scale agricultural production</w:t>
        </w:r>
        <w:r w:rsidR="00274FBD" w:rsidDel="00FD411A">
          <w:rPr>
            <w:rFonts w:ascii="Times New Roman" w:hAnsi="Times New Roman" w:cs="Times New Roman"/>
            <w:sz w:val="24"/>
            <w:szCs w:val="24"/>
          </w:rPr>
          <w:t>.</w:t>
        </w:r>
        <w:r w:rsidDel="00FD411A">
          <w:rPr>
            <w:rFonts w:ascii="Times New Roman" w:hAnsi="Times New Roman" w:cs="Times New Roman"/>
            <w:sz w:val="24"/>
            <w:szCs w:val="24"/>
          </w:rPr>
          <w:t xml:space="preserve"> </w:t>
        </w:r>
        <w:r w:rsidR="00AF7F76" w:rsidRPr="00AF7F76" w:rsidDel="00FD411A">
          <w:rPr>
            <w:rFonts w:ascii="Times New Roman" w:hAnsi="Times New Roman" w:cs="Times New Roman"/>
            <w:sz w:val="24"/>
            <w:szCs w:val="24"/>
          </w:rPr>
          <w:t xml:space="preserve"> </w:t>
        </w:r>
      </w:moveFrom>
      <w:moveFromRangeEnd w:id="6"/>
      <w:r w:rsidR="00AF7F76">
        <w:rPr>
          <w:rFonts w:ascii="Times New Roman" w:hAnsi="Times New Roman" w:cs="Times New Roman"/>
          <w:sz w:val="24"/>
          <w:szCs w:val="24"/>
        </w:rPr>
        <w:t xml:space="preserve">Water footprinting has been proposed as a possible </w:t>
      </w:r>
      <w:del w:id="8" w:author="ewarner" w:date="2014-07-15T15:46:00Z">
        <w:r w:rsidR="00AF7F76" w:rsidDel="00914496">
          <w:rPr>
            <w:rFonts w:ascii="Times New Roman" w:hAnsi="Times New Roman" w:cs="Times New Roman"/>
            <w:sz w:val="24"/>
            <w:szCs w:val="24"/>
          </w:rPr>
          <w:delText>clear and comprehensive</w:delText>
        </w:r>
      </w:del>
      <w:ins w:id="9" w:author="ewarner" w:date="2014-07-15T15:46:00Z">
        <w:r w:rsidR="00914496">
          <w:rPr>
            <w:rFonts w:ascii="Times New Roman" w:hAnsi="Times New Roman" w:cs="Times New Roman"/>
            <w:sz w:val="24"/>
            <w:szCs w:val="24"/>
          </w:rPr>
          <w:t>complete</w:t>
        </w:r>
      </w:ins>
      <w:r w:rsidR="00AF7F76">
        <w:rPr>
          <w:rFonts w:ascii="Times New Roman" w:hAnsi="Times New Roman" w:cs="Times New Roman"/>
          <w:sz w:val="24"/>
          <w:szCs w:val="24"/>
        </w:rPr>
        <w:t xml:space="preserve"> measure to evaluate water use with regards to </w:t>
      </w:r>
      <w:del w:id="10" w:author="ewarner" w:date="2014-07-15T15:40:00Z">
        <w:r w:rsidR="00AF7F76" w:rsidDel="00FD411A">
          <w:rPr>
            <w:rFonts w:ascii="Times New Roman" w:hAnsi="Times New Roman" w:cs="Times New Roman"/>
            <w:sz w:val="24"/>
            <w:szCs w:val="24"/>
          </w:rPr>
          <w:delText xml:space="preserve">these </w:delText>
        </w:r>
      </w:del>
      <w:r w:rsidR="00AF7F76">
        <w:rPr>
          <w:rFonts w:ascii="Times New Roman" w:hAnsi="Times New Roman" w:cs="Times New Roman"/>
          <w:sz w:val="24"/>
          <w:szCs w:val="24"/>
        </w:rPr>
        <w:t>concerns</w:t>
      </w:r>
      <w:ins w:id="11" w:author="ewarner" w:date="2014-07-15T15:40:00Z">
        <w:r w:rsidR="00FD411A">
          <w:rPr>
            <w:rFonts w:ascii="Times New Roman" w:hAnsi="Times New Roman" w:cs="Times New Roman"/>
            <w:sz w:val="24"/>
            <w:szCs w:val="24"/>
          </w:rPr>
          <w:t xml:space="preserve"> </w:t>
        </w:r>
      </w:ins>
      <w:moveToRangeStart w:id="12" w:author="ewarner" w:date="2014-07-15T15:40:00Z" w:name="move393202132"/>
      <w:moveTo w:id="13" w:author="ewarner" w:date="2014-07-15T15:40:00Z">
        <w:del w:id="14" w:author="ewarner" w:date="2014-07-15T15:40:00Z">
          <w:r w:rsidR="00FD411A" w:rsidDel="00FD411A">
            <w:rPr>
              <w:rFonts w:ascii="Times New Roman" w:hAnsi="Times New Roman" w:cs="Times New Roman"/>
              <w:sz w:val="24"/>
              <w:szCs w:val="24"/>
            </w:rPr>
            <w:delText xml:space="preserve">Societal scrutiny derives from fear of </w:delText>
          </w:r>
        </w:del>
      </w:moveTo>
      <w:ins w:id="15" w:author="ewarner" w:date="2014-07-15T15:40:00Z">
        <w:r w:rsidR="00FD411A">
          <w:rPr>
            <w:rFonts w:ascii="Times New Roman" w:hAnsi="Times New Roman" w:cs="Times New Roman"/>
            <w:sz w:val="24"/>
            <w:szCs w:val="24"/>
          </w:rPr>
          <w:t xml:space="preserve">about </w:t>
        </w:r>
      </w:ins>
      <w:moveTo w:id="16" w:author="ewarner" w:date="2014-07-15T15:40:00Z">
        <w:r w:rsidR="00FD411A">
          <w:rPr>
            <w:rFonts w:ascii="Times New Roman" w:hAnsi="Times New Roman" w:cs="Times New Roman"/>
            <w:sz w:val="24"/>
            <w:szCs w:val="24"/>
          </w:rPr>
          <w:t>depleting rural water supplies through activities such as irrigation for large-scale agricultural production.</w:t>
        </w:r>
        <w:del w:id="17" w:author="ewarner" w:date="2014-07-15T15:40:00Z">
          <w:r w:rsidR="00FD411A" w:rsidDel="00FD411A">
            <w:rPr>
              <w:rFonts w:ascii="Times New Roman" w:hAnsi="Times New Roman" w:cs="Times New Roman"/>
              <w:sz w:val="24"/>
              <w:szCs w:val="24"/>
            </w:rPr>
            <w:delText xml:space="preserve"> </w:delText>
          </w:r>
          <w:r w:rsidR="00FD411A" w:rsidRPr="00AF7F76" w:rsidDel="00FD411A">
            <w:rPr>
              <w:rFonts w:ascii="Times New Roman" w:hAnsi="Times New Roman" w:cs="Times New Roman"/>
              <w:sz w:val="24"/>
              <w:szCs w:val="24"/>
            </w:rPr>
            <w:delText xml:space="preserve"> </w:delText>
          </w:r>
        </w:del>
      </w:moveTo>
      <w:moveToRangeEnd w:id="12"/>
    </w:p>
    <w:p w:rsidR="00D8163B" w:rsidRDefault="00914496" w:rsidP="00EF57B8">
      <w:pPr>
        <w:spacing w:line="480" w:lineRule="auto"/>
        <w:ind w:firstLine="720"/>
        <w:rPr>
          <w:rFonts w:ascii="Times New Roman" w:hAnsi="Times New Roman" w:cs="Times New Roman"/>
          <w:sz w:val="24"/>
          <w:szCs w:val="24"/>
        </w:rPr>
      </w:pPr>
      <w:ins w:id="18" w:author="ewarner" w:date="2014-07-15T15:47:00Z">
        <w:r>
          <w:rPr>
            <w:rFonts w:ascii="Times New Roman" w:hAnsi="Times New Roman" w:cs="Times New Roman"/>
            <w:sz w:val="24"/>
            <w:szCs w:val="24"/>
          </w:rPr>
          <w:t>W</w:t>
        </w:r>
      </w:ins>
      <w:del w:id="19" w:author="ewarner" w:date="2014-07-15T15:47:00Z">
        <w:r w:rsidR="00AF7F76" w:rsidDel="00914496">
          <w:rPr>
            <w:rFonts w:ascii="Times New Roman" w:hAnsi="Times New Roman" w:cs="Times New Roman"/>
            <w:sz w:val="24"/>
            <w:szCs w:val="24"/>
          </w:rPr>
          <w:delText>Existing w</w:delText>
        </w:r>
      </w:del>
      <w:r w:rsidR="00AF7F76">
        <w:rPr>
          <w:rFonts w:ascii="Times New Roman" w:hAnsi="Times New Roman" w:cs="Times New Roman"/>
          <w:sz w:val="24"/>
          <w:szCs w:val="24"/>
        </w:rPr>
        <w:t>ater footprinting literature</w:t>
      </w:r>
      <w:del w:id="20" w:author="ewarner" w:date="2014-07-15T15:47:00Z">
        <w:r w:rsidR="00AF7F76" w:rsidDel="00914496">
          <w:rPr>
            <w:rFonts w:ascii="Times New Roman" w:hAnsi="Times New Roman" w:cs="Times New Roman"/>
            <w:sz w:val="24"/>
            <w:szCs w:val="24"/>
          </w:rPr>
          <w:delText xml:space="preserve"> examining these concerns</w:delText>
        </w:r>
      </w:del>
      <w:r w:rsidR="00AF7F76">
        <w:rPr>
          <w:rFonts w:ascii="Times New Roman" w:hAnsi="Times New Roman" w:cs="Times New Roman"/>
          <w:sz w:val="24"/>
          <w:szCs w:val="24"/>
        </w:rPr>
        <w:t xml:space="preserve"> has often been limited in </w:t>
      </w:r>
      <w:ins w:id="21" w:author="ewarner" w:date="2014-07-15T14:53:00Z">
        <w:r w:rsidR="00337266">
          <w:rPr>
            <w:rFonts w:ascii="Times New Roman" w:hAnsi="Times New Roman" w:cs="Times New Roman"/>
            <w:sz w:val="24"/>
            <w:szCs w:val="24"/>
          </w:rPr>
          <w:t xml:space="preserve">one or more of the </w:t>
        </w:r>
      </w:ins>
      <w:r w:rsidR="00AF7F76">
        <w:rPr>
          <w:rFonts w:ascii="Times New Roman" w:hAnsi="Times New Roman" w:cs="Times New Roman"/>
          <w:sz w:val="24"/>
          <w:szCs w:val="24"/>
        </w:rPr>
        <w:t>several key aspects</w:t>
      </w:r>
      <w:ins w:id="22" w:author="ewarner" w:date="2014-07-15T14:53:00Z">
        <w:r w:rsidR="00337266">
          <w:rPr>
            <w:rFonts w:ascii="Times New Roman" w:hAnsi="Times New Roman" w:cs="Times New Roman"/>
            <w:sz w:val="24"/>
            <w:szCs w:val="24"/>
          </w:rPr>
          <w:t xml:space="preserve">: </w:t>
        </w:r>
      </w:ins>
      <w:del w:id="23" w:author="ewarner" w:date="2014-07-15T14:53:00Z">
        <w:r w:rsidR="00AF7F76" w:rsidDel="00337266">
          <w:rPr>
            <w:rFonts w:ascii="Times New Roman" w:hAnsi="Times New Roman" w:cs="Times New Roman"/>
            <w:sz w:val="24"/>
            <w:szCs w:val="24"/>
          </w:rPr>
          <w:delText xml:space="preserve">. Key limitations include </w:delText>
        </w:r>
      </w:del>
      <w:r w:rsidR="00C20AAE">
        <w:rPr>
          <w:rFonts w:ascii="Times New Roman" w:hAnsi="Times New Roman" w:cs="Times New Roman"/>
          <w:sz w:val="24"/>
          <w:szCs w:val="24"/>
        </w:rPr>
        <w:t>complete</w:t>
      </w:r>
      <w:r w:rsidR="003F6D91">
        <w:rPr>
          <w:rFonts w:ascii="Times New Roman" w:hAnsi="Times New Roman" w:cs="Times New Roman"/>
          <w:sz w:val="24"/>
          <w:szCs w:val="24"/>
        </w:rPr>
        <w:t xml:space="preserve"> </w:t>
      </w:r>
      <w:r w:rsidR="00AF7F76">
        <w:rPr>
          <w:rFonts w:ascii="Times New Roman" w:hAnsi="Times New Roman" w:cs="Times New Roman"/>
          <w:sz w:val="24"/>
          <w:szCs w:val="24"/>
        </w:rPr>
        <w:t>assessment</w:t>
      </w:r>
      <w:del w:id="24" w:author="ewarner" w:date="2014-07-15T14:53:00Z">
        <w:r w:rsidR="00AF7F76" w:rsidDel="00337266">
          <w:rPr>
            <w:rFonts w:ascii="Times New Roman" w:hAnsi="Times New Roman" w:cs="Times New Roman"/>
            <w:sz w:val="24"/>
            <w:szCs w:val="24"/>
          </w:rPr>
          <w:delText>s</w:delText>
        </w:r>
      </w:del>
      <w:r w:rsidR="00803E80">
        <w:rPr>
          <w:rFonts w:ascii="Times New Roman" w:hAnsi="Times New Roman" w:cs="Times New Roman"/>
          <w:sz w:val="24"/>
          <w:szCs w:val="24"/>
        </w:rPr>
        <w:t xml:space="preserve"> across multiple </w:t>
      </w:r>
      <w:r w:rsidR="00694AE6">
        <w:rPr>
          <w:rFonts w:ascii="Times New Roman" w:hAnsi="Times New Roman" w:cs="Times New Roman"/>
          <w:sz w:val="24"/>
          <w:szCs w:val="24"/>
        </w:rPr>
        <w:t xml:space="preserve">water </w:t>
      </w:r>
      <w:r w:rsidR="00803E80">
        <w:rPr>
          <w:rFonts w:ascii="Times New Roman" w:hAnsi="Times New Roman" w:cs="Times New Roman"/>
          <w:sz w:val="24"/>
          <w:szCs w:val="24"/>
        </w:rPr>
        <w:t>stocks (e.g., vadose zone, surface, and ground water stocks</w:t>
      </w:r>
      <w:r w:rsidR="00FD2585">
        <w:rPr>
          <w:rFonts w:ascii="Times New Roman" w:hAnsi="Times New Roman" w:cs="Times New Roman"/>
          <w:sz w:val="24"/>
          <w:szCs w:val="24"/>
        </w:rPr>
        <w:t>)</w:t>
      </w:r>
      <w:r w:rsidR="00CD5E4E">
        <w:rPr>
          <w:rFonts w:ascii="Times New Roman" w:hAnsi="Times New Roman" w:cs="Times New Roman"/>
          <w:sz w:val="24"/>
          <w:szCs w:val="24"/>
        </w:rPr>
        <w:t>,</w:t>
      </w:r>
      <w:r w:rsidR="00AF7F76">
        <w:rPr>
          <w:rFonts w:ascii="Times New Roman" w:hAnsi="Times New Roman" w:cs="Times New Roman"/>
          <w:sz w:val="24"/>
          <w:szCs w:val="24"/>
        </w:rPr>
        <w:t xml:space="preserve"> </w:t>
      </w:r>
      <w:del w:id="25" w:author="ewarner" w:date="2014-07-15T14:51:00Z">
        <w:r w:rsidR="00CD5E4E" w:rsidDel="00337266">
          <w:rPr>
            <w:rFonts w:ascii="Times New Roman" w:hAnsi="Times New Roman" w:cs="Times New Roman"/>
            <w:sz w:val="24"/>
            <w:szCs w:val="24"/>
          </w:rPr>
          <w:delText xml:space="preserve"> </w:delText>
        </w:r>
      </w:del>
      <w:r w:rsidR="003F6D91">
        <w:rPr>
          <w:rFonts w:ascii="Times New Roman" w:hAnsi="Times New Roman" w:cs="Times New Roman"/>
          <w:sz w:val="24"/>
          <w:szCs w:val="24"/>
        </w:rPr>
        <w:t xml:space="preserve">geographical </w:t>
      </w:r>
      <w:r w:rsidR="00CD5E4E">
        <w:rPr>
          <w:rFonts w:ascii="Times New Roman" w:hAnsi="Times New Roman" w:cs="Times New Roman"/>
          <w:sz w:val="24"/>
          <w:szCs w:val="24"/>
        </w:rPr>
        <w:t xml:space="preserve">resolution of </w:t>
      </w:r>
      <w:del w:id="26" w:author="ewarner" w:date="2014-07-15T15:47:00Z">
        <w:r w:rsidR="00CD5E4E" w:rsidDel="00914496">
          <w:rPr>
            <w:rFonts w:ascii="Times New Roman" w:hAnsi="Times New Roman" w:cs="Times New Roman"/>
            <w:sz w:val="24"/>
            <w:szCs w:val="24"/>
          </w:rPr>
          <w:delText xml:space="preserve">water footprinting </w:delText>
        </w:r>
      </w:del>
      <w:r w:rsidR="00CD5E4E">
        <w:rPr>
          <w:rFonts w:ascii="Times New Roman" w:hAnsi="Times New Roman" w:cs="Times New Roman"/>
          <w:sz w:val="24"/>
          <w:szCs w:val="24"/>
        </w:rPr>
        <w:t>data,</w:t>
      </w:r>
      <w:r w:rsidR="00803E80">
        <w:rPr>
          <w:rFonts w:ascii="Times New Roman" w:hAnsi="Times New Roman" w:cs="Times New Roman"/>
          <w:sz w:val="24"/>
          <w:szCs w:val="24"/>
        </w:rPr>
        <w:t xml:space="preserve"> </w:t>
      </w:r>
      <w:ins w:id="27" w:author="ewarner" w:date="2014-07-15T15:47:00Z">
        <w:r>
          <w:rPr>
            <w:rFonts w:ascii="Times New Roman" w:hAnsi="Times New Roman" w:cs="Times New Roman"/>
            <w:sz w:val="24"/>
            <w:szCs w:val="24"/>
          </w:rPr>
          <w:t xml:space="preserve">consistent </w:t>
        </w:r>
      </w:ins>
      <w:r w:rsidR="00803E80">
        <w:rPr>
          <w:rFonts w:ascii="Times New Roman" w:hAnsi="Times New Roman" w:cs="Times New Roman"/>
          <w:sz w:val="24"/>
          <w:szCs w:val="24"/>
        </w:rPr>
        <w:t xml:space="preserve">representation of </w:t>
      </w:r>
      <w:r w:rsidR="00330825">
        <w:rPr>
          <w:rFonts w:ascii="Times New Roman" w:hAnsi="Times New Roman" w:cs="Times New Roman"/>
          <w:sz w:val="24"/>
          <w:szCs w:val="24"/>
        </w:rPr>
        <w:t>m</w:t>
      </w:r>
      <w:ins w:id="28" w:author="ewarner" w:date="2014-07-15T15:47:00Z">
        <w:r>
          <w:rPr>
            <w:rFonts w:ascii="Times New Roman" w:hAnsi="Times New Roman" w:cs="Times New Roman"/>
            <w:sz w:val="24"/>
            <w:szCs w:val="24"/>
          </w:rPr>
          <w:t xml:space="preserve">any </w:t>
        </w:r>
      </w:ins>
      <w:del w:id="29" w:author="ewarner" w:date="2014-07-15T15:47:00Z">
        <w:r w:rsidR="00330825" w:rsidDel="00914496">
          <w:rPr>
            <w:rFonts w:ascii="Times New Roman" w:hAnsi="Times New Roman" w:cs="Times New Roman"/>
            <w:sz w:val="24"/>
            <w:szCs w:val="24"/>
          </w:rPr>
          <w:delText xml:space="preserve">any </w:delText>
        </w:r>
        <w:r w:rsidR="00FD2585" w:rsidDel="00914496">
          <w:rPr>
            <w:rFonts w:ascii="Times New Roman" w:hAnsi="Times New Roman" w:cs="Times New Roman"/>
            <w:sz w:val="24"/>
            <w:szCs w:val="24"/>
          </w:rPr>
          <w:delText xml:space="preserve">agricultural </w:delText>
        </w:r>
      </w:del>
      <w:r w:rsidR="00FD2585">
        <w:rPr>
          <w:rFonts w:ascii="Times New Roman" w:hAnsi="Times New Roman" w:cs="Times New Roman"/>
          <w:sz w:val="24"/>
          <w:szCs w:val="24"/>
        </w:rPr>
        <w:t>feedstock</w:t>
      </w:r>
      <w:r w:rsidR="00803E80">
        <w:rPr>
          <w:rFonts w:ascii="Times New Roman" w:hAnsi="Times New Roman" w:cs="Times New Roman"/>
          <w:sz w:val="24"/>
          <w:szCs w:val="24"/>
        </w:rPr>
        <w:t>s</w:t>
      </w:r>
      <w:r w:rsidR="00330825">
        <w:rPr>
          <w:rFonts w:ascii="Times New Roman" w:hAnsi="Times New Roman" w:cs="Times New Roman"/>
          <w:sz w:val="24"/>
          <w:szCs w:val="24"/>
        </w:rPr>
        <w:t>,</w:t>
      </w:r>
      <w:r w:rsidR="00FD2585">
        <w:rPr>
          <w:rFonts w:ascii="Times New Roman" w:hAnsi="Times New Roman" w:cs="Times New Roman"/>
          <w:sz w:val="24"/>
          <w:szCs w:val="24"/>
        </w:rPr>
        <w:t xml:space="preserve"> and</w:t>
      </w:r>
      <w:r w:rsidR="00803E80">
        <w:rPr>
          <w:rFonts w:ascii="Times New Roman" w:hAnsi="Times New Roman" w:cs="Times New Roman"/>
          <w:sz w:val="24"/>
          <w:szCs w:val="24"/>
        </w:rPr>
        <w:t xml:space="preserve"> </w:t>
      </w:r>
      <w:r w:rsidR="000455E5">
        <w:rPr>
          <w:rFonts w:ascii="Times New Roman" w:hAnsi="Times New Roman" w:cs="Times New Roman"/>
          <w:sz w:val="24"/>
          <w:szCs w:val="24"/>
        </w:rPr>
        <w:t xml:space="preserve">flexibility </w:t>
      </w:r>
      <w:r w:rsidR="00803E80">
        <w:rPr>
          <w:rFonts w:ascii="Times New Roman" w:hAnsi="Times New Roman" w:cs="Times New Roman"/>
          <w:sz w:val="24"/>
          <w:szCs w:val="24"/>
        </w:rPr>
        <w:t>to</w:t>
      </w:r>
      <w:r w:rsidR="000455E5">
        <w:rPr>
          <w:rFonts w:ascii="Times New Roman" w:hAnsi="Times New Roman" w:cs="Times New Roman"/>
          <w:sz w:val="24"/>
          <w:szCs w:val="24"/>
        </w:rPr>
        <w:t xml:space="preserve"> </w:t>
      </w:r>
      <w:r w:rsidR="00803E80">
        <w:rPr>
          <w:rFonts w:ascii="Times New Roman" w:hAnsi="Times New Roman" w:cs="Times New Roman"/>
          <w:sz w:val="24"/>
          <w:szCs w:val="24"/>
        </w:rPr>
        <w:t>perform scenario analysis</w:t>
      </w:r>
      <w:r w:rsidR="002C588F">
        <w:rPr>
          <w:rFonts w:ascii="Times New Roman" w:hAnsi="Times New Roman" w:cs="Times New Roman"/>
          <w:sz w:val="24"/>
          <w:szCs w:val="24"/>
        </w:rPr>
        <w:t>.</w:t>
      </w:r>
      <w:r w:rsidR="00CD5E4E">
        <w:rPr>
          <w:rFonts w:ascii="Times New Roman" w:hAnsi="Times New Roman" w:cs="Times New Roman"/>
          <w:sz w:val="24"/>
          <w:szCs w:val="24"/>
        </w:rPr>
        <w:t xml:space="preserve"> </w:t>
      </w:r>
      <w:del w:id="30" w:author="ewarner" w:date="2014-07-15T15:34:00Z">
        <w:r w:rsidR="001E4280" w:rsidDel="00FD411A">
          <w:rPr>
            <w:rFonts w:ascii="Times New Roman" w:hAnsi="Times New Roman" w:cs="Times New Roman"/>
            <w:sz w:val="24"/>
            <w:szCs w:val="24"/>
          </w:rPr>
          <w:delText>W</w:delText>
        </w:r>
        <w:r w:rsidR="000455E5" w:rsidDel="00FD411A">
          <w:rPr>
            <w:rFonts w:ascii="Times New Roman" w:hAnsi="Times New Roman" w:cs="Times New Roman"/>
            <w:sz w:val="24"/>
            <w:szCs w:val="24"/>
          </w:rPr>
          <w:delText xml:space="preserve">e developed a </w:delText>
        </w:r>
        <w:r w:rsidR="002C588F" w:rsidDel="00FD411A">
          <w:rPr>
            <w:rFonts w:ascii="Times New Roman" w:hAnsi="Times New Roman" w:cs="Times New Roman"/>
            <w:sz w:val="24"/>
            <w:szCs w:val="24"/>
          </w:rPr>
          <w:delText>model</w:delText>
        </w:r>
        <w:r w:rsidR="00274FBD" w:rsidDel="00FD411A">
          <w:rPr>
            <w:rFonts w:ascii="Times New Roman" w:hAnsi="Times New Roman" w:cs="Times New Roman"/>
            <w:sz w:val="24"/>
            <w:szCs w:val="24"/>
          </w:rPr>
          <w:delText xml:space="preserve"> called BioSpatial H</w:delText>
        </w:r>
        <w:r w:rsidR="00274FBD" w:rsidRPr="00274FBD" w:rsidDel="00FD411A">
          <w:rPr>
            <w:rFonts w:ascii="Times New Roman" w:hAnsi="Times New Roman" w:cs="Times New Roman"/>
            <w:sz w:val="24"/>
            <w:szCs w:val="24"/>
            <w:vertAlign w:val="subscript"/>
          </w:rPr>
          <w:delText>2</w:delText>
        </w:r>
        <w:r w:rsidR="00274FBD" w:rsidDel="00FD411A">
          <w:rPr>
            <w:rFonts w:ascii="Times New Roman" w:hAnsi="Times New Roman" w:cs="Times New Roman"/>
            <w:sz w:val="24"/>
            <w:szCs w:val="24"/>
          </w:rPr>
          <w:delText>O</w:delText>
        </w:r>
        <w:r w:rsidR="002A0E52" w:rsidDel="00FD411A">
          <w:rPr>
            <w:rFonts w:ascii="Times New Roman" w:hAnsi="Times New Roman" w:cs="Times New Roman"/>
            <w:sz w:val="24"/>
            <w:szCs w:val="24"/>
          </w:rPr>
          <w:delText xml:space="preserve"> </w:delText>
        </w:r>
      </w:del>
      <w:del w:id="31" w:author="ewarner" w:date="2014-07-15T14:55:00Z">
        <w:r w:rsidR="00EF0A41" w:rsidDel="00337266">
          <w:rPr>
            <w:rFonts w:ascii="Times New Roman" w:hAnsi="Times New Roman" w:cs="Times New Roman"/>
            <w:sz w:val="24"/>
            <w:szCs w:val="24"/>
          </w:rPr>
          <w:delText>to</w:delText>
        </w:r>
      </w:del>
      <w:del w:id="32" w:author="ewarner" w:date="2014-07-15T15:35:00Z">
        <w:r w:rsidR="00EF0A41" w:rsidDel="00FD411A">
          <w:rPr>
            <w:rFonts w:ascii="Times New Roman" w:hAnsi="Times New Roman" w:cs="Times New Roman"/>
            <w:sz w:val="24"/>
            <w:szCs w:val="24"/>
          </w:rPr>
          <w:delText xml:space="preserve"> </w:delText>
        </w:r>
      </w:del>
      <w:del w:id="33" w:author="ewarner" w:date="2014-07-15T14:54:00Z">
        <w:r w:rsidR="00CD5E4E" w:rsidDel="00337266">
          <w:rPr>
            <w:rFonts w:ascii="Times New Roman" w:hAnsi="Times New Roman" w:cs="Times New Roman"/>
            <w:sz w:val="24"/>
            <w:szCs w:val="24"/>
          </w:rPr>
          <w:delText>address some of these limitations</w:delText>
        </w:r>
      </w:del>
      <w:del w:id="34" w:author="ewarner" w:date="2014-07-15T15:35:00Z">
        <w:r w:rsidR="00EF0A41" w:rsidDel="00FD411A">
          <w:rPr>
            <w:rFonts w:ascii="Times New Roman" w:hAnsi="Times New Roman" w:cs="Times New Roman"/>
            <w:sz w:val="24"/>
            <w:szCs w:val="24"/>
          </w:rPr>
          <w:delText>.</w:delText>
        </w:r>
      </w:del>
      <w:r w:rsidR="00EF0A41">
        <w:rPr>
          <w:rFonts w:ascii="Times New Roman" w:hAnsi="Times New Roman" w:cs="Times New Roman"/>
          <w:sz w:val="24"/>
          <w:szCs w:val="24"/>
        </w:rPr>
        <w:t xml:space="preserve"> </w:t>
      </w:r>
    </w:p>
    <w:p w:rsidR="00FD411A" w:rsidRDefault="00FD411A" w:rsidP="00FD411A">
      <w:pPr>
        <w:spacing w:line="480" w:lineRule="auto"/>
        <w:ind w:firstLine="720"/>
        <w:rPr>
          <w:ins w:id="35" w:author="ewarner" w:date="2014-07-15T15:35:00Z"/>
          <w:rFonts w:ascii="Times New Roman" w:hAnsi="Times New Roman" w:cs="Times New Roman"/>
          <w:sz w:val="24"/>
          <w:szCs w:val="24"/>
        </w:rPr>
      </w:pPr>
      <w:ins w:id="36" w:author="ewarner" w:date="2014-07-15T15:34:00Z">
        <w:r>
          <w:rPr>
            <w:rFonts w:ascii="Times New Roman" w:hAnsi="Times New Roman" w:cs="Times New Roman"/>
            <w:sz w:val="24"/>
            <w:szCs w:val="24"/>
          </w:rPr>
          <w:t>W</w:t>
        </w:r>
        <w:r w:rsidR="00914496">
          <w:rPr>
            <w:rFonts w:ascii="Times New Roman" w:hAnsi="Times New Roman" w:cs="Times New Roman"/>
            <w:sz w:val="24"/>
            <w:szCs w:val="24"/>
          </w:rPr>
          <w:t>e developed a</w:t>
        </w:r>
      </w:ins>
      <w:ins w:id="37" w:author="ewarner" w:date="2014-07-15T15:49:00Z">
        <w:r w:rsidR="00914496">
          <w:rPr>
            <w:rFonts w:ascii="Times New Roman" w:hAnsi="Times New Roman" w:cs="Times New Roman"/>
            <w:sz w:val="24"/>
            <w:szCs w:val="24"/>
          </w:rPr>
          <w:t xml:space="preserve"> </w:t>
        </w:r>
      </w:ins>
      <w:ins w:id="38" w:author="ewarner" w:date="2014-07-15T15:34:00Z">
        <w:r>
          <w:rPr>
            <w:rFonts w:ascii="Times New Roman" w:hAnsi="Times New Roman" w:cs="Times New Roman"/>
            <w:sz w:val="24"/>
            <w:szCs w:val="24"/>
          </w:rPr>
          <w:t>model called 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O</w:t>
        </w:r>
      </w:ins>
      <w:ins w:id="39" w:author="ewarner" w:date="2014-07-15T15:40:00Z">
        <w:r>
          <w:rPr>
            <w:rFonts w:ascii="Times New Roman" w:hAnsi="Times New Roman" w:cs="Times New Roman"/>
            <w:sz w:val="24"/>
            <w:szCs w:val="24"/>
          </w:rPr>
          <w:t xml:space="preserve"> </w:t>
        </w:r>
      </w:ins>
      <w:ins w:id="40" w:author="ewarner" w:date="2014-07-15T15:50:00Z">
        <w:r w:rsidR="00914496">
          <w:rPr>
            <w:rFonts w:ascii="Times New Roman" w:hAnsi="Times New Roman" w:cs="Times New Roman"/>
            <w:sz w:val="24"/>
            <w:szCs w:val="24"/>
          </w:rPr>
          <w:t>using a</w:t>
        </w:r>
      </w:ins>
      <w:ins w:id="41" w:author="ewarner" w:date="2014-07-15T15:40:00Z">
        <w:r>
          <w:rPr>
            <w:rFonts w:ascii="Times New Roman" w:hAnsi="Times New Roman" w:cs="Times New Roman"/>
            <w:sz w:val="24"/>
            <w:szCs w:val="24"/>
          </w:rPr>
          <w:t xml:space="preserve"> flexible modeling and database framework </w:t>
        </w:r>
      </w:ins>
      <w:ins w:id="42" w:author="ewarner" w:date="2014-07-15T15:50:00Z">
        <w:r w:rsidR="00914496">
          <w:rPr>
            <w:rFonts w:ascii="Times New Roman" w:hAnsi="Times New Roman" w:cs="Times New Roman"/>
            <w:sz w:val="24"/>
            <w:szCs w:val="24"/>
          </w:rPr>
          <w:t xml:space="preserve">that </w:t>
        </w:r>
      </w:ins>
      <w:ins w:id="43" w:author="ewarner" w:date="2014-07-15T15:40:00Z">
        <w:r>
          <w:rPr>
            <w:rFonts w:ascii="Times New Roman" w:hAnsi="Times New Roman" w:cs="Times New Roman"/>
            <w:sz w:val="24"/>
            <w:szCs w:val="24"/>
          </w:rPr>
          <w:t>could be used to</w:t>
        </w:r>
      </w:ins>
      <w:ins w:id="44" w:author="ewarner" w:date="2014-07-15T15:41:00Z">
        <w:r>
          <w:rPr>
            <w:rFonts w:ascii="Times New Roman" w:hAnsi="Times New Roman" w:cs="Times New Roman"/>
            <w:sz w:val="24"/>
            <w:szCs w:val="24"/>
          </w:rPr>
          <w:t xml:space="preserve"> </w:t>
        </w:r>
      </w:ins>
      <w:ins w:id="45" w:author="ewarner" w:date="2014-07-15T15:49:00Z">
        <w:r w:rsidR="00914496">
          <w:rPr>
            <w:rFonts w:ascii="Times New Roman" w:hAnsi="Times New Roman" w:cs="Times New Roman"/>
            <w:sz w:val="24"/>
            <w:szCs w:val="24"/>
          </w:rPr>
          <w:t xml:space="preserve">consistently </w:t>
        </w:r>
      </w:ins>
      <w:ins w:id="46" w:author="ewarner" w:date="2014-07-15T15:41:00Z">
        <w:r>
          <w:rPr>
            <w:rFonts w:ascii="Times New Roman" w:hAnsi="Times New Roman" w:cs="Times New Roman"/>
            <w:sz w:val="24"/>
            <w:szCs w:val="24"/>
          </w:rPr>
          <w:t>evaluate the water footprints of multiple biomass feedstocks at high geo-spatial resolutions</w:t>
        </w:r>
      </w:ins>
      <w:ins w:id="47" w:author="ewarner" w:date="2014-07-15T15:49:00Z">
        <w:r w:rsidR="00914496">
          <w:rPr>
            <w:rFonts w:ascii="Times New Roman" w:hAnsi="Times New Roman" w:cs="Times New Roman"/>
            <w:sz w:val="24"/>
            <w:szCs w:val="24"/>
          </w:rPr>
          <w:t xml:space="preserve"> under alternative scenarios</w:t>
        </w:r>
      </w:ins>
      <w:ins w:id="48" w:author="ewarner" w:date="2014-07-15T15:41:00Z">
        <w:r>
          <w:rPr>
            <w:rFonts w:ascii="Times New Roman" w:hAnsi="Times New Roman" w:cs="Times New Roman"/>
            <w:sz w:val="24"/>
            <w:szCs w:val="24"/>
          </w:rPr>
          <w:t>.</w:t>
        </w:r>
      </w:ins>
      <w:ins w:id="49" w:author="ewarner" w:date="2014-07-15T15:34:00Z">
        <w:r w:rsidDel="00FD411A">
          <w:rPr>
            <w:rFonts w:ascii="Times New Roman" w:hAnsi="Times New Roman" w:cs="Times New Roman"/>
            <w:sz w:val="24"/>
            <w:szCs w:val="24"/>
          </w:rPr>
          <w:t xml:space="preserve"> </w:t>
        </w:r>
      </w:ins>
      <w:ins w:id="50" w:author="ewarner" w:date="2014-07-15T15:41:00Z">
        <w:r>
          <w:rPr>
            <w:rFonts w:ascii="Times New Roman" w:hAnsi="Times New Roman" w:cs="Times New Roman"/>
            <w:sz w:val="24"/>
            <w:szCs w:val="24"/>
          </w:rPr>
          <w:t>BioSpatial H</w:t>
        </w:r>
        <w:r w:rsidR="00391FE7" w:rsidRPr="00391FE7">
          <w:rPr>
            <w:rFonts w:ascii="Times New Roman" w:hAnsi="Times New Roman" w:cs="Times New Roman"/>
            <w:sz w:val="24"/>
            <w:szCs w:val="24"/>
            <w:vertAlign w:val="subscript"/>
            <w:rPrChange w:id="51" w:author="ewarner" w:date="2014-07-15T15:42:00Z">
              <w:rPr>
                <w:rFonts w:ascii="Times New Roman" w:hAnsi="Times New Roman" w:cs="Times New Roman"/>
                <w:sz w:val="24"/>
                <w:szCs w:val="24"/>
              </w:rPr>
            </w:rPrChange>
          </w:rPr>
          <w:t>2</w:t>
        </w:r>
        <w:r>
          <w:rPr>
            <w:rFonts w:ascii="Times New Roman" w:hAnsi="Times New Roman" w:cs="Times New Roman"/>
            <w:sz w:val="24"/>
            <w:szCs w:val="24"/>
          </w:rPr>
          <w:t>O</w:t>
        </w:r>
      </w:ins>
      <w:ins w:id="52" w:author="ewarner" w:date="2014-07-15T15:34:00Z">
        <w:r>
          <w:rPr>
            <w:rFonts w:ascii="Times New Roman" w:hAnsi="Times New Roman" w:cs="Times New Roman"/>
            <w:sz w:val="24"/>
            <w:szCs w:val="24"/>
          </w:rPr>
          <w:t xml:space="preserve"> uses </w:t>
        </w:r>
      </w:ins>
      <w:del w:id="53" w:author="ewarner" w:date="2014-07-15T15:34:00Z">
        <w:r w:rsidR="00C42A81" w:rsidDel="00FD411A">
          <w:rPr>
            <w:rFonts w:ascii="Times New Roman" w:hAnsi="Times New Roman" w:cs="Times New Roman"/>
            <w:sz w:val="24"/>
            <w:szCs w:val="24"/>
          </w:rPr>
          <w:delText>BioSpatial H</w:delText>
        </w:r>
        <w:r w:rsidR="00C42A81" w:rsidRPr="00274FBD" w:rsidDel="00FD411A">
          <w:rPr>
            <w:rFonts w:ascii="Times New Roman" w:hAnsi="Times New Roman" w:cs="Times New Roman"/>
            <w:sz w:val="24"/>
            <w:szCs w:val="24"/>
            <w:vertAlign w:val="subscript"/>
          </w:rPr>
          <w:delText>2</w:delText>
        </w:r>
        <w:r w:rsidR="00C42A81" w:rsidDel="00FD411A">
          <w:rPr>
            <w:rFonts w:ascii="Times New Roman" w:hAnsi="Times New Roman" w:cs="Times New Roman"/>
            <w:sz w:val="24"/>
            <w:szCs w:val="24"/>
          </w:rPr>
          <w:delText xml:space="preserve">O </w:delText>
        </w:r>
        <w:r w:rsidR="00EC7184" w:rsidDel="00FD411A">
          <w:rPr>
            <w:rFonts w:ascii="Times New Roman" w:hAnsi="Times New Roman" w:cs="Times New Roman"/>
            <w:sz w:val="24"/>
            <w:szCs w:val="24"/>
          </w:rPr>
          <w:delText xml:space="preserve">uses </w:delText>
        </w:r>
      </w:del>
      <w:r w:rsidR="00EC7184">
        <w:rPr>
          <w:rFonts w:ascii="Times New Roman" w:hAnsi="Times New Roman" w:cs="Times New Roman"/>
          <w:sz w:val="24"/>
          <w:szCs w:val="24"/>
        </w:rPr>
        <w:t xml:space="preserve">the Penman-Monteith approach to calculate </w:t>
      </w:r>
      <w:r w:rsidR="00C20AAE">
        <w:rPr>
          <w:rFonts w:ascii="Times New Roman" w:hAnsi="Times New Roman" w:cs="Times New Roman"/>
          <w:sz w:val="24"/>
          <w:szCs w:val="24"/>
        </w:rPr>
        <w:t xml:space="preserve">a complete </w:t>
      </w:r>
      <w:r w:rsidR="00EC7184">
        <w:rPr>
          <w:rFonts w:ascii="Times New Roman" w:hAnsi="Times New Roman" w:cs="Times New Roman"/>
          <w:sz w:val="24"/>
          <w:szCs w:val="24"/>
        </w:rPr>
        <w:t xml:space="preserve">water footprint. </w:t>
      </w:r>
      <w:r w:rsidR="00C20AAE">
        <w:rPr>
          <w:rFonts w:ascii="Times New Roman" w:hAnsi="Times New Roman" w:cs="Times New Roman"/>
          <w:sz w:val="24"/>
          <w:szCs w:val="24"/>
        </w:rPr>
        <w:lastRenderedPageBreak/>
        <w:t>BioSpatial H</w:t>
      </w:r>
      <w:r w:rsidR="00C20AAE" w:rsidRPr="00096D65">
        <w:rPr>
          <w:rFonts w:ascii="Times New Roman" w:hAnsi="Times New Roman" w:cs="Times New Roman"/>
          <w:sz w:val="24"/>
          <w:szCs w:val="24"/>
          <w:vertAlign w:val="subscript"/>
        </w:rPr>
        <w:t>2</w:t>
      </w:r>
      <w:r w:rsidR="00C20AAE">
        <w:rPr>
          <w:rFonts w:ascii="Times New Roman" w:hAnsi="Times New Roman" w:cs="Times New Roman"/>
          <w:sz w:val="24"/>
          <w:szCs w:val="24"/>
        </w:rPr>
        <w:t xml:space="preserve">O </w:t>
      </w:r>
      <w:del w:id="54" w:author="ewarner" w:date="2014-07-15T15:33:00Z">
        <w:r w:rsidR="00C20AAE" w:rsidDel="00FD411A">
          <w:rPr>
            <w:rFonts w:ascii="Times New Roman" w:hAnsi="Times New Roman" w:cs="Times New Roman"/>
            <w:sz w:val="24"/>
            <w:szCs w:val="24"/>
          </w:rPr>
          <w:delText xml:space="preserve">is unique in </w:delText>
        </w:r>
        <w:r w:rsidR="00AF7F76" w:rsidDel="00FD411A">
          <w:rPr>
            <w:rFonts w:ascii="Times New Roman" w:hAnsi="Times New Roman" w:cs="Times New Roman"/>
            <w:sz w:val="24"/>
            <w:szCs w:val="24"/>
          </w:rPr>
          <w:delText>its</w:delText>
        </w:r>
        <w:r w:rsidR="00274FBD" w:rsidDel="00FD411A">
          <w:rPr>
            <w:rFonts w:ascii="Times New Roman" w:hAnsi="Times New Roman" w:cs="Times New Roman"/>
            <w:sz w:val="24"/>
            <w:szCs w:val="24"/>
          </w:rPr>
          <w:delText xml:space="preserve"> </w:delText>
        </w:r>
      </w:del>
      <w:r w:rsidR="00EC7184">
        <w:rPr>
          <w:rFonts w:ascii="Times New Roman" w:hAnsi="Times New Roman" w:cs="Times New Roman"/>
          <w:sz w:val="24"/>
          <w:szCs w:val="24"/>
        </w:rPr>
        <w:t>link</w:t>
      </w:r>
      <w:r w:rsidR="00274FBD">
        <w:rPr>
          <w:rFonts w:ascii="Times New Roman" w:hAnsi="Times New Roman" w:cs="Times New Roman"/>
          <w:sz w:val="24"/>
          <w:szCs w:val="24"/>
        </w:rPr>
        <w:t>s</w:t>
      </w:r>
      <w:r w:rsidR="00EC7184">
        <w:rPr>
          <w:rFonts w:ascii="Times New Roman" w:hAnsi="Times New Roman" w:cs="Times New Roman"/>
          <w:sz w:val="24"/>
          <w:szCs w:val="24"/>
        </w:rPr>
        <w:t xml:space="preserve"> to a</w:t>
      </w:r>
      <w:ins w:id="55" w:author="ewarner" w:date="2014-07-15T15:36:00Z">
        <w:r>
          <w:rPr>
            <w:rFonts w:ascii="Times New Roman" w:hAnsi="Times New Roman" w:cs="Times New Roman"/>
            <w:sz w:val="24"/>
            <w:szCs w:val="24"/>
          </w:rPr>
          <w:t xml:space="preserve"> unique</w:t>
        </w:r>
      </w:ins>
      <w:r w:rsidR="00EC7184">
        <w:rPr>
          <w:rFonts w:ascii="Times New Roman" w:hAnsi="Times New Roman" w:cs="Times New Roman"/>
          <w:sz w:val="24"/>
          <w:szCs w:val="24"/>
        </w:rPr>
        <w:t xml:space="preserve"> </w:t>
      </w:r>
      <w:r w:rsidR="00EF0A41">
        <w:rPr>
          <w:rFonts w:ascii="Times New Roman" w:hAnsi="Times New Roman" w:cs="Times New Roman"/>
          <w:sz w:val="24"/>
          <w:szCs w:val="24"/>
        </w:rPr>
        <w:t>database composed of</w:t>
      </w:r>
      <w:r w:rsidR="00EC7184">
        <w:rPr>
          <w:rFonts w:ascii="Times New Roman" w:hAnsi="Times New Roman" w:cs="Times New Roman"/>
          <w:sz w:val="24"/>
          <w:szCs w:val="24"/>
        </w:rPr>
        <w:t xml:space="preserve"> </w:t>
      </w:r>
      <w:r w:rsidR="005F283C">
        <w:rPr>
          <w:rFonts w:ascii="Times New Roman" w:hAnsi="Times New Roman" w:cs="Times New Roman"/>
          <w:sz w:val="24"/>
          <w:szCs w:val="24"/>
        </w:rPr>
        <w:t xml:space="preserve">annual </w:t>
      </w:r>
      <w:r w:rsidR="00EC7184">
        <w:rPr>
          <w:rFonts w:ascii="Times New Roman" w:hAnsi="Times New Roman" w:cs="Times New Roman"/>
          <w:sz w:val="24"/>
          <w:szCs w:val="24"/>
        </w:rPr>
        <w:t xml:space="preserve">spatial </w:t>
      </w:r>
      <w:r w:rsidR="00C20AAE">
        <w:rPr>
          <w:rFonts w:ascii="Times New Roman" w:hAnsi="Times New Roman" w:cs="Times New Roman"/>
          <w:sz w:val="24"/>
          <w:szCs w:val="24"/>
        </w:rPr>
        <w:t>explicit</w:t>
      </w:r>
      <w:r w:rsidR="00EC7184">
        <w:rPr>
          <w:rFonts w:ascii="Times New Roman" w:hAnsi="Times New Roman" w:cs="Times New Roman"/>
          <w:sz w:val="24"/>
          <w:szCs w:val="24"/>
        </w:rPr>
        <w:t xml:space="preserve"> </w:t>
      </w:r>
      <w:r w:rsidR="00EF0A41">
        <w:rPr>
          <w:rFonts w:ascii="Times New Roman" w:hAnsi="Times New Roman" w:cs="Times New Roman"/>
          <w:sz w:val="24"/>
          <w:szCs w:val="24"/>
        </w:rPr>
        <w:t>climate</w:t>
      </w:r>
      <w:r w:rsidR="002C588F">
        <w:rPr>
          <w:rFonts w:ascii="Times New Roman" w:hAnsi="Times New Roman" w:cs="Times New Roman"/>
          <w:sz w:val="24"/>
          <w:szCs w:val="24"/>
        </w:rPr>
        <w:t>, soil</w:t>
      </w:r>
      <w:r w:rsidR="00272B64">
        <w:rPr>
          <w:rFonts w:ascii="Times New Roman" w:hAnsi="Times New Roman" w:cs="Times New Roman"/>
          <w:sz w:val="24"/>
          <w:szCs w:val="24"/>
        </w:rPr>
        <w:t>,</w:t>
      </w:r>
      <w:r w:rsidR="002C588F">
        <w:rPr>
          <w:rFonts w:ascii="Times New Roman" w:hAnsi="Times New Roman" w:cs="Times New Roman"/>
          <w:sz w:val="24"/>
          <w:szCs w:val="24"/>
        </w:rPr>
        <w:t xml:space="preserve"> and plant physiological</w:t>
      </w:r>
      <w:r w:rsidR="00EF0A41">
        <w:rPr>
          <w:rFonts w:ascii="Times New Roman" w:hAnsi="Times New Roman" w:cs="Times New Roman"/>
          <w:sz w:val="24"/>
          <w:szCs w:val="24"/>
        </w:rPr>
        <w:t xml:space="preserve"> data</w:t>
      </w:r>
      <w:r w:rsidR="00CD5E4E">
        <w:rPr>
          <w:rFonts w:ascii="Times New Roman" w:hAnsi="Times New Roman" w:cs="Times New Roman"/>
          <w:sz w:val="24"/>
          <w:szCs w:val="24"/>
        </w:rPr>
        <w:t xml:space="preserve"> used to estimate annual crop water requirements</w:t>
      </w:r>
      <w:r w:rsidR="00EF0A41">
        <w:rPr>
          <w:rFonts w:ascii="Times New Roman" w:hAnsi="Times New Roman" w:cs="Times New Roman"/>
          <w:sz w:val="24"/>
          <w:szCs w:val="24"/>
        </w:rPr>
        <w:t>.</w:t>
      </w:r>
      <w:del w:id="56" w:author="ewarner" w:date="2014-07-15T15:42:00Z">
        <w:r w:rsidR="00330825" w:rsidDel="00FD411A">
          <w:rPr>
            <w:rFonts w:ascii="Times New Roman" w:hAnsi="Times New Roman" w:cs="Times New Roman"/>
            <w:sz w:val="24"/>
            <w:szCs w:val="24"/>
          </w:rPr>
          <w:delText xml:space="preserve"> </w:delText>
        </w:r>
      </w:del>
    </w:p>
    <w:p w:rsidR="00B66636" w:rsidRPr="000E154D" w:rsidRDefault="00FD411A" w:rsidP="000E154D">
      <w:pPr>
        <w:spacing w:line="480" w:lineRule="auto"/>
        <w:ind w:firstLine="720"/>
        <w:rPr>
          <w:rFonts w:ascii="Times New Roman" w:hAnsi="Times New Roman" w:cs="Times New Roman"/>
          <w:sz w:val="24"/>
          <w:szCs w:val="24"/>
        </w:rPr>
      </w:pPr>
      <w:ins w:id="57" w:author="ewarner" w:date="2014-07-15T15:34:00Z">
        <w:r>
          <w:rPr>
            <w:rFonts w:ascii="Times New Roman" w:hAnsi="Times New Roman" w:cs="Times New Roman"/>
            <w:sz w:val="24"/>
            <w:szCs w:val="24"/>
          </w:rPr>
          <w:t xml:space="preserve"> </w:t>
        </w:r>
      </w:ins>
      <w:r w:rsidR="00EC7184">
        <w:rPr>
          <w:rFonts w:ascii="Times New Roman" w:hAnsi="Times New Roman" w:cs="Times New Roman"/>
          <w:sz w:val="24"/>
          <w:szCs w:val="24"/>
        </w:rPr>
        <w:t xml:space="preserve">In this paper we present </w:t>
      </w:r>
      <w:ins w:id="58" w:author="ewarner" w:date="2014-07-15T15:50:00Z">
        <w:r w:rsidR="00914496">
          <w:rPr>
            <w:rFonts w:ascii="Times New Roman" w:hAnsi="Times New Roman" w:cs="Times New Roman"/>
            <w:sz w:val="24"/>
            <w:szCs w:val="24"/>
          </w:rPr>
          <w:t xml:space="preserve">a proof of </w:t>
        </w:r>
      </w:ins>
      <w:del w:id="59" w:author="ewarner" w:date="2014-07-15T15:50:00Z">
        <w:r w:rsidR="00EC7184" w:rsidDel="00914496">
          <w:rPr>
            <w:rFonts w:ascii="Times New Roman" w:hAnsi="Times New Roman" w:cs="Times New Roman"/>
            <w:sz w:val="24"/>
            <w:szCs w:val="24"/>
          </w:rPr>
          <w:delText xml:space="preserve">the </w:delText>
        </w:r>
      </w:del>
      <w:r w:rsidR="00EC7184">
        <w:rPr>
          <w:rFonts w:ascii="Times New Roman" w:hAnsi="Times New Roman" w:cs="Times New Roman"/>
          <w:sz w:val="24"/>
          <w:szCs w:val="24"/>
        </w:rPr>
        <w:t>model</w:t>
      </w:r>
      <w:r w:rsidR="00274FBD">
        <w:rPr>
          <w:rFonts w:ascii="Times New Roman" w:hAnsi="Times New Roman" w:cs="Times New Roman"/>
          <w:sz w:val="24"/>
          <w:szCs w:val="24"/>
        </w:rPr>
        <w:t xml:space="preserve">ing </w:t>
      </w:r>
      <w:ins w:id="60" w:author="ewarner" w:date="2014-07-15T15:50:00Z">
        <w:r w:rsidR="00914496">
          <w:rPr>
            <w:rFonts w:ascii="Times New Roman" w:hAnsi="Times New Roman" w:cs="Times New Roman"/>
            <w:sz w:val="24"/>
            <w:szCs w:val="24"/>
          </w:rPr>
          <w:t>concept</w:t>
        </w:r>
      </w:ins>
      <w:del w:id="61" w:author="ewarner" w:date="2014-07-15T15:50:00Z">
        <w:r w:rsidR="00274FBD" w:rsidDel="00914496">
          <w:rPr>
            <w:rFonts w:ascii="Times New Roman" w:hAnsi="Times New Roman" w:cs="Times New Roman"/>
            <w:sz w:val="24"/>
            <w:szCs w:val="24"/>
          </w:rPr>
          <w:delText>approach</w:delText>
        </w:r>
      </w:del>
      <w:r w:rsidR="00EC7184">
        <w:rPr>
          <w:rFonts w:ascii="Times New Roman" w:hAnsi="Times New Roman" w:cs="Times New Roman"/>
          <w:sz w:val="24"/>
          <w:szCs w:val="24"/>
        </w:rPr>
        <w:t xml:space="preserve"> </w:t>
      </w:r>
      <w:r w:rsidR="005F283C">
        <w:rPr>
          <w:rFonts w:ascii="Times New Roman" w:hAnsi="Times New Roman" w:cs="Times New Roman"/>
          <w:sz w:val="24"/>
          <w:szCs w:val="24"/>
        </w:rPr>
        <w:t>and</w:t>
      </w:r>
      <w:r w:rsidR="00EC7184">
        <w:rPr>
          <w:rFonts w:ascii="Times New Roman" w:hAnsi="Times New Roman" w:cs="Times New Roman"/>
          <w:sz w:val="24"/>
          <w:szCs w:val="24"/>
        </w:rPr>
        <w:t xml:space="preserve"> illustrative results using </w:t>
      </w:r>
      <w:r w:rsidR="00330825">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330825">
        <w:rPr>
          <w:rFonts w:ascii="Times New Roman" w:hAnsi="Times New Roman" w:cs="Times New Roman"/>
          <w:sz w:val="24"/>
          <w:szCs w:val="24"/>
        </w:rPr>
        <w:t xml:space="preserve"> a</w:t>
      </w:r>
      <w:r w:rsidR="001E4280">
        <w:rPr>
          <w:rFonts w:ascii="Times New Roman" w:hAnsi="Times New Roman" w:cs="Times New Roman"/>
          <w:sz w:val="24"/>
          <w:szCs w:val="24"/>
        </w:rPr>
        <w:t xml:space="preserve">nd soybeans </w:t>
      </w:r>
      <w:ins w:id="62" w:author="ewarner" w:date="2014-07-15T15:42:00Z">
        <w:r w:rsidR="00914496">
          <w:rPr>
            <w:rFonts w:ascii="Times New Roman" w:hAnsi="Times New Roman" w:cs="Times New Roman"/>
            <w:sz w:val="24"/>
            <w:szCs w:val="24"/>
          </w:rPr>
          <w:t xml:space="preserve">under current conditions </w:t>
        </w:r>
      </w:ins>
      <w:r w:rsidR="001E4280">
        <w:rPr>
          <w:rFonts w:ascii="Times New Roman" w:hAnsi="Times New Roman" w:cs="Times New Roman"/>
          <w:sz w:val="24"/>
          <w:szCs w:val="24"/>
        </w:rPr>
        <w:t>as example</w:t>
      </w:r>
      <w:r w:rsidR="00C20AAE">
        <w:rPr>
          <w:rFonts w:ascii="Times New Roman" w:hAnsi="Times New Roman" w:cs="Times New Roman"/>
          <w:sz w:val="24"/>
          <w:szCs w:val="24"/>
        </w:rPr>
        <w:t>s of</w:t>
      </w:r>
      <w:r w:rsidR="001E4280">
        <w:rPr>
          <w:rFonts w:ascii="Times New Roman" w:hAnsi="Times New Roman" w:cs="Times New Roman"/>
          <w:sz w:val="24"/>
          <w:szCs w:val="24"/>
        </w:rPr>
        <w:t xml:space="preserve"> </w:t>
      </w:r>
      <w:r w:rsidR="00C20AAE">
        <w:rPr>
          <w:rFonts w:ascii="Times New Roman" w:hAnsi="Times New Roman" w:cs="Times New Roman"/>
          <w:sz w:val="24"/>
          <w:szCs w:val="24"/>
        </w:rPr>
        <w:t xml:space="preserve">current </w:t>
      </w:r>
      <w:r w:rsidR="001E4280">
        <w:rPr>
          <w:rFonts w:ascii="Times New Roman" w:hAnsi="Times New Roman" w:cs="Times New Roman"/>
          <w:sz w:val="24"/>
          <w:szCs w:val="24"/>
        </w:rPr>
        <w:t>biofuel crops</w:t>
      </w:r>
      <w:r w:rsidR="00EC7184">
        <w:rPr>
          <w:rFonts w:ascii="Times New Roman" w:hAnsi="Times New Roman" w:cs="Times New Roman"/>
          <w:sz w:val="24"/>
          <w:szCs w:val="24"/>
        </w:rPr>
        <w:t xml:space="preserve">. </w:t>
      </w:r>
      <w:r w:rsidR="005F283C">
        <w:rPr>
          <w:rFonts w:ascii="Times New Roman" w:hAnsi="Times New Roman" w:cs="Times New Roman"/>
          <w:sz w:val="24"/>
          <w:szCs w:val="24"/>
        </w:rPr>
        <w:t xml:space="preserve">Estimated green water footprints </w:t>
      </w:r>
      <w:r w:rsidR="00EC7184">
        <w:rPr>
          <w:rFonts w:ascii="Times New Roman" w:hAnsi="Times New Roman" w:cs="Times New Roman"/>
          <w:sz w:val="24"/>
          <w:szCs w:val="24"/>
        </w:rPr>
        <w:t xml:space="preserve">are comparable to other modeled </w:t>
      </w:r>
      <w:r w:rsidR="006B4E0A">
        <w:rPr>
          <w:rFonts w:ascii="Times New Roman" w:hAnsi="Times New Roman" w:cs="Times New Roman"/>
          <w:sz w:val="24"/>
          <w:szCs w:val="24"/>
        </w:rPr>
        <w:t>results, suggest</w:t>
      </w:r>
      <w:r w:rsidR="005F283C">
        <w:rPr>
          <w:rFonts w:ascii="Times New Roman" w:hAnsi="Times New Roman" w:cs="Times New Roman"/>
          <w:sz w:val="24"/>
          <w:szCs w:val="24"/>
        </w:rPr>
        <w:t>ing</w:t>
      </w:r>
      <w:r w:rsidR="006B4E0A">
        <w:rPr>
          <w:rFonts w:ascii="Times New Roman" w:hAnsi="Times New Roman" w:cs="Times New Roman"/>
          <w:sz w:val="24"/>
          <w:szCs w:val="24"/>
        </w:rPr>
        <w:t xml:space="preserve"> </w:t>
      </w:r>
      <w:ins w:id="63" w:author="ewarner" w:date="2014-07-15T15:43:00Z">
        <w:r w:rsidR="00914496">
          <w:rPr>
            <w:rFonts w:ascii="Times New Roman" w:hAnsi="Times New Roman" w:cs="Times New Roman"/>
            <w:sz w:val="24"/>
            <w:szCs w:val="24"/>
          </w:rPr>
          <w:t>Bio</w:t>
        </w:r>
      </w:ins>
      <w:r w:rsidR="00C42A81">
        <w:rPr>
          <w:rFonts w:ascii="Times New Roman" w:hAnsi="Times New Roman" w:cs="Times New Roman"/>
          <w:sz w:val="24"/>
          <w:szCs w:val="24"/>
        </w:rPr>
        <w:t>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6B4E0A">
        <w:rPr>
          <w:rFonts w:ascii="Times New Roman" w:hAnsi="Times New Roman" w:cs="Times New Roman"/>
          <w:sz w:val="24"/>
          <w:szCs w:val="24"/>
        </w:rPr>
        <w:t>is computationally sound.</w:t>
      </w:r>
      <w:r w:rsidR="00C20AAE">
        <w:rPr>
          <w:rFonts w:ascii="Times New Roman" w:hAnsi="Times New Roman" w:cs="Times New Roman"/>
          <w:sz w:val="24"/>
          <w:szCs w:val="24"/>
        </w:rPr>
        <w:t xml:space="preserve"> </w:t>
      </w:r>
      <w:del w:id="64" w:author="ewarner" w:date="2014-07-15T15:51:00Z">
        <w:r w:rsidR="005F283C" w:rsidDel="00914496">
          <w:rPr>
            <w:rFonts w:ascii="Times New Roman" w:hAnsi="Times New Roman" w:cs="Times New Roman"/>
            <w:sz w:val="24"/>
            <w:szCs w:val="24"/>
          </w:rPr>
          <w:delText>The database</w:delText>
        </w:r>
      </w:del>
      <w:ins w:id="65" w:author="ewarner" w:date="2014-07-15T15:51:00Z">
        <w:r w:rsidR="00914496">
          <w:rPr>
            <w:rFonts w:ascii="Times New Roman" w:hAnsi="Times New Roman" w:cs="Times New Roman"/>
            <w:sz w:val="24"/>
            <w:szCs w:val="24"/>
          </w:rPr>
          <w:t>BioSpatial H</w:t>
        </w:r>
        <w:r w:rsidR="00391FE7" w:rsidRPr="00391FE7">
          <w:rPr>
            <w:rFonts w:ascii="Times New Roman" w:hAnsi="Times New Roman" w:cs="Times New Roman"/>
            <w:sz w:val="24"/>
            <w:szCs w:val="24"/>
            <w:vertAlign w:val="subscript"/>
            <w:rPrChange w:id="66" w:author="ewarner" w:date="2014-07-15T15:51:00Z">
              <w:rPr>
                <w:rFonts w:ascii="Times New Roman" w:hAnsi="Times New Roman" w:cs="Times New Roman"/>
                <w:sz w:val="24"/>
                <w:szCs w:val="24"/>
              </w:rPr>
            </w:rPrChange>
          </w:rPr>
          <w:t>2</w:t>
        </w:r>
        <w:r w:rsidR="00914496">
          <w:rPr>
            <w:rFonts w:ascii="Times New Roman" w:hAnsi="Times New Roman" w:cs="Times New Roman"/>
            <w:sz w:val="24"/>
            <w:szCs w:val="24"/>
          </w:rPr>
          <w:t>O</w:t>
        </w:r>
      </w:ins>
      <w:ins w:id="67" w:author="ewarner" w:date="2014-07-15T15:38:00Z">
        <w:r>
          <w:rPr>
            <w:rFonts w:ascii="Times New Roman" w:hAnsi="Times New Roman" w:cs="Times New Roman"/>
            <w:sz w:val="24"/>
            <w:szCs w:val="24"/>
          </w:rPr>
          <w:t xml:space="preserve"> </w:t>
        </w:r>
      </w:ins>
      <w:ins w:id="68" w:author="ewarner" w:date="2014-07-15T15:54:00Z">
        <w:r w:rsidR="00D41D59">
          <w:rPr>
            <w:rFonts w:ascii="Times New Roman" w:hAnsi="Times New Roman" w:cs="Times New Roman"/>
            <w:sz w:val="24"/>
            <w:szCs w:val="24"/>
          </w:rPr>
          <w:t xml:space="preserve">has the flexibility to </w:t>
        </w:r>
      </w:ins>
      <w:ins w:id="69" w:author="ewarner" w:date="2014-07-15T15:38:00Z">
        <w:r>
          <w:rPr>
            <w:rFonts w:ascii="Times New Roman" w:hAnsi="Times New Roman" w:cs="Times New Roman"/>
            <w:sz w:val="24"/>
            <w:szCs w:val="24"/>
          </w:rPr>
          <w:t xml:space="preserve">allow </w:t>
        </w:r>
      </w:ins>
      <w:ins w:id="70" w:author="ewarner" w:date="2014-07-15T15:53:00Z">
        <w:r w:rsidR="00D41D59">
          <w:rPr>
            <w:rFonts w:ascii="Times New Roman" w:hAnsi="Times New Roman" w:cs="Times New Roman"/>
            <w:sz w:val="24"/>
            <w:szCs w:val="24"/>
          </w:rPr>
          <w:t xml:space="preserve">for simultaneous </w:t>
        </w:r>
      </w:ins>
      <w:ins w:id="71" w:author="ewarner" w:date="2014-07-15T15:52:00Z">
        <w:r w:rsidR="00D41D59">
          <w:rPr>
            <w:rFonts w:ascii="Times New Roman" w:hAnsi="Times New Roman" w:cs="Times New Roman"/>
            <w:sz w:val="24"/>
            <w:szCs w:val="24"/>
          </w:rPr>
          <w:t>scenario analysis of</w:t>
        </w:r>
      </w:ins>
      <w:del w:id="72" w:author="ewarner" w:date="2014-07-15T15:38:00Z">
        <w:r w:rsidR="005F283C" w:rsidDel="00FD411A">
          <w:rPr>
            <w:rFonts w:ascii="Times New Roman" w:hAnsi="Times New Roman" w:cs="Times New Roman"/>
            <w:sz w:val="24"/>
            <w:szCs w:val="24"/>
          </w:rPr>
          <w:delText xml:space="preserve"> includes o</w:delText>
        </w:r>
        <w:r w:rsidR="00180DD0" w:rsidDel="00FD411A">
          <w:rPr>
            <w:rFonts w:ascii="Times New Roman" w:hAnsi="Times New Roman" w:cs="Times New Roman"/>
            <w:sz w:val="24"/>
            <w:szCs w:val="24"/>
          </w:rPr>
          <w:delText>t</w:delText>
        </w:r>
        <w:r w:rsidR="005F283C" w:rsidDel="00FD411A">
          <w:rPr>
            <w:rFonts w:ascii="Times New Roman" w:hAnsi="Times New Roman" w:cs="Times New Roman"/>
            <w:sz w:val="24"/>
            <w:szCs w:val="24"/>
          </w:rPr>
          <w:delText>her</w:delText>
        </w:r>
        <w:r w:rsidR="00C20AAE" w:rsidDel="00FD411A">
          <w:rPr>
            <w:rFonts w:ascii="Times New Roman" w:hAnsi="Times New Roman" w:cs="Times New Roman"/>
            <w:sz w:val="24"/>
            <w:szCs w:val="24"/>
          </w:rPr>
          <w:delText xml:space="preserve"> crop categories</w:delText>
        </w:r>
        <w:r w:rsidR="00180DD0" w:rsidDel="00FD411A">
          <w:rPr>
            <w:rFonts w:ascii="Times New Roman" w:hAnsi="Times New Roman" w:cs="Times New Roman"/>
            <w:sz w:val="24"/>
            <w:szCs w:val="24"/>
          </w:rPr>
          <w:delText xml:space="preserve"> such as</w:delText>
        </w:r>
      </w:del>
      <w:ins w:id="73" w:author="ewarner" w:date="2014-07-15T15:52:00Z">
        <w:r w:rsidR="00D41D59">
          <w:rPr>
            <w:rFonts w:ascii="Times New Roman" w:hAnsi="Times New Roman" w:cs="Times New Roman"/>
            <w:sz w:val="24"/>
            <w:szCs w:val="24"/>
          </w:rPr>
          <w:t xml:space="preserve"> m</w:t>
        </w:r>
      </w:ins>
      <w:ins w:id="74" w:author="ewarner" w:date="2014-07-15T15:53:00Z">
        <w:r w:rsidR="00D41D59">
          <w:rPr>
            <w:rFonts w:ascii="Times New Roman" w:hAnsi="Times New Roman" w:cs="Times New Roman"/>
            <w:sz w:val="24"/>
            <w:szCs w:val="24"/>
          </w:rPr>
          <w:t>ultiple</w:t>
        </w:r>
      </w:ins>
      <w:ins w:id="75" w:author="ewarner" w:date="2014-07-15T15:38:00Z">
        <w:r>
          <w:rPr>
            <w:rFonts w:ascii="Times New Roman" w:hAnsi="Times New Roman" w:cs="Times New Roman"/>
            <w:sz w:val="24"/>
            <w:szCs w:val="24"/>
          </w:rPr>
          <w:t xml:space="preserve"> crop categories </w:t>
        </w:r>
      </w:ins>
      <w:del w:id="76" w:author="ewarner" w:date="2014-07-15T15:51:00Z">
        <w:r w:rsidR="00180DD0" w:rsidDel="00914496">
          <w:rPr>
            <w:rFonts w:ascii="Times New Roman" w:hAnsi="Times New Roman" w:cs="Times New Roman"/>
            <w:sz w:val="24"/>
            <w:szCs w:val="24"/>
          </w:rPr>
          <w:delText xml:space="preserve"> perennial grasses</w:delText>
        </w:r>
        <w:r w:rsidR="00C20AAE" w:rsidDel="00914496">
          <w:rPr>
            <w:rFonts w:ascii="Times New Roman" w:hAnsi="Times New Roman" w:cs="Times New Roman"/>
            <w:sz w:val="24"/>
            <w:szCs w:val="24"/>
          </w:rPr>
          <w:delText xml:space="preserve"> </w:delText>
        </w:r>
      </w:del>
      <w:ins w:id="77" w:author="ewarner" w:date="2014-07-15T15:53:00Z">
        <w:r w:rsidR="00D41D59">
          <w:rPr>
            <w:rFonts w:ascii="Times New Roman" w:hAnsi="Times New Roman" w:cs="Times New Roman"/>
            <w:sz w:val="24"/>
            <w:szCs w:val="24"/>
          </w:rPr>
          <w:t>under</w:t>
        </w:r>
      </w:ins>
      <w:del w:id="78" w:author="ewarner" w:date="2014-07-15T15:53:00Z">
        <w:r w:rsidR="005F283C" w:rsidDel="00D41D59">
          <w:rPr>
            <w:rFonts w:ascii="Times New Roman" w:hAnsi="Times New Roman" w:cs="Times New Roman"/>
            <w:sz w:val="24"/>
            <w:szCs w:val="24"/>
          </w:rPr>
          <w:delText>and</w:delText>
        </w:r>
      </w:del>
      <w:ins w:id="79" w:author="ewarner" w:date="2014-07-15T15:51:00Z">
        <w:r w:rsidR="00914496">
          <w:rPr>
            <w:rFonts w:ascii="Times New Roman" w:hAnsi="Times New Roman" w:cs="Times New Roman"/>
            <w:sz w:val="24"/>
            <w:szCs w:val="24"/>
          </w:rPr>
          <w:t xml:space="preserve"> alter</w:t>
        </w:r>
      </w:ins>
      <w:del w:id="80" w:author="ewarner" w:date="2014-07-15T15:51:00Z">
        <w:r w:rsidR="00C20AAE" w:rsidDel="00914496">
          <w:rPr>
            <w:rFonts w:ascii="Times New Roman" w:hAnsi="Times New Roman" w:cs="Times New Roman"/>
            <w:sz w:val="24"/>
            <w:szCs w:val="24"/>
          </w:rPr>
          <w:delText xml:space="preserve"> </w:delText>
        </w:r>
      </w:del>
      <w:del w:id="81" w:author="ewarner" w:date="2014-07-15T15:45:00Z">
        <w:r w:rsidR="00C20AAE" w:rsidDel="00914496">
          <w:rPr>
            <w:rFonts w:ascii="Times New Roman" w:hAnsi="Times New Roman" w:cs="Times New Roman"/>
            <w:sz w:val="24"/>
            <w:szCs w:val="24"/>
          </w:rPr>
          <w:delText>c</w:delText>
        </w:r>
        <w:r w:rsidR="005F283C" w:rsidDel="00914496">
          <w:rPr>
            <w:rFonts w:ascii="Times New Roman" w:hAnsi="Times New Roman" w:cs="Times New Roman"/>
            <w:sz w:val="24"/>
            <w:szCs w:val="24"/>
          </w:rPr>
          <w:delText>ould</w:delText>
        </w:r>
        <w:r w:rsidR="00C20AAE" w:rsidDel="00914496">
          <w:rPr>
            <w:rFonts w:ascii="Times New Roman" w:hAnsi="Times New Roman" w:cs="Times New Roman"/>
            <w:sz w:val="24"/>
            <w:szCs w:val="24"/>
          </w:rPr>
          <w:delText xml:space="preserve"> </w:delText>
        </w:r>
        <w:r w:rsidR="005F283C" w:rsidDel="00914496">
          <w:rPr>
            <w:rFonts w:ascii="Times New Roman" w:hAnsi="Times New Roman" w:cs="Times New Roman"/>
            <w:sz w:val="24"/>
            <w:szCs w:val="24"/>
          </w:rPr>
          <w:delText xml:space="preserve">also </w:delText>
        </w:r>
        <w:r w:rsidR="00C20AAE" w:rsidDel="00914496">
          <w:rPr>
            <w:rFonts w:ascii="Times New Roman" w:hAnsi="Times New Roman" w:cs="Times New Roman"/>
            <w:sz w:val="24"/>
            <w:szCs w:val="24"/>
          </w:rPr>
          <w:delText>be modified</w:delText>
        </w:r>
      </w:del>
      <w:del w:id="82" w:author="ewarner" w:date="2014-07-15T15:51:00Z">
        <w:r w:rsidR="00C20AAE" w:rsidDel="00914496">
          <w:rPr>
            <w:rFonts w:ascii="Times New Roman" w:hAnsi="Times New Roman" w:cs="Times New Roman"/>
            <w:sz w:val="24"/>
            <w:szCs w:val="24"/>
          </w:rPr>
          <w:delText xml:space="preserve"> to represent alternative</w:delText>
        </w:r>
      </w:del>
      <w:ins w:id="83" w:author="ewarner" w:date="2014-07-15T15:51:00Z">
        <w:r w:rsidR="00914496">
          <w:rPr>
            <w:rFonts w:ascii="Times New Roman" w:hAnsi="Times New Roman" w:cs="Times New Roman"/>
            <w:sz w:val="24"/>
            <w:szCs w:val="24"/>
          </w:rPr>
          <w:t>native</w:t>
        </w:r>
      </w:ins>
      <w:r w:rsidR="00C20AAE">
        <w:rPr>
          <w:rFonts w:ascii="Times New Roman" w:hAnsi="Times New Roman" w:cs="Times New Roman"/>
          <w:sz w:val="24"/>
          <w:szCs w:val="24"/>
        </w:rPr>
        <w:t xml:space="preserve"> </w:t>
      </w:r>
      <w:del w:id="84" w:author="ewarner" w:date="2014-07-15T15:39:00Z">
        <w:r w:rsidR="00C20AAE" w:rsidDel="00FD411A">
          <w:rPr>
            <w:rFonts w:ascii="Times New Roman" w:hAnsi="Times New Roman" w:cs="Times New Roman"/>
            <w:sz w:val="24"/>
            <w:szCs w:val="24"/>
          </w:rPr>
          <w:delText xml:space="preserve">climatic </w:delText>
        </w:r>
      </w:del>
      <w:r w:rsidR="00C20AAE">
        <w:rPr>
          <w:rFonts w:ascii="Times New Roman" w:hAnsi="Times New Roman" w:cs="Times New Roman"/>
          <w:sz w:val="24"/>
          <w:szCs w:val="24"/>
        </w:rPr>
        <w:t>conditions</w:t>
      </w:r>
      <w:ins w:id="85" w:author="ewarner" w:date="2014-07-15T15:38:00Z">
        <w:r>
          <w:rPr>
            <w:rFonts w:ascii="Times New Roman" w:hAnsi="Times New Roman" w:cs="Times New Roman"/>
            <w:sz w:val="24"/>
            <w:szCs w:val="24"/>
          </w:rPr>
          <w:t xml:space="preserve"> </w:t>
        </w:r>
      </w:ins>
      <w:ins w:id="86" w:author="ewarner" w:date="2014-07-15T15:39:00Z">
        <w:r w:rsidR="00D41D59">
          <w:rPr>
            <w:rFonts w:ascii="Times New Roman" w:hAnsi="Times New Roman" w:cs="Times New Roman"/>
            <w:sz w:val="24"/>
            <w:szCs w:val="24"/>
          </w:rPr>
          <w:t xml:space="preserve">such those related to yield and </w:t>
        </w:r>
      </w:ins>
      <w:ins w:id="87" w:author="ewarner" w:date="2014-07-15T15:45:00Z">
        <w:r w:rsidR="00914496">
          <w:rPr>
            <w:rFonts w:ascii="Times New Roman" w:hAnsi="Times New Roman" w:cs="Times New Roman"/>
            <w:sz w:val="24"/>
            <w:szCs w:val="24"/>
          </w:rPr>
          <w:t>climat</w:t>
        </w:r>
      </w:ins>
      <w:ins w:id="88" w:author="ewarner" w:date="2014-07-15T15:54:00Z">
        <w:r w:rsidR="00D41D59">
          <w:rPr>
            <w:rFonts w:ascii="Times New Roman" w:hAnsi="Times New Roman" w:cs="Times New Roman"/>
            <w:sz w:val="24"/>
            <w:szCs w:val="24"/>
          </w:rPr>
          <w:t>e</w:t>
        </w:r>
      </w:ins>
      <w:r w:rsidR="00C20AAE">
        <w:rPr>
          <w:rFonts w:ascii="Times New Roman" w:hAnsi="Times New Roman" w:cs="Times New Roman"/>
          <w:sz w:val="24"/>
          <w:szCs w:val="24"/>
        </w:rPr>
        <w:t>.</w:t>
      </w:r>
      <w:del w:id="89" w:author="ewarner" w:date="2014-07-15T15:39:00Z">
        <w:r w:rsidR="00C20AAE" w:rsidDel="00FD411A">
          <w:rPr>
            <w:rFonts w:ascii="Times New Roman" w:hAnsi="Times New Roman" w:cs="Times New Roman"/>
            <w:sz w:val="24"/>
            <w:szCs w:val="24"/>
          </w:rPr>
          <w:delText xml:space="preserve"> </w:delText>
        </w:r>
      </w:del>
      <w:ins w:id="90" w:author="ewarner" w:date="2014-07-15T15:45:00Z">
        <w:r w:rsidR="00914496">
          <w:rPr>
            <w:rFonts w:ascii="Times New Roman" w:hAnsi="Times New Roman" w:cs="Times New Roman"/>
            <w:sz w:val="24"/>
            <w:szCs w:val="24"/>
          </w:rPr>
          <w:t xml:space="preserve"> </w:t>
        </w:r>
      </w:ins>
      <w:del w:id="91" w:author="ewarner" w:date="2014-07-15T15:45:00Z">
        <w:r w:rsidR="005F283C" w:rsidDel="00914496">
          <w:rPr>
            <w:rFonts w:ascii="Times New Roman" w:hAnsi="Times New Roman" w:cs="Times New Roman"/>
            <w:sz w:val="24"/>
            <w:szCs w:val="24"/>
          </w:rPr>
          <w:delText>S</w:delText>
        </w:r>
      </w:del>
      <w:del w:id="92" w:author="ewarner" w:date="2014-07-15T15:53:00Z">
        <w:r w:rsidR="005F283C" w:rsidDel="00D41D59">
          <w:rPr>
            <w:rFonts w:ascii="Times New Roman" w:hAnsi="Times New Roman" w:cs="Times New Roman"/>
            <w:sz w:val="24"/>
            <w:szCs w:val="24"/>
          </w:rPr>
          <w:delText xml:space="preserve">cenario analysis examining the implication of expanding cellulosic biofuels </w:delText>
        </w:r>
        <w:r w:rsidR="00180DD0" w:rsidDel="00D41D59">
          <w:rPr>
            <w:rFonts w:ascii="Times New Roman" w:hAnsi="Times New Roman" w:cs="Times New Roman"/>
            <w:sz w:val="24"/>
            <w:szCs w:val="24"/>
          </w:rPr>
          <w:delText>is</w:delText>
        </w:r>
      </w:del>
      <w:del w:id="93" w:author="ewarner" w:date="2014-07-15T15:45:00Z">
        <w:r w:rsidR="00180DD0" w:rsidDel="00914496">
          <w:rPr>
            <w:rFonts w:ascii="Times New Roman" w:hAnsi="Times New Roman" w:cs="Times New Roman"/>
            <w:sz w:val="24"/>
            <w:szCs w:val="24"/>
          </w:rPr>
          <w:delText xml:space="preserve"> a unique </w:delText>
        </w:r>
      </w:del>
      <w:del w:id="94" w:author="ewarner" w:date="2014-07-15T15:46:00Z">
        <w:r w:rsidR="00180DD0" w:rsidDel="00914496">
          <w:rPr>
            <w:rFonts w:ascii="Times New Roman" w:hAnsi="Times New Roman" w:cs="Times New Roman"/>
            <w:sz w:val="24"/>
            <w:szCs w:val="24"/>
          </w:rPr>
          <w:delText>feature of</w:delText>
        </w:r>
        <w:r w:rsidR="005F283C" w:rsidDel="00914496">
          <w:rPr>
            <w:rFonts w:ascii="Times New Roman" w:hAnsi="Times New Roman" w:cs="Times New Roman"/>
            <w:sz w:val="24"/>
            <w:szCs w:val="24"/>
          </w:rPr>
          <w:delText xml:space="preserve"> </w:delText>
        </w:r>
      </w:del>
      <w:del w:id="95" w:author="ewarner" w:date="2014-07-15T15:53:00Z">
        <w:r w:rsidR="005F283C" w:rsidDel="00D41D59">
          <w:rPr>
            <w:rFonts w:ascii="Times New Roman" w:hAnsi="Times New Roman" w:cs="Times New Roman"/>
            <w:sz w:val="24"/>
            <w:szCs w:val="24"/>
          </w:rPr>
          <w:delText>BioSpatial H</w:delText>
        </w:r>
        <w:r w:rsidR="005F283C" w:rsidRPr="00096D65" w:rsidDel="00D41D59">
          <w:rPr>
            <w:rFonts w:ascii="Times New Roman" w:hAnsi="Times New Roman" w:cs="Times New Roman"/>
            <w:sz w:val="24"/>
            <w:szCs w:val="24"/>
            <w:vertAlign w:val="subscript"/>
          </w:rPr>
          <w:delText>2</w:delText>
        </w:r>
        <w:r w:rsidR="005F283C" w:rsidDel="00D41D59">
          <w:rPr>
            <w:rFonts w:ascii="Times New Roman" w:hAnsi="Times New Roman" w:cs="Times New Roman"/>
            <w:sz w:val="24"/>
            <w:szCs w:val="24"/>
          </w:rPr>
          <w:delText>O.</w:delText>
        </w:r>
      </w:del>
    </w:p>
    <w:p w:rsidR="008D7260" w:rsidRDefault="008D7260" w:rsidP="002D6718">
      <w:pPr>
        <w:rPr>
          <w:rFonts w:ascii="Times New Roman" w:hAnsi="Times New Roman" w:cs="Times New Roman"/>
          <w:sz w:val="24"/>
          <w:szCs w:val="24"/>
        </w:rPr>
        <w:sectPr w:rsidR="008D7260" w:rsidSect="00234B26">
          <w:footerReference w:type="default" r:id="rId9"/>
          <w:pgSz w:w="12240" w:h="15840"/>
          <w:pgMar w:top="1440" w:right="1440" w:bottom="1440" w:left="1440" w:header="720" w:footer="720" w:gutter="0"/>
          <w:cols w:space="720"/>
          <w:docGrid w:linePitch="360"/>
        </w:sectPr>
      </w:pPr>
    </w:p>
    <w:p w:rsidR="002C588F" w:rsidRPr="002C588F" w:rsidRDefault="001D1C43" w:rsidP="00B57EE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Main Paper</w:t>
      </w:r>
      <w:r w:rsidR="002C588F" w:rsidRPr="002C588F">
        <w:rPr>
          <w:rFonts w:ascii="Times New Roman" w:hAnsi="Times New Roman" w:cs="Times New Roman"/>
          <w:sz w:val="24"/>
          <w:szCs w:val="24"/>
        </w:rPr>
        <w:t>:</w:t>
      </w:r>
    </w:p>
    <w:p w:rsidR="00B57EEA" w:rsidRPr="00B57EEA" w:rsidRDefault="00E851FB" w:rsidP="00B57EEA">
      <w:pPr>
        <w:spacing w:line="480" w:lineRule="auto"/>
        <w:rPr>
          <w:rFonts w:ascii="Times New Roman" w:hAnsi="Times New Roman" w:cs="Times New Roman"/>
          <w:b/>
          <w:sz w:val="24"/>
          <w:szCs w:val="24"/>
        </w:rPr>
      </w:pPr>
      <w:commentRangeStart w:id="96"/>
      <w:r w:rsidRPr="00B57EEA">
        <w:rPr>
          <w:rFonts w:ascii="Times New Roman" w:hAnsi="Times New Roman" w:cs="Times New Roman"/>
          <w:b/>
          <w:sz w:val="24"/>
          <w:szCs w:val="24"/>
        </w:rPr>
        <w:t xml:space="preserve">1. </w:t>
      </w:r>
      <w:r w:rsidR="00BF027A" w:rsidRPr="00B57EEA">
        <w:rPr>
          <w:rFonts w:ascii="Times New Roman" w:hAnsi="Times New Roman" w:cs="Times New Roman"/>
          <w:b/>
          <w:sz w:val="24"/>
          <w:szCs w:val="24"/>
        </w:rPr>
        <w:t>I</w:t>
      </w:r>
      <w:r w:rsidR="00B57EEA" w:rsidRPr="00B57EEA">
        <w:rPr>
          <w:rFonts w:ascii="Times New Roman" w:hAnsi="Times New Roman" w:cs="Times New Roman"/>
          <w:b/>
          <w:sz w:val="24"/>
          <w:szCs w:val="24"/>
        </w:rPr>
        <w:t>NTRODUCTION</w:t>
      </w:r>
      <w:commentRangeEnd w:id="96"/>
      <w:r w:rsidR="002227C1">
        <w:rPr>
          <w:rStyle w:val="CommentReference"/>
        </w:rPr>
        <w:commentReference w:id="96"/>
      </w:r>
    </w:p>
    <w:p w:rsidR="00102934" w:rsidRDefault="00102934" w:rsidP="00102934">
      <w:pPr>
        <w:spacing w:line="480" w:lineRule="auto"/>
        <w:ind w:firstLine="720"/>
        <w:rPr>
          <w:ins w:id="97" w:author="ewarner" w:date="2014-07-15T11:36:00Z"/>
          <w:rFonts w:ascii="Times New Roman" w:hAnsi="Times New Roman" w:cs="Times New Roman"/>
          <w:sz w:val="24"/>
          <w:szCs w:val="24"/>
          <w:highlight w:val="yellow"/>
        </w:rPr>
      </w:pPr>
      <w:ins w:id="98" w:author="ewarner" w:date="2014-07-15T11:36:00Z">
        <w:r>
          <w:rPr>
            <w:rFonts w:ascii="Times New Roman" w:hAnsi="Times New Roman" w:cs="Times New Roman"/>
            <w:sz w:val="24"/>
            <w:szCs w:val="24"/>
          </w:rPr>
          <w:t>Population growth and climate change are already stressing some water-scarce regions of the world</w:t>
        </w:r>
        <w:r w:rsidRPr="00D1125D">
          <w:rPr>
            <w:rFonts w:ascii="Times New Roman" w:hAnsi="Times New Roman" w:cs="Times New Roman"/>
            <w:sz w:val="24"/>
            <w:szCs w:val="24"/>
          </w:rPr>
          <w:t>.</w:t>
        </w:r>
        <w:r w:rsidR="00391FE7"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&lt;EndNote&gt;&lt;Cite&gt;&lt;Author&gt;Pfister&lt;/Author&gt;&lt;Year&gt;(2009)&lt;/Year&gt;&lt;RecNum&gt;86&lt;/RecNum&gt;&lt;DisplayText&gt;(1)&lt;/DisplayText&gt;&lt;record&gt;&lt;rec-number&gt;86&lt;/rec-number&gt;&lt;foreign-keys&gt;&lt;key app="EN" db-id="vt0rsz0asdtxrzetxr0prw9eexvwt9wxe5tx"&gt;86&lt;/key&gt;&lt;/foreign-keys&gt;&lt;ref-type name="Journal Article"&gt;17&lt;/ref-type&gt;&lt;contributors&gt;&lt;authors&gt;&lt;author&gt;Pfister, Stephan&lt;/author&gt;&lt;author&gt;Koehler, Annette&lt;/author&gt;&lt;author&gt;Hellweg, Stefanie&lt;/author&gt;&lt;/authors&gt;&lt;/contributors&gt;&lt;titles&gt;&lt;title&gt;Assessing the Environmental Impacts of Freshwater Consumption in LCA&lt;/title&gt;&lt;secondary-title&gt;&lt;style face="italic" font="default" size="100%"&gt;Environmental Science &amp;amp; Technology&lt;/style&gt;&lt;/secondary-title&gt;&lt;/titles&gt;&lt;periodical&gt;&lt;full-title&gt;Environmental Science &amp;amp; Technology&lt;/full-title&gt;&lt;/periodical&gt;&lt;pages&gt;4098-4104&lt;/pages&gt;&lt;volume&gt;&lt;style face="bold" font="default" size="100%"&gt;43&lt;/style&gt;&lt;/volume&gt;&lt;number&gt;11&lt;/number&gt;&lt;dates&gt;&lt;year&gt;(2009)&lt;/year&gt;&lt;/dates&gt;&lt;publisher&gt;American Chemical Society&lt;/publisher&gt;&lt;isbn&gt;0013-936X&lt;/isbn&gt;&lt;urls&gt;&lt;related-urls&gt;&lt;url&gt;http://dx.doi.org/10.1021/es802423e&lt;/url&gt;&lt;/related-urls&gt;&lt;/urls&gt;&lt;electronic-resource-num&gt;10.1021/es802423e&lt;/electronic-resource-num&gt;&lt;access-date&gt;2013/06/12&lt;/access-date&gt;&lt;/record&gt;&lt;/Cite&gt;&lt;/EndNote&gt;</w:instrText>
      </w:r>
      <w:ins w:id="99" w:author="ewarner" w:date="2014-07-15T11:36:00Z">
        <w:r w:rsidR="00391FE7"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1" w:tooltip="Pfister, (2009) #86" w:history="1">
        <w:r w:rsidR="006D2C77">
          <w:rPr>
            <w:rFonts w:ascii="Times New Roman" w:hAnsi="Times New Roman" w:cs="Times New Roman"/>
            <w:noProof/>
            <w:sz w:val="24"/>
            <w:szCs w:val="24"/>
            <w:vertAlign w:val="superscript"/>
          </w:rPr>
          <w:t>1</w:t>
        </w:r>
      </w:hyperlink>
      <w:r>
        <w:rPr>
          <w:rFonts w:ascii="Times New Roman" w:hAnsi="Times New Roman" w:cs="Times New Roman"/>
          <w:noProof/>
          <w:sz w:val="24"/>
          <w:szCs w:val="24"/>
          <w:vertAlign w:val="superscript"/>
        </w:rPr>
        <w:t>)</w:t>
      </w:r>
      <w:ins w:id="100" w:author="ewarner" w:date="2014-07-15T11:36:00Z">
        <w:r w:rsidR="00391FE7" w:rsidRPr="00D1125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In 2005, it was estimated that </w:t>
        </w:r>
        <w:r w:rsidRPr="00D1125D">
          <w:rPr>
            <w:rFonts w:ascii="Times New Roman" w:hAnsi="Times New Roman" w:cs="Times New Roman"/>
            <w:sz w:val="24"/>
            <w:szCs w:val="24"/>
          </w:rPr>
          <w:t>about 35% of the world populat</w:t>
        </w:r>
        <w:r>
          <w:rPr>
            <w:rFonts w:ascii="Times New Roman" w:hAnsi="Times New Roman" w:cs="Times New Roman"/>
            <w:sz w:val="24"/>
            <w:szCs w:val="24"/>
          </w:rPr>
          <w:t xml:space="preserve">ion experienced long-term </w:t>
        </w:r>
        <w:r w:rsidRPr="00D1125D">
          <w:rPr>
            <w:rFonts w:ascii="Times New Roman" w:hAnsi="Times New Roman" w:cs="Times New Roman"/>
            <w:sz w:val="24"/>
            <w:szCs w:val="24"/>
          </w:rPr>
          <w:t>water shortage</w:t>
        </w:r>
        <w:r>
          <w:rPr>
            <w:rFonts w:ascii="Times New Roman" w:hAnsi="Times New Roman" w:cs="Times New Roman"/>
            <w:sz w:val="24"/>
            <w:szCs w:val="24"/>
          </w:rPr>
          <w:t>s</w:t>
        </w:r>
        <w:r w:rsidRPr="00D1125D">
          <w:rPr>
            <w:rFonts w:ascii="Times New Roman" w:hAnsi="Times New Roman" w:cs="Times New Roman"/>
            <w:sz w:val="24"/>
            <w:szCs w:val="24"/>
          </w:rPr>
          <w:t>.</w:t>
        </w:r>
        <w:r w:rsidR="00391FE7"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&lt;EndNote&gt;&lt;Cite&gt;&lt;Author&gt;Matti&lt;/Author&gt;&lt;Year&gt;(2010)&lt;/Year&gt;&lt;RecNum&gt;87&lt;/RecNum&gt;&lt;DisplayText&gt;(2)&lt;/DisplayText&gt;&lt;record&gt;&lt;rec-number&gt;87&lt;/rec-number&gt;&lt;foreign-keys&gt;&lt;key app="EN" db-id="vt0rsz0asdtxrzetxr0prw9eexvwt9wxe5tx"&gt;87&lt;/key&gt;&lt;/foreign-keys&gt;&lt;ref-type name="Journal Article"&gt;17&lt;/ref-type&gt;&lt;contributors&gt;&lt;authors&gt;&lt;author&gt;Matti, Kummu&lt;/author&gt;&lt;author&gt;Philip, J. Ward&lt;/author&gt;&lt;author&gt;Hans de, Moel&lt;/author&gt;&lt;author&gt;Olli, Varis&lt;/author&gt;&lt;/authors&gt;&lt;/contributors&gt;&lt;titles&gt;&lt;title&gt;Is physical water scarcity a new phenomenon? Global assessment of water shortage over the last two millennia&lt;/title&gt;&lt;secondary-title&gt;&lt;style face="italic" font="default" size="100%"&gt;Environ Res Lett&lt;/style&gt;&lt;/secondary-title&gt;&lt;/titles&gt;&lt;periodical&gt;&lt;full-title&gt;Environ Res Lett&lt;/full-title&gt;&lt;/periodical&gt;&lt;pages&gt;034006&lt;/pages&gt;&lt;volume&gt;&lt;style face="bold" font="default" size="100%"&gt;5&lt;/style&gt;&lt;/volume&gt;&lt;number&gt;3&lt;/number&gt;&lt;dates&gt;&lt;year&gt;(2010)&lt;/year&gt;&lt;/dates&gt;&lt;isbn&gt;1748-9326&lt;/isbn&gt;&lt;urls&gt;&lt;related-urls&gt;&lt;url&gt;http://stacks.iop.org/1748-9326/5/i=3/a=034006&lt;/url&gt;&lt;/related-urls&gt;&lt;/urls&gt;&lt;/record&gt;&lt;/Cite&gt;&lt;/EndNote&gt;</w:instrText>
      </w:r>
      <w:ins w:id="101" w:author="ewarner" w:date="2014-07-15T11:36:00Z">
        <w:r w:rsidR="00391FE7"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2" w:tooltip="Matti, (2010) #87" w:history="1">
        <w:r w:rsidR="006D2C77">
          <w:rPr>
            <w:rFonts w:ascii="Times New Roman" w:hAnsi="Times New Roman" w:cs="Times New Roman"/>
            <w:noProof/>
            <w:sz w:val="24"/>
            <w:szCs w:val="24"/>
            <w:vertAlign w:val="superscript"/>
          </w:rPr>
          <w:t>2</w:t>
        </w:r>
      </w:hyperlink>
      <w:r>
        <w:rPr>
          <w:rFonts w:ascii="Times New Roman" w:hAnsi="Times New Roman" w:cs="Times New Roman"/>
          <w:noProof/>
          <w:sz w:val="24"/>
          <w:szCs w:val="24"/>
          <w:vertAlign w:val="superscript"/>
        </w:rPr>
        <w:t>)</w:t>
      </w:r>
      <w:ins w:id="102" w:author="ewarner" w:date="2014-07-15T11:36:00Z">
        <w:r w:rsidR="00391FE7" w:rsidRPr="00D1125D">
          <w:rPr>
            <w:rFonts w:ascii="Times New Roman" w:hAnsi="Times New Roman" w:cs="Times New Roman"/>
            <w:sz w:val="24"/>
            <w:szCs w:val="24"/>
            <w:vertAlign w:val="superscript"/>
          </w:rPr>
          <w:fldChar w:fldCharType="end"/>
        </w:r>
        <w:r w:rsidRPr="00D1125D">
          <w:rPr>
            <w:rFonts w:ascii="Times New Roman" w:hAnsi="Times New Roman" w:cs="Times New Roman"/>
            <w:sz w:val="24"/>
            <w:szCs w:val="24"/>
          </w:rPr>
          <w:t xml:space="preserve"> </w:t>
        </w:r>
        <w:r w:rsidRPr="00A62A29">
          <w:rPr>
            <w:rFonts w:ascii="Times New Roman" w:hAnsi="Times New Roman" w:cs="Times New Roman"/>
            <w:sz w:val="24"/>
            <w:szCs w:val="24"/>
          </w:rPr>
          <w:t>United Nations Educational, Scientific and Cultural Organization</w:t>
        </w:r>
        <w:r>
          <w:rPr>
            <w:rFonts w:ascii="Times New Roman" w:hAnsi="Times New Roman" w:cs="Times New Roman"/>
            <w:sz w:val="24"/>
            <w:szCs w:val="24"/>
          </w:rPr>
          <w:t xml:space="preserve"> (UNESCO) estimates that w</w:t>
        </w:r>
        <w:r w:rsidRPr="00D1125D">
          <w:rPr>
            <w:rFonts w:ascii="Times New Roman" w:hAnsi="Times New Roman" w:cs="Times New Roman"/>
            <w:sz w:val="24"/>
            <w:szCs w:val="24"/>
          </w:rPr>
          <w:t xml:space="preserve">ater shortages are already </w:t>
        </w:r>
        <w:r>
          <w:rPr>
            <w:rFonts w:ascii="Times New Roman" w:hAnsi="Times New Roman" w:cs="Times New Roman"/>
            <w:sz w:val="24"/>
            <w:szCs w:val="24"/>
          </w:rPr>
          <w:t>a</w:t>
        </w:r>
        <w:r w:rsidRPr="00D1125D">
          <w:rPr>
            <w:rFonts w:ascii="Times New Roman" w:hAnsi="Times New Roman" w:cs="Times New Roman"/>
            <w:sz w:val="24"/>
            <w:szCs w:val="24"/>
          </w:rPr>
          <w:t xml:space="preserve"> constrain</w:t>
        </w:r>
        <w:r>
          <w:rPr>
            <w:rFonts w:ascii="Times New Roman" w:hAnsi="Times New Roman" w:cs="Times New Roman"/>
            <w:sz w:val="24"/>
            <w:szCs w:val="24"/>
          </w:rPr>
          <w:t>t on</w:t>
        </w:r>
        <w:r w:rsidRPr="00D1125D">
          <w:rPr>
            <w:rFonts w:ascii="Times New Roman" w:hAnsi="Times New Roman" w:cs="Times New Roman"/>
            <w:sz w:val="24"/>
            <w:szCs w:val="24"/>
          </w:rPr>
          <w:t xml:space="preserve"> economic growth in </w:t>
        </w:r>
        <w:r>
          <w:rPr>
            <w:rFonts w:ascii="Times New Roman" w:hAnsi="Times New Roman" w:cs="Times New Roman"/>
            <w:sz w:val="24"/>
            <w:szCs w:val="24"/>
          </w:rPr>
          <w:t xml:space="preserve">India, </w:t>
        </w:r>
        <w:r w:rsidRPr="00D1125D">
          <w:rPr>
            <w:rFonts w:ascii="Times New Roman" w:hAnsi="Times New Roman" w:cs="Times New Roman"/>
            <w:sz w:val="24"/>
            <w:szCs w:val="24"/>
          </w:rPr>
          <w:t xml:space="preserve">China, </w:t>
        </w:r>
        <w:r>
          <w:rPr>
            <w:rFonts w:ascii="Times New Roman" w:hAnsi="Times New Roman" w:cs="Times New Roman"/>
            <w:sz w:val="24"/>
            <w:szCs w:val="24"/>
          </w:rPr>
          <w:t xml:space="preserve">and </w:t>
        </w:r>
        <w:r w:rsidRPr="00D1125D">
          <w:rPr>
            <w:rFonts w:ascii="Times New Roman" w:hAnsi="Times New Roman" w:cs="Times New Roman"/>
            <w:sz w:val="24"/>
            <w:szCs w:val="24"/>
          </w:rPr>
          <w:t>Australia.</w:t>
        </w:r>
        <w:r w:rsidR="00391FE7"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ins w:id="103" w:author="ewarner" w:date="2014-07-15T11:36:00Z">
        <w:r w:rsidR="00391FE7"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3" w:tooltip="UNESCO, (2009) #88" w:history="1">
        <w:r w:rsidR="006D2C77">
          <w:rPr>
            <w:rFonts w:ascii="Times New Roman" w:hAnsi="Times New Roman" w:cs="Times New Roman"/>
            <w:noProof/>
            <w:sz w:val="24"/>
            <w:szCs w:val="24"/>
            <w:vertAlign w:val="superscript"/>
          </w:rPr>
          <w:t>3</w:t>
        </w:r>
      </w:hyperlink>
      <w:r>
        <w:rPr>
          <w:rFonts w:ascii="Times New Roman" w:hAnsi="Times New Roman" w:cs="Times New Roman"/>
          <w:noProof/>
          <w:sz w:val="24"/>
          <w:szCs w:val="24"/>
          <w:vertAlign w:val="superscript"/>
        </w:rPr>
        <w:t>)</w:t>
      </w:r>
      <w:ins w:id="104" w:author="ewarner" w:date="2014-07-15T11:36:00Z">
        <w:r w:rsidR="00391FE7" w:rsidRPr="00D1125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In </w:t>
        </w:r>
      </w:ins>
      <w:ins w:id="105" w:author="ewarner" w:date="2014-07-15T15:56:00Z">
        <w:r w:rsidR="00D41D59">
          <w:rPr>
            <w:rFonts w:ascii="Times New Roman" w:hAnsi="Times New Roman" w:cs="Times New Roman"/>
            <w:sz w:val="24"/>
            <w:szCs w:val="24"/>
          </w:rPr>
          <w:t xml:space="preserve">2013 in </w:t>
        </w:r>
      </w:ins>
      <w:ins w:id="106" w:author="ewarner" w:date="2014-07-15T11:36:00Z">
        <w:r>
          <w:rPr>
            <w:rFonts w:ascii="Times New Roman" w:hAnsi="Times New Roman" w:cs="Times New Roman"/>
            <w:sz w:val="24"/>
            <w:szCs w:val="24"/>
          </w:rPr>
          <w:t>the United States, which serves as the geographic focus of this study, states such as Minnesota, Kansas, and Nebraska underwent moderate to extreme drought conditions.</w:t>
        </w:r>
        <w:r w:rsidR="00391FE7" w:rsidRPr="002D6718">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&lt;EndNote&gt;&lt;Cite&gt;&lt;Author&gt;National Drought Mitigation Center&lt;/Author&gt;&lt;Year&gt;(2013)&lt;/Year&gt;&lt;RecNum&gt;55&lt;/RecNum&gt;&lt;DisplayText&gt;(4)&lt;/DisplayText&gt;&lt;record&gt;&lt;rec-number&gt;55&lt;/rec-number&gt;&lt;foreign-keys&gt;&lt;key app="EN" db-id="vt0rsz0asdtxrzetxr0prw9eexvwt9wxe5tx"&gt;55&lt;/key&gt;&lt;/foreign-keys&gt;&lt;ref-type name="Report"&gt;27&lt;/ref-type&gt;&lt;contributors&gt;&lt;authors&gt;&lt;author&gt;National Drought Mitigation Center,&lt;/author&gt;&lt;/authors&gt;&lt;/contributors&gt;&lt;titles&gt;&lt;title&gt;&lt;style face="italic" font="default" size="100%"&gt;National Drought Summary May 28, 2013&lt;/style&gt;&lt;/title&gt;&lt;/titles&gt;&lt;dates&gt;&lt;year&gt;(2013)&lt;/year&gt;&lt;pub-dates&gt;&lt;date&gt;May 28&lt;/date&gt;&lt;/pub-dates&gt;&lt;/dates&gt;&lt;pub-location&gt;Lincoln&lt;/pub-location&gt;&lt;publisher&gt;University of Nebraska-Lincoln, the United States Department of Agriculture, and the National Oceanic and Atmospheric Administration&lt;/publisher&gt;&lt;urls&gt;&lt;/urls&gt;&lt;/record&gt;&lt;/Cite&gt;&lt;/EndNote&gt;</w:instrText>
      </w:r>
      <w:ins w:id="107" w:author="ewarner" w:date="2014-07-15T11:36:00Z">
        <w:r w:rsidR="00391FE7" w:rsidRPr="002D6718">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4" w:tooltip="National Drought Mitigation Center, (2013) #55" w:history="1">
        <w:r w:rsidR="006D2C77">
          <w:rPr>
            <w:rFonts w:ascii="Times New Roman" w:hAnsi="Times New Roman" w:cs="Times New Roman"/>
            <w:noProof/>
            <w:sz w:val="24"/>
            <w:szCs w:val="24"/>
            <w:vertAlign w:val="superscript"/>
          </w:rPr>
          <w:t>4</w:t>
        </w:r>
      </w:hyperlink>
      <w:r>
        <w:rPr>
          <w:rFonts w:ascii="Times New Roman" w:hAnsi="Times New Roman" w:cs="Times New Roman"/>
          <w:noProof/>
          <w:sz w:val="24"/>
          <w:szCs w:val="24"/>
          <w:vertAlign w:val="superscript"/>
        </w:rPr>
        <w:t>)</w:t>
      </w:r>
      <w:ins w:id="108" w:author="ewarner" w:date="2014-07-15T11:36:00Z">
        <w:r w:rsidR="00391FE7" w:rsidRPr="002D6718">
          <w:rPr>
            <w:rFonts w:ascii="Times New Roman" w:hAnsi="Times New Roman" w:cs="Times New Roman"/>
            <w:sz w:val="24"/>
            <w:szCs w:val="24"/>
            <w:vertAlign w:val="superscript"/>
          </w:rPr>
          <w:fldChar w:fldCharType="end"/>
        </w:r>
        <w:r>
          <w:rPr>
            <w:rFonts w:ascii="Times New Roman" w:hAnsi="Times New Roman" w:cs="Times New Roman"/>
            <w:sz w:val="24"/>
            <w:szCs w:val="24"/>
            <w:vertAlign w:val="superscript"/>
          </w:rPr>
          <w:t xml:space="preserve"> </w:t>
        </w:r>
        <w:r>
          <w:rPr>
            <w:rFonts w:ascii="Times New Roman" w:hAnsi="Times New Roman" w:cs="Times New Roman"/>
            <w:sz w:val="24"/>
            <w:szCs w:val="24"/>
          </w:rPr>
          <w:t>Simultaneously, as climates change, Kenneth et al.</w:t>
        </w:r>
        <w:r w:rsidRPr="002E378C">
          <w:rPr>
            <w:rFonts w:ascii="Times New Roman" w:hAnsi="Times New Roman" w:cs="Times New Roman"/>
            <w:sz w:val="24"/>
            <w:szCs w:val="24"/>
            <w:vertAlign w:val="superscript"/>
          </w:rPr>
          <w:t xml:space="preserve"> </w:t>
        </w:r>
        <w:r w:rsidR="00391FE7">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&lt;EndNote&gt;&lt;Cite&gt;&lt;Author&gt;Kenneth&lt;/Author&gt;&lt;Year&gt;(2010)&lt;/Year&gt;&lt;RecNum&gt;56&lt;/RecNum&gt;&lt;DisplayText&gt;(5)&lt;/DisplayText&gt;&lt;record&gt;&lt;rec-number&gt;56&lt;/rec-number&gt;&lt;foreign-keys&gt;&lt;key app="EN" db-id="vt0rsz0asdtxrzetxr0prw9eexvwt9wxe5tx"&gt;56&lt;/key&gt;&lt;/foreign-keys&gt;&lt;ref-type name="Journal Article"&gt;17&lt;/ref-type&gt;&lt;contributors&gt;&lt;authors&gt;&lt;author&gt;Kenneth, Strzepek&lt;/author&gt;&lt;author&gt;Gary, Yohe&lt;/author&gt;&lt;author&gt;James, Neumann&lt;/author&gt;&lt;author&gt;Brent, Boehlert&lt;/author&gt;&lt;/authors&gt;&lt;/contributors&gt;&lt;titles&gt;&lt;title&gt;Characterizing changes in drought risk for the United States from climate change&lt;/title&gt;&lt;secondary-title&gt;&lt;style face="italic" font="default" size="100%"&gt;Environ Res Lett&lt;/style&gt;&lt;/secondary-title&gt;&lt;/titles&gt;&lt;periodical&gt;&lt;full-title&gt;Environ Res Lett&lt;/full-title&gt;&lt;/periodical&gt;&lt;pages&gt;044012&lt;/pages&gt;&lt;volume&gt;&lt;style face="bold" font="default" size="100%"&gt;5&lt;/style&gt;&lt;/volume&gt;&lt;number&gt;4&lt;/number&gt;&lt;dates&gt;&lt;year&gt;(2010)&lt;/year&gt;&lt;/dates&gt;&lt;isbn&gt;1748-9326&lt;/isbn&gt;&lt;urls&gt;&lt;related-urls&gt;&lt;url&gt;http://stacks.iop.org/1748-9326/5/i=4/a=044012&lt;/url&gt;&lt;/related-urls&gt;&lt;/urls&gt;&lt;/record&gt;&lt;/Cite&gt;&lt;/EndNote&gt;</w:instrText>
      </w:r>
      <w:ins w:id="109" w:author="ewarner" w:date="2014-07-15T11:36:00Z">
        <w:r w:rsidR="00391FE7">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5" w:tooltip="Kenneth, (2010) #56" w:history="1">
        <w:r w:rsidR="006D2C77">
          <w:rPr>
            <w:rFonts w:ascii="Times New Roman" w:hAnsi="Times New Roman" w:cs="Times New Roman"/>
            <w:noProof/>
            <w:sz w:val="24"/>
            <w:szCs w:val="24"/>
            <w:vertAlign w:val="superscript"/>
          </w:rPr>
          <w:t>5</w:t>
        </w:r>
      </w:hyperlink>
      <w:r>
        <w:rPr>
          <w:rFonts w:ascii="Times New Roman" w:hAnsi="Times New Roman" w:cs="Times New Roman"/>
          <w:noProof/>
          <w:sz w:val="24"/>
          <w:szCs w:val="24"/>
          <w:vertAlign w:val="superscript"/>
        </w:rPr>
        <w:t>)</w:t>
      </w:r>
      <w:ins w:id="110" w:author="ewarner" w:date="2014-07-15T11:36:00Z">
        <w:r w:rsidR="00391FE7">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project that frequency of droughts will increase in parts of some U.S. regions such as the southwest, the Rocky Mountain states, and the plains states.</w:t>
        </w:r>
        <w:r w:rsidDel="002E378C">
          <w:rPr>
            <w:rFonts w:ascii="Times New Roman" w:hAnsi="Times New Roman" w:cs="Times New Roman"/>
            <w:sz w:val="24"/>
            <w:szCs w:val="24"/>
            <w:vertAlign w:val="superscript"/>
          </w:rPr>
          <w:t xml:space="preserve"> </w:t>
        </w:r>
      </w:ins>
    </w:p>
    <w:p w:rsidR="003D427D" w:rsidRPr="00B57EEA" w:rsidDel="00102934" w:rsidRDefault="00E57680" w:rsidP="00B57EEA">
      <w:pPr>
        <w:spacing w:line="480" w:lineRule="auto"/>
        <w:rPr>
          <w:del w:id="111" w:author="ewarner" w:date="2014-07-15T11:35:00Z"/>
          <w:rFonts w:ascii="Times New Roman" w:hAnsi="Times New Roman" w:cs="Times New Roman"/>
          <w:i/>
          <w:sz w:val="24"/>
          <w:szCs w:val="24"/>
        </w:rPr>
      </w:pPr>
      <w:del w:id="112" w:author="ewarner" w:date="2014-07-15T11:35:00Z">
        <w:r w:rsidRPr="00B57EEA" w:rsidDel="00102934">
          <w:rPr>
            <w:rFonts w:ascii="Times New Roman" w:hAnsi="Times New Roman" w:cs="Times New Roman"/>
            <w:i/>
            <w:sz w:val="24"/>
            <w:szCs w:val="24"/>
          </w:rPr>
          <w:delText xml:space="preserve">1.1. </w:delText>
        </w:r>
        <w:r w:rsidR="003D427D" w:rsidRPr="00B57EEA" w:rsidDel="00102934">
          <w:rPr>
            <w:rFonts w:ascii="Times New Roman" w:hAnsi="Times New Roman" w:cs="Times New Roman"/>
            <w:i/>
            <w:sz w:val="24"/>
            <w:szCs w:val="24"/>
          </w:rPr>
          <w:delText>Water Scarcity</w:delText>
        </w:r>
      </w:del>
    </w:p>
    <w:p w:rsidR="001F2044" w:rsidRDefault="00761B02" w:rsidP="00BB781F">
      <w:pPr>
        <w:spacing w:line="480" w:lineRule="auto"/>
        <w:ind w:firstLine="720"/>
        <w:rPr>
          <w:ins w:id="113" w:author="ewarner" w:date="2014-07-15T11:48:00Z"/>
          <w:rFonts w:ascii="Times New Roman" w:hAnsi="Times New Roman" w:cs="Times New Roman"/>
          <w:sz w:val="24"/>
          <w:szCs w:val="24"/>
          <w:vertAlign w:val="superscript"/>
        </w:rPr>
      </w:pPr>
      <w:r>
        <w:rPr>
          <w:rFonts w:ascii="Times New Roman" w:hAnsi="Times New Roman" w:cs="Times New Roman"/>
          <w:sz w:val="24"/>
          <w:szCs w:val="24"/>
        </w:rPr>
        <w:t>Water is a limited resource and</w:t>
      </w:r>
      <w:r w:rsidRPr="00761B02">
        <w:rPr>
          <w:rFonts w:ascii="Times New Roman" w:hAnsi="Times New Roman" w:cs="Times New Roman"/>
          <w:sz w:val="24"/>
          <w:szCs w:val="24"/>
        </w:rPr>
        <w:t xml:space="preserve"> agriculture is the main consumer</w:t>
      </w:r>
      <w:r w:rsidR="00EF57B8">
        <w:rPr>
          <w:rFonts w:ascii="Times New Roman" w:hAnsi="Times New Roman" w:cs="Times New Roman"/>
          <w:sz w:val="24"/>
          <w:szCs w:val="24"/>
        </w:rPr>
        <w:t xml:space="preserve"> globally</w:t>
      </w:r>
      <w:r>
        <w:rPr>
          <w:rFonts w:ascii="Times New Roman" w:hAnsi="Times New Roman" w:cs="Times New Roman"/>
          <w:sz w:val="24"/>
          <w:szCs w:val="24"/>
        </w:rPr>
        <w:t>.</w:t>
      </w:r>
      <w:r w:rsidR="00391FE7" w:rsidRPr="00096D65">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00391FE7" w:rsidRPr="00096D65">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3" w:tooltip="UNESCO, (2009) #88" w:history="1">
        <w:r w:rsidR="006D2C77">
          <w:rPr>
            <w:rFonts w:ascii="Times New Roman" w:hAnsi="Times New Roman" w:cs="Times New Roman"/>
            <w:noProof/>
            <w:sz w:val="24"/>
            <w:szCs w:val="24"/>
            <w:vertAlign w:val="superscript"/>
          </w:rPr>
          <w:t>3</w:t>
        </w:r>
      </w:hyperlink>
      <w:r w:rsidR="00102934">
        <w:rPr>
          <w:rFonts w:ascii="Times New Roman" w:hAnsi="Times New Roman" w:cs="Times New Roman"/>
          <w:noProof/>
          <w:sz w:val="24"/>
          <w:szCs w:val="24"/>
          <w:vertAlign w:val="superscript"/>
        </w:rPr>
        <w:t>)</w:t>
      </w:r>
      <w:r w:rsidR="00391FE7" w:rsidRPr="00096D65">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del w:id="114" w:author="ewarner" w:date="2014-07-15T11:37:00Z">
        <w:r w:rsidDel="00C357AD">
          <w:rPr>
            <w:rFonts w:ascii="Times New Roman" w:hAnsi="Times New Roman" w:cs="Times New Roman"/>
            <w:sz w:val="24"/>
            <w:szCs w:val="24"/>
          </w:rPr>
          <w:delText xml:space="preserve">Agricultural water consumption </w:delText>
        </w:r>
        <w:r w:rsidRPr="00761B02" w:rsidDel="00C357AD">
          <w:rPr>
            <w:rFonts w:ascii="Times New Roman" w:hAnsi="Times New Roman" w:cs="Times New Roman"/>
            <w:sz w:val="24"/>
            <w:szCs w:val="24"/>
          </w:rPr>
          <w:delText>has the potential to become an even more contentious issue in the future</w:delText>
        </w:r>
        <w:r w:rsidDel="00C357AD">
          <w:rPr>
            <w:rFonts w:ascii="Times New Roman" w:hAnsi="Times New Roman" w:cs="Times New Roman"/>
            <w:sz w:val="24"/>
            <w:szCs w:val="24"/>
          </w:rPr>
          <w:delText xml:space="preserve"> due to expansion of biofuels</w:delText>
        </w:r>
        <w:r w:rsidRPr="00761B02" w:rsidDel="00C357AD">
          <w:rPr>
            <w:rFonts w:ascii="Times New Roman" w:hAnsi="Times New Roman" w:cs="Times New Roman"/>
            <w:sz w:val="24"/>
            <w:szCs w:val="24"/>
          </w:rPr>
          <w:delText>.</w:delText>
        </w:r>
        <w:r w:rsidDel="00C357AD">
          <w:rPr>
            <w:rFonts w:ascii="Times New Roman" w:hAnsi="Times New Roman" w:cs="Times New Roman"/>
            <w:sz w:val="24"/>
            <w:szCs w:val="24"/>
          </w:rPr>
          <w:delText xml:space="preserve"> </w:delText>
        </w:r>
      </w:del>
      <w:r w:rsidR="00B801A1" w:rsidRPr="00B801A1">
        <w:rPr>
          <w:rFonts w:ascii="Times New Roman" w:hAnsi="Times New Roman" w:cs="Times New Roman"/>
          <w:sz w:val="24"/>
          <w:szCs w:val="24"/>
        </w:rPr>
        <w:t>P</w:t>
      </w:r>
      <w:r w:rsidR="00B801A1" w:rsidRPr="008D7260">
        <w:rPr>
          <w:rFonts w:ascii="Times New Roman" w:hAnsi="Times New Roman" w:cs="Times New Roman"/>
          <w:sz w:val="24"/>
          <w:szCs w:val="24"/>
        </w:rPr>
        <w:t>roduction of food, feed</w:t>
      </w:r>
      <w:r w:rsidR="00272B64">
        <w:rPr>
          <w:rFonts w:ascii="Times New Roman" w:hAnsi="Times New Roman" w:cs="Times New Roman"/>
          <w:sz w:val="24"/>
          <w:szCs w:val="24"/>
        </w:rPr>
        <w:t>,</w:t>
      </w:r>
      <w:r w:rsidR="00B801A1" w:rsidRPr="008D7260">
        <w:rPr>
          <w:rFonts w:ascii="Times New Roman" w:hAnsi="Times New Roman" w:cs="Times New Roman"/>
          <w:sz w:val="24"/>
          <w:szCs w:val="24"/>
        </w:rPr>
        <w:t xml:space="preserve"> and fibe</w:t>
      </w:r>
      <w:r w:rsidR="00EB5E9F">
        <w:rPr>
          <w:rFonts w:ascii="Times New Roman" w:hAnsi="Times New Roman" w:cs="Times New Roman"/>
          <w:sz w:val="24"/>
          <w:szCs w:val="24"/>
        </w:rPr>
        <w:t>r</w:t>
      </w:r>
      <w:r w:rsidR="00B801A1" w:rsidRPr="008D7260">
        <w:rPr>
          <w:rFonts w:ascii="Times New Roman" w:hAnsi="Times New Roman" w:cs="Times New Roman"/>
          <w:sz w:val="24"/>
          <w:szCs w:val="24"/>
        </w:rPr>
        <w:t xml:space="preserve"> </w:t>
      </w:r>
      <w:r w:rsidR="006B4E0A">
        <w:rPr>
          <w:rFonts w:ascii="Times New Roman" w:hAnsi="Times New Roman" w:cs="Times New Roman"/>
          <w:sz w:val="24"/>
          <w:szCs w:val="24"/>
        </w:rPr>
        <w:t xml:space="preserve">consumes </w:t>
      </w:r>
      <w:r w:rsidR="00D64924">
        <w:rPr>
          <w:rFonts w:ascii="Times New Roman" w:hAnsi="Times New Roman" w:cs="Times New Roman"/>
          <w:sz w:val="24"/>
          <w:szCs w:val="24"/>
        </w:rPr>
        <w:t>about 86% of the global</w:t>
      </w:r>
      <w:r w:rsidR="00B801A1" w:rsidRPr="008D7260">
        <w:rPr>
          <w:rFonts w:ascii="Times New Roman" w:hAnsi="Times New Roman" w:cs="Times New Roman"/>
          <w:sz w:val="24"/>
          <w:szCs w:val="24"/>
        </w:rPr>
        <w:t xml:space="preserve"> freshwater use.</w:t>
      </w:r>
      <w:r w:rsidR="00391FE7" w:rsidRPr="00001469">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&lt;EndNote&gt;&lt;Cite&gt;&lt;Author&gt;Hoekstra&lt;/Author&gt;&lt;Year&gt;(2007)&lt;/Year&gt;&lt;RecNum&gt;101&lt;/RecNum&gt;&lt;DisplayText&gt;(6)&lt;/DisplayText&gt;&lt;record&gt;&lt;rec-number&gt;101&lt;/rec-number&gt;&lt;foreign-keys&gt;&lt;key app="EN" db-id="vt0rsz0asdtxrzetxr0prw9eexvwt9wxe5tx"&gt;101&lt;/key&gt;&lt;/foreign-keys&gt;&lt;ref-type name="Journal Article"&gt;17&lt;/ref-type&gt;&lt;contributors&gt;&lt;authors&gt;&lt;author&gt;Hoekstra, A. Y.&lt;/author&gt;&lt;author&gt;Chapagain, A. K.&lt;/author&gt;&lt;/authors&gt;&lt;/contributors&gt;&lt;titles&gt;&lt;title&gt;Water footprints of nations: Water use by people as a function of their consumption pattern&lt;/title&gt;&lt;secondary-title&gt;&lt;style face="italic" font="default" size="100%"&gt;Water Resources Management&lt;/style&gt;&lt;/secondary-title&gt;&lt;alt-title&gt;Water Resour Manage&lt;/alt-title&gt;&lt;/titles&gt;&lt;periodical&gt;&lt;full-title&gt;Water Resources Management&lt;/full-title&gt;&lt;/periodical&gt;&lt;pages&gt;35-48&lt;/pages&gt;&lt;volume&gt;&lt;style face="bold" font="default" size="100%"&gt;21&lt;/style&gt;&lt;/volume&gt;&lt;number&gt;1&lt;/number&gt;&lt;keywords&gt;&lt;keyword&gt;Water footprint&lt;/keyword&gt;&lt;keyword&gt;Consumption&lt;/keyword&gt;&lt;keyword&gt;Virtual water&lt;/keyword&gt;&lt;keyword&gt;Indicators&lt;/keyword&gt;&lt;keyword&gt;Water use efficiency&lt;/keyword&gt;&lt;keyword&gt;External water dependency&lt;/keyword&gt;&lt;/keywords&gt;&lt;dates&gt;&lt;year&gt;(2007)&lt;/year&gt;&lt;/dates&gt;&lt;publisher&gt;Kluwer Academic Publishers&lt;/publisher&gt;&lt;isbn&gt;0920-4741&lt;/isbn&gt;&lt;urls&gt;&lt;related-urls&gt;&lt;url&gt;http://dx.doi.org/10.1007/s11269-006-9039-x&lt;/url&gt;&lt;/related-urls&gt;&lt;/urls&gt;&lt;electronic-resource-num&gt;10.1007/s11269-006-9039-x&lt;/electronic-resource-num&gt;&lt;/record&gt;&lt;/Cite&gt;&lt;/EndNote&gt;</w:instrText>
      </w:r>
      <w:r w:rsidR="00391FE7" w:rsidRPr="00001469">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6" w:tooltip="Hoekstra, (2007) #101" w:history="1">
        <w:r w:rsidR="006D2C77">
          <w:rPr>
            <w:rFonts w:ascii="Times New Roman" w:hAnsi="Times New Roman" w:cs="Times New Roman"/>
            <w:noProof/>
            <w:sz w:val="24"/>
            <w:szCs w:val="24"/>
            <w:vertAlign w:val="superscript"/>
          </w:rPr>
          <w:t>6</w:t>
        </w:r>
      </w:hyperlink>
      <w:r w:rsidR="00102934">
        <w:rPr>
          <w:rFonts w:ascii="Times New Roman" w:hAnsi="Times New Roman" w:cs="Times New Roman"/>
          <w:noProof/>
          <w:sz w:val="24"/>
          <w:szCs w:val="24"/>
          <w:vertAlign w:val="superscript"/>
        </w:rPr>
        <w:t>)</w:t>
      </w:r>
      <w:r w:rsidR="00391FE7" w:rsidRPr="00001469">
        <w:rPr>
          <w:rFonts w:ascii="Times New Roman" w:hAnsi="Times New Roman" w:cs="Times New Roman"/>
          <w:sz w:val="24"/>
          <w:szCs w:val="24"/>
          <w:vertAlign w:val="superscript"/>
        </w:rPr>
        <w:fldChar w:fldCharType="end"/>
      </w:r>
      <w:r w:rsidR="00B801A1">
        <w:rPr>
          <w:rFonts w:ascii="Times New Roman" w:hAnsi="Times New Roman" w:cs="Times New Roman"/>
          <w:sz w:val="24"/>
          <w:szCs w:val="24"/>
        </w:rPr>
        <w:t xml:space="preserve"> </w:t>
      </w:r>
      <w:r w:rsidR="006A716B">
        <w:rPr>
          <w:rFonts w:ascii="Times New Roman" w:hAnsi="Times New Roman" w:cs="Times New Roman"/>
          <w:sz w:val="24"/>
          <w:szCs w:val="24"/>
        </w:rPr>
        <w:t>Water use</w:t>
      </w:r>
      <w:r w:rsidR="006B4E0A">
        <w:rPr>
          <w:rFonts w:ascii="Times New Roman" w:hAnsi="Times New Roman" w:cs="Times New Roman"/>
          <w:sz w:val="24"/>
          <w:szCs w:val="24"/>
        </w:rPr>
        <w:t>d</w:t>
      </w:r>
      <w:r w:rsidR="006A716B">
        <w:rPr>
          <w:rFonts w:ascii="Times New Roman" w:hAnsi="Times New Roman" w:cs="Times New Roman"/>
          <w:sz w:val="24"/>
          <w:szCs w:val="24"/>
        </w:rPr>
        <w:t xml:space="preserve"> f</w:t>
      </w:r>
      <w:r w:rsidR="006B4E0A">
        <w:rPr>
          <w:rFonts w:ascii="Times New Roman" w:hAnsi="Times New Roman" w:cs="Times New Roman"/>
          <w:sz w:val="24"/>
          <w:szCs w:val="24"/>
        </w:rPr>
        <w:t>or</w:t>
      </w:r>
      <w:r w:rsidR="006A716B">
        <w:rPr>
          <w:rFonts w:ascii="Times New Roman" w:hAnsi="Times New Roman" w:cs="Times New Roman"/>
          <w:sz w:val="24"/>
          <w:szCs w:val="24"/>
        </w:rPr>
        <w:t xml:space="preserve"> agriculture make</w:t>
      </w:r>
      <w:r w:rsidR="006B4E0A">
        <w:rPr>
          <w:rFonts w:ascii="Times New Roman" w:hAnsi="Times New Roman" w:cs="Times New Roman"/>
          <w:sz w:val="24"/>
          <w:szCs w:val="24"/>
        </w:rPr>
        <w:t>s</w:t>
      </w:r>
      <w:r w:rsidR="006A716B">
        <w:rPr>
          <w:rFonts w:ascii="Times New Roman" w:hAnsi="Times New Roman" w:cs="Times New Roman"/>
          <w:sz w:val="24"/>
          <w:szCs w:val="24"/>
        </w:rPr>
        <w:t xml:space="preserve"> up more than</w:t>
      </w:r>
      <w:r w:rsidR="006A716B" w:rsidRPr="00D1125D">
        <w:rPr>
          <w:rFonts w:ascii="Times New Roman" w:hAnsi="Times New Roman" w:cs="Times New Roman"/>
          <w:sz w:val="24"/>
          <w:szCs w:val="24"/>
        </w:rPr>
        <w:t xml:space="preserve"> 90% </w:t>
      </w:r>
      <w:r w:rsidR="006A716B">
        <w:rPr>
          <w:rFonts w:ascii="Times New Roman" w:hAnsi="Times New Roman" w:cs="Times New Roman"/>
          <w:sz w:val="24"/>
          <w:szCs w:val="24"/>
        </w:rPr>
        <w:t xml:space="preserve">of </w:t>
      </w:r>
      <w:r w:rsidR="00D64924">
        <w:rPr>
          <w:rFonts w:ascii="Times New Roman" w:hAnsi="Times New Roman" w:cs="Times New Roman"/>
          <w:sz w:val="24"/>
          <w:szCs w:val="24"/>
        </w:rPr>
        <w:t xml:space="preserve">water </w:t>
      </w:r>
      <w:r w:rsidR="006A716B">
        <w:rPr>
          <w:rFonts w:ascii="Times New Roman" w:hAnsi="Times New Roman" w:cs="Times New Roman"/>
          <w:sz w:val="24"/>
          <w:szCs w:val="24"/>
        </w:rPr>
        <w:t xml:space="preserve">withdrawals in </w:t>
      </w:r>
      <w:r w:rsidR="006A716B" w:rsidRPr="00D1125D">
        <w:rPr>
          <w:rFonts w:ascii="Times New Roman" w:hAnsi="Times New Roman" w:cs="Times New Roman"/>
          <w:sz w:val="24"/>
          <w:szCs w:val="24"/>
        </w:rPr>
        <w:t>some developing countries.</w:t>
      </w:r>
      <w:r w:rsidR="00391FE7" w:rsidRPr="00001469">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00391FE7" w:rsidRPr="00001469">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3" w:tooltip="UNESCO, (2009) #88" w:history="1">
        <w:r w:rsidR="006D2C77">
          <w:rPr>
            <w:rFonts w:ascii="Times New Roman" w:hAnsi="Times New Roman" w:cs="Times New Roman"/>
            <w:noProof/>
            <w:sz w:val="24"/>
            <w:szCs w:val="24"/>
            <w:vertAlign w:val="superscript"/>
          </w:rPr>
          <w:t>3</w:t>
        </w:r>
      </w:hyperlink>
      <w:r w:rsidR="00102934">
        <w:rPr>
          <w:rFonts w:ascii="Times New Roman" w:hAnsi="Times New Roman" w:cs="Times New Roman"/>
          <w:noProof/>
          <w:sz w:val="24"/>
          <w:szCs w:val="24"/>
          <w:vertAlign w:val="superscript"/>
        </w:rPr>
        <w:t>)</w:t>
      </w:r>
      <w:r w:rsidR="00391FE7" w:rsidRPr="00001469">
        <w:rPr>
          <w:rFonts w:ascii="Times New Roman" w:hAnsi="Times New Roman" w:cs="Times New Roman"/>
          <w:sz w:val="24"/>
          <w:szCs w:val="24"/>
          <w:vertAlign w:val="superscript"/>
        </w:rPr>
        <w:fldChar w:fldCharType="end"/>
      </w:r>
      <w:r w:rsidR="006A716B" w:rsidRPr="00884E53">
        <w:rPr>
          <w:rFonts w:ascii="Times New Roman" w:hAnsi="Times New Roman" w:cs="Times New Roman"/>
          <w:sz w:val="24"/>
          <w:szCs w:val="24"/>
          <w:vertAlign w:val="superscript"/>
        </w:rPr>
        <w:t xml:space="preserve"> </w:t>
      </w:r>
      <w:r w:rsidR="006A651E">
        <w:rPr>
          <w:rFonts w:ascii="Times New Roman" w:hAnsi="Times New Roman" w:cs="Times New Roman"/>
          <w:sz w:val="24"/>
          <w:szCs w:val="24"/>
        </w:rPr>
        <w:t>Consequently, a</w:t>
      </w:r>
      <w:r w:rsidR="006A651E" w:rsidRPr="008D7260">
        <w:rPr>
          <w:rFonts w:ascii="Times New Roman" w:hAnsi="Times New Roman" w:cs="Times New Roman"/>
          <w:sz w:val="24"/>
          <w:szCs w:val="24"/>
        </w:rPr>
        <w:t>gricultur</w:t>
      </w:r>
      <w:r w:rsidR="006A651E">
        <w:rPr>
          <w:rFonts w:ascii="Times New Roman" w:hAnsi="Times New Roman" w:cs="Times New Roman"/>
          <w:sz w:val="24"/>
          <w:szCs w:val="24"/>
        </w:rPr>
        <w:t>e</w:t>
      </w:r>
      <w:r w:rsidR="006A651E" w:rsidRPr="008D7260">
        <w:rPr>
          <w:rFonts w:ascii="Times New Roman" w:hAnsi="Times New Roman" w:cs="Times New Roman"/>
          <w:sz w:val="24"/>
          <w:szCs w:val="24"/>
        </w:rPr>
        <w:t xml:space="preserve"> </w:t>
      </w:r>
      <w:r w:rsidR="006B4E0A">
        <w:rPr>
          <w:rFonts w:ascii="Times New Roman" w:hAnsi="Times New Roman" w:cs="Times New Roman"/>
          <w:sz w:val="24"/>
          <w:szCs w:val="24"/>
        </w:rPr>
        <w:t>is in conflict</w:t>
      </w:r>
      <w:r w:rsidR="006A716B" w:rsidRPr="008D7260">
        <w:rPr>
          <w:rFonts w:ascii="Times New Roman" w:hAnsi="Times New Roman" w:cs="Times New Roman"/>
          <w:sz w:val="24"/>
          <w:szCs w:val="24"/>
        </w:rPr>
        <w:t xml:space="preserve"> with other use</w:t>
      </w:r>
      <w:r w:rsidR="006B4E0A">
        <w:rPr>
          <w:rFonts w:ascii="Times New Roman" w:hAnsi="Times New Roman" w:cs="Times New Roman"/>
          <w:sz w:val="24"/>
          <w:szCs w:val="24"/>
        </w:rPr>
        <w:t>rs of fresh water</w:t>
      </w:r>
      <w:r w:rsidR="006A716B" w:rsidRPr="008D7260">
        <w:rPr>
          <w:rFonts w:ascii="Times New Roman" w:hAnsi="Times New Roman" w:cs="Times New Roman"/>
          <w:sz w:val="24"/>
          <w:szCs w:val="24"/>
        </w:rPr>
        <w:t xml:space="preserve"> such as municipa</w:t>
      </w:r>
      <w:r w:rsidR="006B4E0A">
        <w:rPr>
          <w:rFonts w:ascii="Times New Roman" w:hAnsi="Times New Roman" w:cs="Times New Roman"/>
          <w:sz w:val="24"/>
          <w:szCs w:val="24"/>
        </w:rPr>
        <w:t>lities and industry</w:t>
      </w:r>
      <w:r w:rsidR="006A716B" w:rsidRPr="008D7260">
        <w:rPr>
          <w:rFonts w:ascii="Times New Roman" w:hAnsi="Times New Roman" w:cs="Times New Roman"/>
          <w:sz w:val="24"/>
          <w:szCs w:val="24"/>
        </w:rPr>
        <w:t xml:space="preserve"> in many parts of the world.</w:t>
      </w:r>
      <w:r w:rsidR="00391FE7" w:rsidRPr="008D7260">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&lt;EndNote&gt;&lt;Cite&gt;&lt;Author&gt;Falkenmark&lt;/Author&gt;&lt;Year&gt;(1989)&lt;/Year&gt;&lt;RecNum&gt;102&lt;/RecNum&gt;&lt;DisplayText&gt;(7)&lt;/DisplayText&gt;&lt;record&gt;&lt;rec-number&gt;102&lt;/rec-number&gt;&lt;foreign-keys&gt;&lt;key app="EN" db-id="vt0rsz0asdtxrzetxr0prw9eexvwt9wxe5tx"&gt;102&lt;/key&gt;&lt;/foreign-keys&gt;&lt;ref-type name="Book Section"&gt;5&lt;/ref-type&gt;&lt;contributors&gt;&lt;authors&gt;&lt;author&gt;Falkenmark, M.&lt;/author&gt;&lt;/authors&gt;&lt;secondary-authors&gt;&lt;author&gt;Falkenmark, M.&lt;/author&gt;&lt;author&gt;Chapman, T. &lt;/author&gt;&lt;/secondary-authors&gt;&lt;/contributors&gt;&lt;titles&gt;&lt;title&gt;Comparative hydrology—a new concept&lt;/title&gt;&lt;secondary-title&gt;&lt;style face="italic" font="default" size="100%"&gt;Comparative Hydrology. An Ecological Approach to Land and Water Resources&lt;/style&gt;&lt;/secondary-title&gt;&lt;/titles&gt;&lt;pages&gt;10-42&lt;/pages&gt;&lt;dates&gt;&lt;year&gt;(1989)&lt;/year&gt;&lt;/dates&gt;&lt;pub-location&gt;Unesco, Paris, France&lt;/pub-location&gt;&lt;urls&gt;&lt;/urls&gt;&lt;/record&gt;&lt;/Cite&gt;&lt;/EndNote&gt;</w:instrText>
      </w:r>
      <w:r w:rsidR="00391FE7" w:rsidRPr="008D7260">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7" w:tooltip="Falkenmark, (1989) #102" w:history="1">
        <w:r w:rsidR="006D2C77">
          <w:rPr>
            <w:rFonts w:ascii="Times New Roman" w:hAnsi="Times New Roman" w:cs="Times New Roman"/>
            <w:noProof/>
            <w:sz w:val="24"/>
            <w:szCs w:val="24"/>
            <w:vertAlign w:val="superscript"/>
          </w:rPr>
          <w:t>7</w:t>
        </w:r>
      </w:hyperlink>
      <w:r w:rsidR="00102934">
        <w:rPr>
          <w:rFonts w:ascii="Times New Roman" w:hAnsi="Times New Roman" w:cs="Times New Roman"/>
          <w:noProof/>
          <w:sz w:val="24"/>
          <w:szCs w:val="24"/>
          <w:vertAlign w:val="superscript"/>
        </w:rPr>
        <w:t>)</w:t>
      </w:r>
      <w:r w:rsidR="00391FE7" w:rsidRPr="008D7260">
        <w:rPr>
          <w:rFonts w:ascii="Times New Roman" w:hAnsi="Times New Roman" w:cs="Times New Roman"/>
          <w:sz w:val="24"/>
          <w:szCs w:val="24"/>
          <w:vertAlign w:val="superscript"/>
        </w:rPr>
        <w:fldChar w:fldCharType="end"/>
      </w:r>
      <w:r w:rsidR="00B801A1" w:rsidRPr="008D7260">
        <w:rPr>
          <w:rFonts w:ascii="Times New Roman" w:hAnsi="Times New Roman" w:cs="Times New Roman"/>
          <w:sz w:val="24"/>
          <w:szCs w:val="24"/>
        </w:rPr>
        <w:t xml:space="preserve"> </w:t>
      </w:r>
      <w:ins w:id="115" w:author="ewarner" w:date="2014-07-15T11:37:00Z">
        <w:r w:rsidR="00C357AD">
          <w:rPr>
            <w:rFonts w:ascii="Times New Roman" w:hAnsi="Times New Roman" w:cs="Times New Roman"/>
            <w:sz w:val="24"/>
            <w:szCs w:val="24"/>
          </w:rPr>
          <w:t>A</w:t>
        </w:r>
        <w:r w:rsidR="00C357AD" w:rsidRPr="008D7260">
          <w:rPr>
            <w:rFonts w:ascii="Times New Roman" w:hAnsi="Times New Roman" w:cs="Times New Roman"/>
            <w:sz w:val="24"/>
            <w:szCs w:val="24"/>
          </w:rPr>
          <w:t>quatic environment</w:t>
        </w:r>
        <w:r w:rsidR="00C357AD">
          <w:rPr>
            <w:rFonts w:ascii="Times New Roman" w:hAnsi="Times New Roman" w:cs="Times New Roman"/>
            <w:sz w:val="24"/>
            <w:szCs w:val="24"/>
          </w:rPr>
          <w:t>s</w:t>
        </w:r>
        <w:r w:rsidR="00C357AD" w:rsidRPr="008D7260">
          <w:rPr>
            <w:rFonts w:ascii="Times New Roman" w:hAnsi="Times New Roman" w:cs="Times New Roman"/>
            <w:sz w:val="24"/>
            <w:szCs w:val="24"/>
          </w:rPr>
          <w:t xml:space="preserve"> </w:t>
        </w:r>
        <w:r w:rsidR="00C357AD">
          <w:rPr>
            <w:rFonts w:ascii="Times New Roman" w:hAnsi="Times New Roman" w:cs="Times New Roman"/>
            <w:sz w:val="24"/>
            <w:szCs w:val="24"/>
          </w:rPr>
          <w:t>have shown</w:t>
        </w:r>
        <w:r w:rsidR="00C357AD" w:rsidRPr="008D7260">
          <w:rPr>
            <w:rFonts w:ascii="Times New Roman" w:hAnsi="Times New Roman" w:cs="Times New Roman"/>
            <w:sz w:val="24"/>
            <w:szCs w:val="24"/>
          </w:rPr>
          <w:t xml:space="preserve"> signs of decline and degradation due in part to how water is managed in many </w:t>
        </w:r>
        <w:r w:rsidR="00C357AD">
          <w:rPr>
            <w:rFonts w:ascii="Times New Roman" w:hAnsi="Times New Roman" w:cs="Times New Roman"/>
            <w:sz w:val="24"/>
            <w:szCs w:val="24"/>
          </w:rPr>
          <w:t>nations</w:t>
        </w:r>
        <w:r w:rsidR="00C357AD" w:rsidRPr="008D7260">
          <w:rPr>
            <w:rFonts w:ascii="Times New Roman" w:hAnsi="Times New Roman" w:cs="Times New Roman"/>
            <w:sz w:val="24"/>
            <w:szCs w:val="24"/>
          </w:rPr>
          <w:t>.</w:t>
        </w:r>
        <w:r w:rsidR="00391FE7" w:rsidRPr="008D7260">
          <w:rPr>
            <w:rFonts w:ascii="Times New Roman" w:hAnsi="Times New Roman" w:cs="Times New Roman"/>
            <w:sz w:val="24"/>
            <w:szCs w:val="24"/>
            <w:vertAlign w:val="superscript"/>
          </w:rPr>
          <w:fldChar w:fldCharType="begin"/>
        </w:r>
        <w:r w:rsidR="00C357AD">
          <w:rPr>
            <w:rFonts w:ascii="Times New Roman" w:hAnsi="Times New Roman" w:cs="Times New Roman"/>
            <w:sz w:val="24"/>
            <w:szCs w:val="24"/>
            <w:vertAlign w:val="superscript"/>
          </w:rPr>
          <w: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instrText>
        </w:r>
        <w:r w:rsidR="00391FE7"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ins>
      <w:r w:rsidR="00391FE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"_ENREF_8" \o "Postel, (2000) #95" </w:instrText>
      </w:r>
      <w:r w:rsidR="00391FE7">
        <w:rPr>
          <w:rFonts w:ascii="Times New Roman" w:hAnsi="Times New Roman" w:cs="Times New Roman"/>
          <w:noProof/>
          <w:sz w:val="24"/>
          <w:szCs w:val="24"/>
          <w:vertAlign w:val="superscript"/>
        </w:rPr>
        <w:fldChar w:fldCharType="separate"/>
      </w:r>
      <w:ins w:id="116" w:author="ewarner" w:date="2014-07-15T11:37:00Z">
        <w:r w:rsidR="006D2C77">
          <w:rPr>
            <w:rFonts w:ascii="Times New Roman" w:hAnsi="Times New Roman" w:cs="Times New Roman"/>
            <w:noProof/>
            <w:sz w:val="24"/>
            <w:szCs w:val="24"/>
            <w:vertAlign w:val="superscript"/>
          </w:rPr>
          <w:t>8</w:t>
        </w:r>
      </w:ins>
      <w:r w:rsidR="00391FE7">
        <w:rPr>
          <w:rFonts w:ascii="Times New Roman" w:hAnsi="Times New Roman" w:cs="Times New Roman"/>
          <w:noProof/>
          <w:sz w:val="24"/>
          <w:szCs w:val="24"/>
          <w:vertAlign w:val="superscript"/>
        </w:rPr>
        <w:fldChar w:fldCharType="end"/>
      </w:r>
      <w:ins w:id="117" w:author="ewarner" w:date="2014-07-15T11:37:00Z">
        <w:r w:rsidR="00C357AD">
          <w:rPr>
            <w:rFonts w:ascii="Times New Roman" w:hAnsi="Times New Roman" w:cs="Times New Roman"/>
            <w:noProof/>
            <w:sz w:val="24"/>
            <w:szCs w:val="24"/>
            <w:vertAlign w:val="superscript"/>
          </w:rPr>
          <w:t>)</w:t>
        </w:r>
        <w:r w:rsidR="00391FE7" w:rsidRPr="008D7260">
          <w:rPr>
            <w:rFonts w:ascii="Times New Roman" w:hAnsi="Times New Roman" w:cs="Times New Roman"/>
            <w:sz w:val="24"/>
            <w:szCs w:val="24"/>
            <w:vertAlign w:val="superscript"/>
          </w:rPr>
          <w:fldChar w:fldCharType="end"/>
        </w:r>
        <w:r w:rsidR="00C357AD" w:rsidRPr="008D7260">
          <w:rPr>
            <w:rFonts w:ascii="Times New Roman" w:hAnsi="Times New Roman" w:cs="Times New Roman"/>
            <w:sz w:val="24"/>
            <w:szCs w:val="24"/>
            <w:vertAlign w:val="superscript"/>
          </w:rPr>
          <w:t xml:space="preserve">  </w:t>
        </w:r>
      </w:ins>
    </w:p>
    <w:p w:rsidR="0043366A" w:rsidRPr="00C357AD" w:rsidRDefault="003F6D91" w:rsidP="00BB781F">
      <w:pPr>
        <w:spacing w:line="480" w:lineRule="auto"/>
        <w:ind w:firstLine="720"/>
        <w:rPr>
          <w:rFonts w:ascii="Times New Roman" w:hAnsi="Times New Roman" w:cs="Times New Roman"/>
          <w:sz w:val="24"/>
          <w:szCs w:val="24"/>
          <w:vertAlign w:val="superscript"/>
          <w:rPrChange w:id="118" w:author="ewarner" w:date="2014-07-15T11:38:00Z">
            <w:rPr>
              <w:rFonts w:ascii="Times New Roman" w:hAnsi="Times New Roman" w:cs="Times New Roman"/>
              <w:sz w:val="24"/>
              <w:szCs w:val="24"/>
            </w:rPr>
          </w:rPrChange>
        </w:rPr>
      </w:pPr>
      <w:del w:id="119" w:author="ewarner" w:date="2014-07-15T11:02:00Z">
        <w:r w:rsidDel="009C5C25">
          <w:rPr>
            <w:rFonts w:ascii="Times New Roman" w:hAnsi="Times New Roman" w:cs="Times New Roman"/>
            <w:sz w:val="24"/>
            <w:szCs w:val="24"/>
          </w:rPr>
          <w:delText xml:space="preserve">Balancing </w:delText>
        </w:r>
        <w:r w:rsidR="006B4E0A" w:rsidDel="009C5C25">
          <w:rPr>
            <w:rFonts w:ascii="Times New Roman" w:hAnsi="Times New Roman" w:cs="Times New Roman"/>
            <w:sz w:val="24"/>
            <w:szCs w:val="24"/>
          </w:rPr>
          <w:delText xml:space="preserve">the </w:delText>
        </w:r>
        <w:r w:rsidDel="009C5C25">
          <w:rPr>
            <w:rFonts w:ascii="Times New Roman" w:hAnsi="Times New Roman" w:cs="Times New Roman"/>
            <w:sz w:val="24"/>
            <w:szCs w:val="24"/>
          </w:rPr>
          <w:delText xml:space="preserve">competing uses for </w:delText>
        </w:r>
        <w:r w:rsidR="006B4E0A" w:rsidDel="009C5C25">
          <w:rPr>
            <w:rFonts w:ascii="Times New Roman" w:hAnsi="Times New Roman" w:cs="Times New Roman"/>
            <w:sz w:val="24"/>
            <w:szCs w:val="24"/>
          </w:rPr>
          <w:delText xml:space="preserve">a </w:delText>
        </w:r>
        <w:r w:rsidDel="009C5C25">
          <w:rPr>
            <w:rFonts w:ascii="Times New Roman" w:hAnsi="Times New Roman" w:cs="Times New Roman"/>
            <w:sz w:val="24"/>
            <w:szCs w:val="24"/>
          </w:rPr>
          <w:delText>limited water suppl</w:delText>
        </w:r>
        <w:r w:rsidR="006B4E0A" w:rsidDel="009C5C25">
          <w:rPr>
            <w:rFonts w:ascii="Times New Roman" w:hAnsi="Times New Roman" w:cs="Times New Roman"/>
            <w:sz w:val="24"/>
            <w:szCs w:val="24"/>
          </w:rPr>
          <w:delText>y is contentious and can have significant societal and environmental impacts</w:delText>
        </w:r>
        <w:r w:rsidR="00B93F8D" w:rsidDel="009C5C25">
          <w:rPr>
            <w:rFonts w:ascii="Times New Roman" w:hAnsi="Times New Roman" w:cs="Times New Roman"/>
            <w:sz w:val="24"/>
            <w:szCs w:val="24"/>
          </w:rPr>
          <w:delText>. For example,</w:delText>
        </w:r>
        <w:r w:rsidR="00EB5E9F" w:rsidDel="009C5C25">
          <w:rPr>
            <w:rFonts w:ascii="Times New Roman" w:hAnsi="Times New Roman" w:cs="Times New Roman"/>
            <w:sz w:val="24"/>
            <w:szCs w:val="24"/>
          </w:rPr>
          <w:delText xml:space="preserve"> </w:delText>
        </w:r>
        <w:r w:rsidR="006A716B" w:rsidRPr="008D7260" w:rsidDel="009C5C25">
          <w:rPr>
            <w:rFonts w:ascii="Times New Roman" w:hAnsi="Times New Roman" w:cs="Times New Roman"/>
            <w:sz w:val="24"/>
            <w:szCs w:val="24"/>
          </w:rPr>
          <w:delText>a</w:delText>
        </w:r>
      </w:del>
      <w:del w:id="120" w:author="ewarner" w:date="2014-07-15T11:37:00Z">
        <w:r w:rsidR="006A716B" w:rsidRPr="008D7260" w:rsidDel="00C357AD">
          <w:rPr>
            <w:rFonts w:ascii="Times New Roman" w:hAnsi="Times New Roman" w:cs="Times New Roman"/>
            <w:sz w:val="24"/>
            <w:szCs w:val="24"/>
          </w:rPr>
          <w:delText>quatic environment</w:delText>
        </w:r>
        <w:r w:rsidR="00EB5E9F" w:rsidDel="00C357AD">
          <w:rPr>
            <w:rFonts w:ascii="Times New Roman" w:hAnsi="Times New Roman" w:cs="Times New Roman"/>
            <w:sz w:val="24"/>
            <w:szCs w:val="24"/>
          </w:rPr>
          <w:delText>s</w:delText>
        </w:r>
        <w:r w:rsidR="006A716B" w:rsidRPr="008D7260" w:rsidDel="00C357AD">
          <w:rPr>
            <w:rFonts w:ascii="Times New Roman" w:hAnsi="Times New Roman" w:cs="Times New Roman"/>
            <w:sz w:val="24"/>
            <w:szCs w:val="24"/>
          </w:rPr>
          <w:delText xml:space="preserve"> </w:delText>
        </w:r>
        <w:r w:rsidR="00EB5E9F" w:rsidDel="00C357AD">
          <w:rPr>
            <w:rFonts w:ascii="Times New Roman" w:hAnsi="Times New Roman" w:cs="Times New Roman"/>
            <w:sz w:val="24"/>
            <w:szCs w:val="24"/>
          </w:rPr>
          <w:delText>show</w:delText>
        </w:r>
        <w:r w:rsidR="006A716B" w:rsidRPr="008D7260" w:rsidDel="00C357AD">
          <w:rPr>
            <w:rFonts w:ascii="Times New Roman" w:hAnsi="Times New Roman" w:cs="Times New Roman"/>
            <w:sz w:val="24"/>
            <w:szCs w:val="24"/>
          </w:rPr>
          <w:delText xml:space="preserve"> signs of </w:delText>
        </w:r>
        <w:r w:rsidR="00B801A1" w:rsidRPr="008D7260" w:rsidDel="00C357AD">
          <w:rPr>
            <w:rFonts w:ascii="Times New Roman" w:hAnsi="Times New Roman" w:cs="Times New Roman"/>
            <w:sz w:val="24"/>
            <w:szCs w:val="24"/>
          </w:rPr>
          <w:lastRenderedPageBreak/>
          <w:delText xml:space="preserve">decline and </w:delText>
        </w:r>
        <w:r w:rsidR="006A716B" w:rsidRPr="008D7260" w:rsidDel="00C357AD">
          <w:rPr>
            <w:rFonts w:ascii="Times New Roman" w:hAnsi="Times New Roman" w:cs="Times New Roman"/>
            <w:sz w:val="24"/>
            <w:szCs w:val="24"/>
          </w:rPr>
          <w:delText xml:space="preserve">degradation </w:delText>
        </w:r>
        <w:r w:rsidR="00B801A1" w:rsidRPr="008D7260" w:rsidDel="00C357AD">
          <w:rPr>
            <w:rFonts w:ascii="Times New Roman" w:hAnsi="Times New Roman" w:cs="Times New Roman"/>
            <w:sz w:val="24"/>
            <w:szCs w:val="24"/>
          </w:rPr>
          <w:delText xml:space="preserve">due in part to how water is managed in many </w:delText>
        </w:r>
        <w:r w:rsidR="006A651E" w:rsidDel="00C357AD">
          <w:rPr>
            <w:rFonts w:ascii="Times New Roman" w:hAnsi="Times New Roman" w:cs="Times New Roman"/>
            <w:sz w:val="24"/>
            <w:szCs w:val="24"/>
          </w:rPr>
          <w:delText>nations</w:delText>
        </w:r>
        <w:r w:rsidR="006A716B" w:rsidRPr="008D7260" w:rsidDel="00C357AD">
          <w:rPr>
            <w:rFonts w:ascii="Times New Roman" w:hAnsi="Times New Roman" w:cs="Times New Roman"/>
            <w:sz w:val="24"/>
            <w:szCs w:val="24"/>
          </w:rPr>
          <w:delText>.</w:delText>
        </w:r>
        <w:r w:rsidR="00391FE7" w:rsidRPr="008D7260" w:rsidDel="00C357AD">
          <w:rPr>
            <w:rFonts w:ascii="Times New Roman" w:hAnsi="Times New Roman" w:cs="Times New Roman"/>
            <w:sz w:val="24"/>
            <w:szCs w:val="24"/>
            <w:vertAlign w:val="superscript"/>
          </w:rPr>
          <w:fldChar w:fldCharType="begin"/>
        </w:r>
        <w:r w:rsidR="00102934" w:rsidDel="00C357AD">
          <w:rPr>
            <w:rFonts w:ascii="Times New Roman" w:hAnsi="Times New Roman" w:cs="Times New Roman"/>
            <w:sz w:val="24"/>
            <w:szCs w:val="24"/>
            <w:vertAlign w:val="superscript"/>
          </w:rPr>
          <w:del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delInstrText>
        </w:r>
        <w:r w:rsidR="00391FE7" w:rsidRPr="008D7260" w:rsidDel="00C357AD">
          <w:rPr>
            <w:rFonts w:ascii="Times New Roman" w:hAnsi="Times New Roman" w:cs="Times New Roman"/>
            <w:sz w:val="24"/>
            <w:szCs w:val="24"/>
            <w:vertAlign w:val="superscript"/>
          </w:rPr>
          <w:fldChar w:fldCharType="separate"/>
        </w:r>
        <w:r w:rsidR="00102934" w:rsidDel="00C357AD">
          <w:rPr>
            <w:rFonts w:ascii="Times New Roman" w:hAnsi="Times New Roman" w:cs="Times New Roman"/>
            <w:noProof/>
            <w:sz w:val="24"/>
            <w:szCs w:val="24"/>
            <w:vertAlign w:val="superscript"/>
          </w:rPr>
          <w:delText>(</w:delText>
        </w:r>
        <w:r w:rsidR="00391FE7" w:rsidDel="00C357AD">
          <w:rPr>
            <w:rFonts w:ascii="Times New Roman" w:hAnsi="Times New Roman" w:cs="Times New Roman"/>
            <w:noProof/>
            <w:sz w:val="24"/>
            <w:szCs w:val="24"/>
            <w:vertAlign w:val="superscript"/>
          </w:rPr>
          <w:fldChar w:fldCharType="begin"/>
        </w:r>
        <w:r w:rsidR="00102934" w:rsidDel="00C357AD">
          <w:rPr>
            <w:rFonts w:ascii="Times New Roman" w:hAnsi="Times New Roman" w:cs="Times New Roman"/>
            <w:noProof/>
            <w:sz w:val="24"/>
            <w:szCs w:val="24"/>
            <w:vertAlign w:val="superscript"/>
          </w:rPr>
          <w:delInstrText xml:space="preserve"> HYPERLINK \l "_ENREF_8" \o "Postel, (2000) #95" </w:delInstrText>
        </w:r>
        <w:r w:rsidR="00391FE7" w:rsidDel="00C357AD">
          <w:rPr>
            <w:rFonts w:ascii="Times New Roman" w:hAnsi="Times New Roman" w:cs="Times New Roman"/>
            <w:noProof/>
            <w:sz w:val="24"/>
            <w:szCs w:val="24"/>
            <w:vertAlign w:val="superscript"/>
          </w:rPr>
          <w:fldChar w:fldCharType="separate"/>
        </w:r>
        <w:r w:rsidR="00102934" w:rsidDel="00C357AD">
          <w:rPr>
            <w:rFonts w:ascii="Times New Roman" w:hAnsi="Times New Roman" w:cs="Times New Roman"/>
            <w:noProof/>
            <w:sz w:val="24"/>
            <w:szCs w:val="24"/>
            <w:vertAlign w:val="superscript"/>
          </w:rPr>
          <w:delText>8</w:delText>
        </w:r>
        <w:r w:rsidR="00391FE7" w:rsidDel="00C357AD">
          <w:rPr>
            <w:rFonts w:ascii="Times New Roman" w:hAnsi="Times New Roman" w:cs="Times New Roman"/>
            <w:noProof/>
            <w:sz w:val="24"/>
            <w:szCs w:val="24"/>
            <w:vertAlign w:val="superscript"/>
          </w:rPr>
          <w:fldChar w:fldCharType="end"/>
        </w:r>
        <w:r w:rsidR="00102934" w:rsidDel="00C357AD">
          <w:rPr>
            <w:rFonts w:ascii="Times New Roman" w:hAnsi="Times New Roman" w:cs="Times New Roman"/>
            <w:noProof/>
            <w:sz w:val="24"/>
            <w:szCs w:val="24"/>
            <w:vertAlign w:val="superscript"/>
          </w:rPr>
          <w:delText>)</w:delText>
        </w:r>
        <w:r w:rsidR="00391FE7" w:rsidRPr="008D7260" w:rsidDel="00C357AD">
          <w:rPr>
            <w:rFonts w:ascii="Times New Roman" w:hAnsi="Times New Roman" w:cs="Times New Roman"/>
            <w:sz w:val="24"/>
            <w:szCs w:val="24"/>
            <w:vertAlign w:val="superscript"/>
          </w:rPr>
          <w:fldChar w:fldCharType="end"/>
        </w:r>
        <w:r w:rsidR="006A716B" w:rsidRPr="008D7260" w:rsidDel="00C357AD">
          <w:rPr>
            <w:rFonts w:ascii="Times New Roman" w:hAnsi="Times New Roman" w:cs="Times New Roman"/>
            <w:sz w:val="24"/>
            <w:szCs w:val="24"/>
            <w:vertAlign w:val="superscript"/>
          </w:rPr>
          <w:delText xml:space="preserve">  </w:delText>
        </w:r>
      </w:del>
      <w:r w:rsidR="006B4E0A">
        <w:rPr>
          <w:rFonts w:ascii="Times New Roman" w:hAnsi="Times New Roman" w:cs="Times New Roman"/>
          <w:sz w:val="24"/>
          <w:szCs w:val="24"/>
        </w:rPr>
        <w:t xml:space="preserve">Balancing the many </w:t>
      </w:r>
      <w:r w:rsidR="00884E53" w:rsidRPr="00884E53">
        <w:rPr>
          <w:rFonts w:ascii="Times New Roman" w:hAnsi="Times New Roman" w:cs="Times New Roman"/>
          <w:sz w:val="24"/>
          <w:szCs w:val="24"/>
        </w:rPr>
        <w:t xml:space="preserve">uses for water </w:t>
      </w:r>
      <w:del w:id="121" w:author="ewarner" w:date="2014-07-15T15:57:00Z">
        <w:r w:rsidR="006B4E0A" w:rsidDel="00D41D59">
          <w:rPr>
            <w:rFonts w:ascii="Times New Roman" w:hAnsi="Times New Roman" w:cs="Times New Roman"/>
            <w:sz w:val="24"/>
            <w:szCs w:val="24"/>
          </w:rPr>
          <w:delText>while still</w:delText>
        </w:r>
        <w:r w:rsidR="00D64924" w:rsidDel="00D41D59">
          <w:rPr>
            <w:rFonts w:ascii="Times New Roman" w:hAnsi="Times New Roman" w:cs="Times New Roman"/>
            <w:sz w:val="24"/>
            <w:szCs w:val="24"/>
          </w:rPr>
          <w:delText xml:space="preserve"> </w:delText>
        </w:r>
        <w:r w:rsidR="00884E53" w:rsidRPr="008D7260" w:rsidDel="00D41D59">
          <w:rPr>
            <w:rFonts w:ascii="Times New Roman" w:hAnsi="Times New Roman" w:cs="Times New Roman"/>
            <w:sz w:val="24"/>
            <w:szCs w:val="24"/>
          </w:rPr>
          <w:delText>m</w:delText>
        </w:r>
        <w:r w:rsidR="00B801A1" w:rsidRPr="008D7260" w:rsidDel="00D41D59">
          <w:rPr>
            <w:rFonts w:ascii="Times New Roman" w:hAnsi="Times New Roman" w:cs="Times New Roman"/>
            <w:sz w:val="24"/>
            <w:szCs w:val="24"/>
          </w:rPr>
          <w:delText>eet</w:delText>
        </w:r>
        <w:r w:rsidR="006B4E0A" w:rsidDel="00D41D59">
          <w:rPr>
            <w:rFonts w:ascii="Times New Roman" w:hAnsi="Times New Roman" w:cs="Times New Roman"/>
            <w:sz w:val="24"/>
            <w:szCs w:val="24"/>
          </w:rPr>
          <w:delText>ing</w:delText>
        </w:r>
        <w:r w:rsidR="00B801A1" w:rsidRPr="008D7260" w:rsidDel="00D41D59">
          <w:rPr>
            <w:rFonts w:ascii="Times New Roman" w:hAnsi="Times New Roman" w:cs="Times New Roman"/>
            <w:sz w:val="24"/>
            <w:szCs w:val="24"/>
          </w:rPr>
          <w:delText xml:space="preserve"> b</w:delText>
        </w:r>
        <w:r w:rsidR="00EA27BE" w:rsidRPr="008D7260" w:rsidDel="00D41D59">
          <w:rPr>
            <w:rFonts w:ascii="Times New Roman" w:hAnsi="Times New Roman" w:cs="Times New Roman"/>
            <w:sz w:val="24"/>
            <w:szCs w:val="24"/>
          </w:rPr>
          <w:delText>asic human need</w:delText>
        </w:r>
        <w:r w:rsidR="00D64924" w:rsidDel="00D41D59">
          <w:rPr>
            <w:rFonts w:ascii="Times New Roman" w:hAnsi="Times New Roman" w:cs="Times New Roman"/>
            <w:sz w:val="24"/>
            <w:szCs w:val="24"/>
          </w:rPr>
          <w:delText>s</w:delText>
        </w:r>
        <w:r w:rsidR="00884E53" w:rsidRPr="008D7260" w:rsidDel="00D41D59">
          <w:rPr>
            <w:rFonts w:ascii="Times New Roman" w:hAnsi="Times New Roman" w:cs="Times New Roman"/>
            <w:sz w:val="24"/>
            <w:szCs w:val="24"/>
          </w:rPr>
          <w:delText xml:space="preserve"> </w:delText>
        </w:r>
      </w:del>
      <w:r w:rsidR="00D64924" w:rsidRPr="008D7260">
        <w:rPr>
          <w:rFonts w:ascii="Times New Roman" w:hAnsi="Times New Roman" w:cs="Times New Roman"/>
          <w:sz w:val="24"/>
          <w:szCs w:val="24"/>
        </w:rPr>
        <w:t xml:space="preserve">will be challenging </w:t>
      </w:r>
      <w:r w:rsidR="00884E53" w:rsidRPr="008D7260">
        <w:rPr>
          <w:rFonts w:ascii="Times New Roman" w:hAnsi="Times New Roman" w:cs="Times New Roman"/>
          <w:sz w:val="24"/>
          <w:szCs w:val="24"/>
        </w:rPr>
        <w:t>in the coming decades</w:t>
      </w:r>
      <w:ins w:id="122" w:author="ewarner" w:date="2014-07-15T15:57:00Z">
        <w:r w:rsidR="00D41D59">
          <w:rPr>
            <w:rFonts w:ascii="Times New Roman" w:hAnsi="Times New Roman" w:cs="Times New Roman"/>
            <w:sz w:val="24"/>
            <w:szCs w:val="24"/>
          </w:rPr>
          <w:t xml:space="preserve"> while trying to still </w:t>
        </w:r>
        <w:r w:rsidR="00D41D59" w:rsidRPr="008D7260">
          <w:rPr>
            <w:rFonts w:ascii="Times New Roman" w:hAnsi="Times New Roman" w:cs="Times New Roman"/>
            <w:sz w:val="24"/>
            <w:szCs w:val="24"/>
          </w:rPr>
          <w:t>meet</w:t>
        </w:r>
        <w:r w:rsidR="00D41D59">
          <w:rPr>
            <w:rFonts w:ascii="Times New Roman" w:hAnsi="Times New Roman" w:cs="Times New Roman"/>
            <w:sz w:val="24"/>
            <w:szCs w:val="24"/>
          </w:rPr>
          <w:t xml:space="preserve"> </w:t>
        </w:r>
        <w:r w:rsidR="00D41D59" w:rsidRPr="008D7260">
          <w:rPr>
            <w:rFonts w:ascii="Times New Roman" w:hAnsi="Times New Roman" w:cs="Times New Roman"/>
            <w:sz w:val="24"/>
            <w:szCs w:val="24"/>
          </w:rPr>
          <w:t>basic human need</w:t>
        </w:r>
        <w:r w:rsidR="00D41D59">
          <w:rPr>
            <w:rFonts w:ascii="Times New Roman" w:hAnsi="Times New Roman" w:cs="Times New Roman"/>
            <w:sz w:val="24"/>
            <w:szCs w:val="24"/>
          </w:rPr>
          <w:t>s</w:t>
        </w:r>
      </w:ins>
      <w:r w:rsidR="00884E53" w:rsidRPr="008D7260">
        <w:rPr>
          <w:rFonts w:ascii="Times New Roman" w:hAnsi="Times New Roman" w:cs="Times New Roman"/>
          <w:sz w:val="24"/>
          <w:szCs w:val="24"/>
        </w:rPr>
        <w:t>.</w:t>
      </w:r>
      <w:r w:rsidR="00391FE7" w:rsidRPr="008D7260">
        <w:rPr>
          <w:rFonts w:ascii="Times New Roman" w:hAnsi="Times New Roman" w:cs="Times New Roman"/>
          <w:sz w:val="24"/>
          <w:szCs w:val="24"/>
          <w:vertAlign w:val="superscript"/>
        </w:rPr>
        <w:fldChar w:fldCharType="begin">
          <w:fldData xml:space="preserve">PEVuZE5vdGU+PENpdGU+PEF1dGhvcj5Qb3N0ZWw8L0F1dGhvcj48WWVhcj4oMTk5Nik8L1llYXI+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</w:fldData>
        </w:fldChar>
      </w:r>
      <w:r w:rsidR="00C357AD">
        <w:rPr>
          <w:rFonts w:ascii="Times New Roman" w:hAnsi="Times New Roman" w:cs="Times New Roman"/>
          <w:sz w:val="24"/>
          <w:szCs w:val="24"/>
          <w:vertAlign w:val="superscript"/>
        </w:rPr>
        <w:instrText xml:space="preserve"> ADDIN EN.CITE </w:instrText>
      </w:r>
      <w:r w:rsidR="00391FE7">
        <w:rPr>
          <w:rFonts w:ascii="Times New Roman" w:hAnsi="Times New Roman" w:cs="Times New Roman"/>
          <w:sz w:val="24"/>
          <w:szCs w:val="24"/>
          <w:vertAlign w:val="superscript"/>
        </w:rPr>
        <w:fldChar w:fldCharType="begin">
          <w:fldData xml:space="preserve">PEVuZE5vdGU+PENpdGU+PEF1dGhvcj5Qb3N0ZWw8L0F1dGhvcj48WWVhcj4oMTk5Nik8L1llYXI+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</w:fldData>
        </w:fldChar>
      </w:r>
      <w:r w:rsidR="00C357AD" w:rsidRPr="001F2044">
        <w:rPr>
          <w:rFonts w:ascii="Times New Roman" w:hAnsi="Times New Roman" w:cs="Times New Roman"/>
          <w:sz w:val="24"/>
          <w:szCs w:val="24"/>
          <w:vertAlign w:val="superscript"/>
        </w:rPr>
        <w:instrText xml:space="preserve"> ADDIN EN.CITE.DATA </w:instrText>
      </w:r>
      <w:r w:rsidR="00391FE7">
        <w:rPr>
          <w:rFonts w:ascii="Times New Roman" w:hAnsi="Times New Roman" w:cs="Times New Roman"/>
          <w:sz w:val="24"/>
          <w:szCs w:val="24"/>
          <w:vertAlign w:val="superscript"/>
        </w:rPr>
      </w:r>
      <w:r w:rsidR="00391FE7">
        <w:rPr>
          <w:rFonts w:ascii="Times New Roman" w:hAnsi="Times New Roman" w:cs="Times New Roman"/>
          <w:sz w:val="24"/>
          <w:szCs w:val="24"/>
          <w:vertAlign w:val="superscript"/>
        </w:rPr>
        <w:fldChar w:fldCharType="end"/>
      </w:r>
      <w:r w:rsidR="00391FE7" w:rsidRPr="008D7260">
        <w:rPr>
          <w:rFonts w:ascii="Times New Roman" w:hAnsi="Times New Roman" w:cs="Times New Roman"/>
          <w:sz w:val="24"/>
          <w:szCs w:val="24"/>
          <w:vertAlign w:val="superscript"/>
        </w:rPr>
      </w:r>
      <w:r w:rsidR="00391FE7"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hyperlink w:anchor="_ENREF_9" w:tooltip="Postel, (1996) #93" w:history="1">
        <w:r w:rsidR="006D2C77">
          <w:rPr>
            <w:rFonts w:ascii="Times New Roman" w:hAnsi="Times New Roman" w:cs="Times New Roman"/>
            <w:noProof/>
            <w:sz w:val="24"/>
            <w:szCs w:val="24"/>
            <w:vertAlign w:val="superscript"/>
          </w:rPr>
          <w:t>9</w:t>
        </w:r>
      </w:hyperlink>
      <w:r w:rsidR="00C357AD">
        <w:rPr>
          <w:rFonts w:ascii="Times New Roman" w:hAnsi="Times New Roman" w:cs="Times New Roman"/>
          <w:noProof/>
          <w:sz w:val="24"/>
          <w:szCs w:val="24"/>
          <w:vertAlign w:val="superscript"/>
        </w:rPr>
        <w:t xml:space="preserve">, </w:t>
      </w:r>
      <w:hyperlink w:anchor="_ENREF_10" w:tooltip="Gleick, (1998) #94" w:history="1">
        <w:r w:rsidR="006D2C77">
          <w:rPr>
            <w:rFonts w:ascii="Times New Roman" w:hAnsi="Times New Roman" w:cs="Times New Roman"/>
            <w:noProof/>
            <w:sz w:val="24"/>
            <w:szCs w:val="24"/>
            <w:vertAlign w:val="superscript"/>
          </w:rPr>
          <w:t>10</w:t>
        </w:r>
      </w:hyperlink>
      <w:r w:rsidR="00C357AD">
        <w:rPr>
          <w:rFonts w:ascii="Times New Roman" w:hAnsi="Times New Roman" w:cs="Times New Roman"/>
          <w:noProof/>
          <w:sz w:val="24"/>
          <w:szCs w:val="24"/>
          <w:vertAlign w:val="superscript"/>
        </w:rPr>
        <w:t>)</w:t>
      </w:r>
      <w:r w:rsidR="00391FE7" w:rsidRPr="008D7260">
        <w:rPr>
          <w:rFonts w:ascii="Times New Roman" w:hAnsi="Times New Roman" w:cs="Times New Roman"/>
          <w:sz w:val="24"/>
          <w:szCs w:val="24"/>
          <w:vertAlign w:val="superscript"/>
        </w:rPr>
        <w:fldChar w:fldCharType="end"/>
      </w:r>
      <w:r w:rsidR="00180DD0">
        <w:rPr>
          <w:rFonts w:ascii="Times New Roman" w:hAnsi="Times New Roman" w:cs="Times New Roman"/>
          <w:sz w:val="24"/>
          <w:szCs w:val="24"/>
        </w:rPr>
        <w:t xml:space="preserve"> </w:t>
      </w:r>
      <w:del w:id="123" w:author="ewarner" w:date="2014-07-15T15:57:00Z">
        <w:r w:rsidR="00180DD0" w:rsidDel="00D41D59">
          <w:rPr>
            <w:rFonts w:ascii="Times New Roman" w:hAnsi="Times New Roman" w:cs="Times New Roman"/>
            <w:sz w:val="24"/>
            <w:szCs w:val="24"/>
          </w:rPr>
          <w:delText>If</w:delText>
        </w:r>
        <w:r w:rsidR="006B4E0A" w:rsidDel="00D41D59">
          <w:rPr>
            <w:rFonts w:ascii="Times New Roman" w:hAnsi="Times New Roman" w:cs="Times New Roman"/>
            <w:sz w:val="24"/>
            <w:szCs w:val="24"/>
          </w:rPr>
          <w:delText xml:space="preserve"> water becomes more scarce, d</w:delText>
        </w:r>
      </w:del>
      <w:ins w:id="124" w:author="ewarner" w:date="2014-07-15T15:57:00Z">
        <w:r w:rsidR="00D41D59">
          <w:rPr>
            <w:rFonts w:ascii="Times New Roman" w:hAnsi="Times New Roman" w:cs="Times New Roman"/>
            <w:sz w:val="24"/>
            <w:szCs w:val="24"/>
          </w:rPr>
          <w:t>D</w:t>
        </w:r>
      </w:ins>
      <w:r w:rsidR="006B4E0A">
        <w:rPr>
          <w:rFonts w:ascii="Times New Roman" w:hAnsi="Times New Roman" w:cs="Times New Roman"/>
          <w:sz w:val="24"/>
          <w:szCs w:val="24"/>
        </w:rPr>
        <w:t xml:space="preserve">iverting </w:t>
      </w:r>
      <w:r w:rsidR="00884E53" w:rsidRPr="008D7260">
        <w:rPr>
          <w:rFonts w:ascii="Times New Roman" w:hAnsi="Times New Roman" w:cs="Times New Roman"/>
          <w:sz w:val="24"/>
          <w:szCs w:val="24"/>
        </w:rPr>
        <w:t>surface and ground water</w:t>
      </w:r>
      <w:r w:rsidR="009362BB" w:rsidRPr="008D7260">
        <w:rPr>
          <w:rFonts w:ascii="Times New Roman" w:hAnsi="Times New Roman" w:cs="Times New Roman"/>
          <w:sz w:val="24"/>
          <w:szCs w:val="24"/>
        </w:rPr>
        <w:t xml:space="preserve"> </w:t>
      </w:r>
      <w:r w:rsidR="00884E53" w:rsidRPr="008D7260">
        <w:rPr>
          <w:rFonts w:ascii="Times New Roman" w:hAnsi="Times New Roman" w:cs="Times New Roman"/>
          <w:sz w:val="24"/>
          <w:szCs w:val="24"/>
        </w:rPr>
        <w:t xml:space="preserve">without negatively </w:t>
      </w:r>
      <w:r w:rsidR="002E0942">
        <w:rPr>
          <w:rFonts w:ascii="Times New Roman" w:hAnsi="Times New Roman" w:cs="Times New Roman"/>
          <w:sz w:val="24"/>
          <w:szCs w:val="24"/>
        </w:rPr>
        <w:t>impacting the environment will become challenging</w:t>
      </w:r>
      <w:ins w:id="125" w:author="ewarner" w:date="2014-07-15T15:57:00Z">
        <w:r w:rsidR="00D41D59">
          <w:rPr>
            <w:rFonts w:ascii="Times New Roman" w:hAnsi="Times New Roman" w:cs="Times New Roman"/>
            <w:sz w:val="24"/>
            <w:szCs w:val="24"/>
          </w:rPr>
          <w:t xml:space="preserve"> if water becomes more scarce</w:t>
        </w:r>
      </w:ins>
      <w:r w:rsidR="009362BB" w:rsidRPr="008D7260">
        <w:rPr>
          <w:rFonts w:ascii="Times New Roman" w:hAnsi="Times New Roman" w:cs="Times New Roman"/>
          <w:sz w:val="24"/>
          <w:szCs w:val="24"/>
        </w:rPr>
        <w:t>.</w:t>
      </w:r>
      <w:r w:rsidR="00391FE7" w:rsidRPr="008D7260">
        <w:rPr>
          <w:rFonts w:ascii="Times New Roman" w:hAnsi="Times New Roman" w:cs="Times New Roman"/>
          <w:sz w:val="24"/>
          <w:szCs w:val="24"/>
          <w:vertAlign w:val="superscript"/>
        </w:rPr>
        <w:fldChar w:fldCharType="begin"/>
      </w:r>
      <w:r w:rsidR="00C357AD">
        <w:rPr>
          <w:rFonts w:ascii="Times New Roman" w:hAnsi="Times New Roman" w:cs="Times New Roman"/>
          <w:sz w:val="24"/>
          <w:szCs w:val="24"/>
          <w:vertAlign w:val="superscript"/>
        </w:rPr>
        <w: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instrText>
      </w:r>
      <w:r w:rsidR="00391FE7"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hyperlink w:anchor="_ENREF_8" w:tooltip="Postel, (2000) #95" w:history="1">
        <w:r w:rsidR="006D2C77">
          <w:rPr>
            <w:rFonts w:ascii="Times New Roman" w:hAnsi="Times New Roman" w:cs="Times New Roman"/>
            <w:noProof/>
            <w:sz w:val="24"/>
            <w:szCs w:val="24"/>
            <w:vertAlign w:val="superscript"/>
          </w:rPr>
          <w:t>8</w:t>
        </w:r>
      </w:hyperlink>
      <w:r w:rsidR="00C357AD">
        <w:rPr>
          <w:rFonts w:ascii="Times New Roman" w:hAnsi="Times New Roman" w:cs="Times New Roman"/>
          <w:noProof/>
          <w:sz w:val="24"/>
          <w:szCs w:val="24"/>
          <w:vertAlign w:val="superscript"/>
        </w:rPr>
        <w:t>)</w:t>
      </w:r>
      <w:r w:rsidR="00391FE7" w:rsidRPr="008D7260">
        <w:rPr>
          <w:rFonts w:ascii="Times New Roman" w:hAnsi="Times New Roman" w:cs="Times New Roman"/>
          <w:sz w:val="24"/>
          <w:szCs w:val="24"/>
          <w:vertAlign w:val="superscript"/>
        </w:rPr>
        <w:fldChar w:fldCharType="end"/>
      </w:r>
      <w:r w:rsidR="009362BB" w:rsidRPr="008D7260">
        <w:rPr>
          <w:rFonts w:ascii="Times New Roman" w:hAnsi="Times New Roman" w:cs="Times New Roman"/>
          <w:sz w:val="24"/>
          <w:szCs w:val="24"/>
        </w:rPr>
        <w:t xml:space="preserve"> </w:t>
      </w:r>
      <w:ins w:id="126" w:author="ewarner" w:date="2014-07-15T11:38:00Z">
        <w:r w:rsidR="00C357AD">
          <w:rPr>
            <w:rFonts w:ascii="Times New Roman" w:hAnsi="Times New Roman" w:cs="Times New Roman"/>
            <w:sz w:val="24"/>
            <w:szCs w:val="24"/>
          </w:rPr>
          <w:t xml:space="preserve">Agricultural water consumption </w:t>
        </w:r>
        <w:r w:rsidR="00C357AD" w:rsidRPr="00761B02">
          <w:rPr>
            <w:rFonts w:ascii="Times New Roman" w:hAnsi="Times New Roman" w:cs="Times New Roman"/>
            <w:sz w:val="24"/>
            <w:szCs w:val="24"/>
          </w:rPr>
          <w:t>has the potential to become an even more contentious issue in the future</w:t>
        </w:r>
        <w:r w:rsidR="00C357AD">
          <w:rPr>
            <w:rFonts w:ascii="Times New Roman" w:hAnsi="Times New Roman" w:cs="Times New Roman"/>
            <w:sz w:val="24"/>
            <w:szCs w:val="24"/>
          </w:rPr>
          <w:t xml:space="preserve"> due to expansion of biofuels</w:t>
        </w:r>
      </w:ins>
      <w:ins w:id="127" w:author="ewarner" w:date="2014-07-15T11:39:00Z">
        <w:r w:rsidR="00C357AD">
          <w:rPr>
            <w:rFonts w:ascii="Times New Roman" w:hAnsi="Times New Roman" w:cs="Times New Roman"/>
            <w:sz w:val="24"/>
            <w:szCs w:val="24"/>
          </w:rPr>
          <w:t>.</w:t>
        </w:r>
        <w:r w:rsidR="00C357AD" w:rsidRPr="00C357AD">
          <w:rPr>
            <w:rFonts w:ascii="Times New Roman" w:hAnsi="Times New Roman" w:cs="Times New Roman"/>
            <w:sz w:val="24"/>
            <w:szCs w:val="24"/>
          </w:rPr>
          <w:t xml:space="preserve"> </w:t>
        </w:r>
        <w:r w:rsidR="00C357AD">
          <w:rPr>
            <w:rFonts w:ascii="Times New Roman" w:hAnsi="Times New Roman" w:cs="Times New Roman"/>
            <w:sz w:val="24"/>
            <w:szCs w:val="24"/>
          </w:rPr>
          <w:t>Understanding the water use implications of expan</w:t>
        </w:r>
      </w:ins>
      <w:ins w:id="128" w:author="ewarner" w:date="2014-07-15T11:40:00Z">
        <w:r w:rsidR="00C357AD">
          <w:rPr>
            <w:rFonts w:ascii="Times New Roman" w:hAnsi="Times New Roman" w:cs="Times New Roman"/>
            <w:sz w:val="24"/>
            <w:szCs w:val="24"/>
          </w:rPr>
          <w:t>ding</w:t>
        </w:r>
      </w:ins>
      <w:ins w:id="129" w:author="ewarner" w:date="2014-07-15T11:39:00Z">
        <w:r w:rsidR="00C357AD">
          <w:rPr>
            <w:rFonts w:ascii="Times New Roman" w:hAnsi="Times New Roman" w:cs="Times New Roman"/>
            <w:sz w:val="24"/>
            <w:szCs w:val="24"/>
          </w:rPr>
          <w:t xml:space="preserve"> bio</w:t>
        </w:r>
      </w:ins>
      <w:ins w:id="130" w:author="ewarner" w:date="2014-07-15T11:42:00Z">
        <w:r w:rsidR="00C357AD">
          <w:rPr>
            <w:rFonts w:ascii="Times New Roman" w:hAnsi="Times New Roman" w:cs="Times New Roman"/>
            <w:sz w:val="24"/>
            <w:szCs w:val="24"/>
          </w:rPr>
          <w:t>fuel</w:t>
        </w:r>
      </w:ins>
      <w:ins w:id="131" w:author="ewarner" w:date="2014-07-15T11:39:00Z">
        <w:r w:rsidR="00C357AD">
          <w:rPr>
            <w:rFonts w:ascii="Times New Roman" w:hAnsi="Times New Roman" w:cs="Times New Roman"/>
            <w:sz w:val="24"/>
            <w:szCs w:val="24"/>
          </w:rPr>
          <w:t xml:space="preserve"> </w:t>
        </w:r>
      </w:ins>
      <w:ins w:id="132" w:author="ewarner" w:date="2014-07-15T11:40:00Z">
        <w:r w:rsidR="00C357AD">
          <w:rPr>
            <w:rFonts w:ascii="Times New Roman" w:hAnsi="Times New Roman" w:cs="Times New Roman"/>
            <w:sz w:val="24"/>
            <w:szCs w:val="24"/>
          </w:rPr>
          <w:t>use through water footprinting is important for</w:t>
        </w:r>
      </w:ins>
      <w:ins w:id="133" w:author="ewarner" w:date="2014-07-15T11:39:00Z">
        <w:r w:rsidR="00C357AD">
          <w:rPr>
            <w:rFonts w:ascii="Times New Roman" w:hAnsi="Times New Roman" w:cs="Times New Roman"/>
            <w:sz w:val="24"/>
            <w:szCs w:val="24"/>
          </w:rPr>
          <w:t xml:space="preserve"> </w:t>
        </w:r>
      </w:ins>
      <w:ins w:id="134" w:author="ewarner" w:date="2014-07-15T11:49:00Z">
        <w:r w:rsidR="001F2044">
          <w:rPr>
            <w:rFonts w:ascii="Times New Roman" w:hAnsi="Times New Roman" w:cs="Times New Roman"/>
            <w:sz w:val="24"/>
            <w:szCs w:val="24"/>
          </w:rPr>
          <w:t>managing</w:t>
        </w:r>
      </w:ins>
      <w:ins w:id="135" w:author="ewarner" w:date="2014-07-15T11:41:00Z">
        <w:r w:rsidR="00C357AD">
          <w:rPr>
            <w:rFonts w:ascii="Times New Roman" w:hAnsi="Times New Roman" w:cs="Times New Roman"/>
            <w:sz w:val="24"/>
            <w:szCs w:val="24"/>
          </w:rPr>
          <w:t xml:space="preserve"> </w:t>
        </w:r>
      </w:ins>
      <w:ins w:id="136" w:author="ewarner" w:date="2014-07-15T11:39:00Z">
        <w:r w:rsidR="00C357AD">
          <w:rPr>
            <w:rFonts w:ascii="Times New Roman" w:hAnsi="Times New Roman" w:cs="Times New Roman"/>
            <w:sz w:val="24"/>
            <w:szCs w:val="24"/>
          </w:rPr>
          <w:t>water resources</w:t>
        </w:r>
      </w:ins>
      <w:ins w:id="137" w:author="ewarner" w:date="2014-07-15T11:41:00Z">
        <w:r w:rsidR="00C357AD">
          <w:rPr>
            <w:rFonts w:ascii="Times New Roman" w:hAnsi="Times New Roman" w:cs="Times New Roman"/>
            <w:sz w:val="24"/>
            <w:szCs w:val="24"/>
          </w:rPr>
          <w:t xml:space="preserve"> at multiple geographic scales</w:t>
        </w:r>
      </w:ins>
      <w:ins w:id="138" w:author="ewarner" w:date="2014-07-15T11:39:00Z">
        <w:r w:rsidR="00C357AD">
          <w:rPr>
            <w:rFonts w:ascii="Times New Roman" w:hAnsi="Times New Roman" w:cs="Times New Roman"/>
            <w:sz w:val="24"/>
            <w:szCs w:val="24"/>
          </w:rPr>
          <w:t>.</w:t>
        </w:r>
      </w:ins>
    </w:p>
    <w:p w:rsidR="008C5E2E" w:rsidRPr="002D6718" w:rsidDel="009C5C25" w:rsidRDefault="002E0942" w:rsidP="00B57EEA">
      <w:pPr>
        <w:spacing w:line="480" w:lineRule="auto"/>
        <w:ind w:firstLine="720"/>
        <w:rPr>
          <w:del w:id="139" w:author="ewarner" w:date="2014-07-15T11:04:00Z"/>
          <w:rFonts w:ascii="Times New Roman" w:hAnsi="Times New Roman" w:cs="Times New Roman"/>
          <w:sz w:val="24"/>
          <w:szCs w:val="24"/>
          <w:highlight w:val="yellow"/>
        </w:rPr>
      </w:pPr>
      <w:del w:id="140" w:author="ewarner" w:date="2014-07-15T11:36:00Z">
        <w:r w:rsidDel="00102934">
          <w:rPr>
            <w:rFonts w:ascii="Times New Roman" w:hAnsi="Times New Roman" w:cs="Times New Roman"/>
            <w:sz w:val="24"/>
            <w:szCs w:val="24"/>
          </w:rPr>
          <w:delText>Population growth and climate change are a</w:delText>
        </w:r>
        <w:r w:rsidR="00865DBA" w:rsidDel="00102934">
          <w:rPr>
            <w:rFonts w:ascii="Times New Roman" w:hAnsi="Times New Roman" w:cs="Times New Roman"/>
            <w:sz w:val="24"/>
            <w:szCs w:val="24"/>
          </w:rPr>
          <w:delText xml:space="preserve">lready </w:delText>
        </w:r>
        <w:r w:rsidDel="00102934">
          <w:rPr>
            <w:rFonts w:ascii="Times New Roman" w:hAnsi="Times New Roman" w:cs="Times New Roman"/>
            <w:sz w:val="24"/>
            <w:szCs w:val="24"/>
          </w:rPr>
          <w:delText>stressing some water-</w:delText>
        </w:r>
        <w:r w:rsidR="00272B64" w:rsidDel="00102934">
          <w:rPr>
            <w:rFonts w:ascii="Times New Roman" w:hAnsi="Times New Roman" w:cs="Times New Roman"/>
            <w:sz w:val="24"/>
            <w:szCs w:val="24"/>
          </w:rPr>
          <w:delText xml:space="preserve">scarce </w:delText>
        </w:r>
        <w:r w:rsidDel="00102934">
          <w:rPr>
            <w:rFonts w:ascii="Times New Roman" w:hAnsi="Times New Roman" w:cs="Times New Roman"/>
            <w:sz w:val="24"/>
            <w:szCs w:val="24"/>
          </w:rPr>
          <w:delText>regions of the world</w:delText>
        </w:r>
        <w:r w:rsidR="000A6EC6" w:rsidRPr="00D1125D" w:rsidDel="00102934">
          <w:rPr>
            <w:rFonts w:ascii="Times New Roman" w:hAnsi="Times New Roman" w:cs="Times New Roman"/>
            <w:sz w:val="24"/>
            <w:szCs w:val="24"/>
          </w:rPr>
          <w:delText>.</w:delText>
        </w:r>
        <w:r w:rsidR="00391FE7" w:rsidRPr="00D1125D" w:rsidDel="00102934">
          <w:rPr>
            <w:rFonts w:ascii="Times New Roman" w:hAnsi="Times New Roman" w:cs="Times New Roman"/>
            <w:sz w:val="24"/>
            <w:szCs w:val="24"/>
            <w:vertAlign w:val="superscript"/>
          </w:rPr>
          <w:fldChar w:fldCharType="begin"/>
        </w:r>
        <w:r w:rsidR="00917C34" w:rsidDel="00102934">
          <w:rPr>
            <w:rFonts w:ascii="Times New Roman" w:hAnsi="Times New Roman" w:cs="Times New Roman"/>
            <w:sz w:val="24"/>
            <w:szCs w:val="24"/>
            <w:vertAlign w:val="superscript"/>
          </w:rPr>
          <w:delInstrText xml:space="preserve"> ADDIN EN.CITE &lt;EndNote&gt;&lt;Cite&gt;&lt;Author&gt;Pfister&lt;/Author&gt;&lt;Year&gt;(2009)&lt;/Year&gt;&lt;RecNum&gt;86&lt;/RecNum&gt;&lt;DisplayText&gt;(7)&lt;/DisplayText&gt;&lt;record&gt;&lt;rec-number&gt;86&lt;/rec-number&gt;&lt;foreign-keys&gt;&lt;key app="EN" db-id="vt0rsz0asdtxrzetxr0prw9eexvwt9wxe5tx"&gt;86&lt;/key&gt;&lt;/foreign-keys&gt;&lt;ref-type name="Journal Article"&gt;17&lt;/ref-type&gt;&lt;contributors&gt;&lt;authors&gt;&lt;author&gt;Pfister, Stephan&lt;/author&gt;&lt;author&gt;Koehler, Annette&lt;/author&gt;&lt;author&gt;Hellweg, Stefanie&lt;/author&gt;&lt;/authors&gt;&lt;/contributors&gt;&lt;titles&gt;&lt;title&gt;Assessing the Environmental Impacts of Freshwater Consumption in LCA&lt;/title&gt;&lt;secondary-title&gt;&lt;style face="italic" font="default" size="100%"&gt;Environmental Science &amp;amp; Technology&lt;/style&gt;&lt;/secondary-title&gt;&lt;/titles&gt;&lt;periodical&gt;&lt;full-title&gt;Environmental Science &amp;amp; Technology&lt;/full-title&gt;&lt;/periodical&gt;&lt;pages&gt;4098-4104&lt;/pages&gt;&lt;volume&gt;&lt;style face="bold" font="default" size="100%"&gt;43&lt;/style&gt;&lt;/volume&gt;&lt;number&gt;11&lt;/number&gt;&lt;dates&gt;&lt;year&gt;(2009)&lt;/year&gt;&lt;/dates&gt;&lt;publisher&gt;American Chemical Society&lt;/publisher&gt;&lt;isbn&gt;0013-936X&lt;/isbn&gt;&lt;urls&gt;&lt;related-urls&gt;&lt;url&gt;http://dx.doi.org/10.1021/es802423e&lt;/url&gt;&lt;/related-urls&gt;&lt;/urls&gt;&lt;electronic-resource-num&gt;10.1021/es802423e&lt;/electronic-resource-num&gt;&lt;access-date&gt;2013/06/12&lt;/access-date&gt;&lt;/record&gt;&lt;/Cite&gt;&lt;/EndNote&gt;</w:delInstrText>
        </w:r>
        <w:r w:rsidR="00391FE7" w:rsidRPr="00D1125D" w:rsidDel="00102934">
          <w:rPr>
            <w:rFonts w:ascii="Times New Roman" w:hAnsi="Times New Roman" w:cs="Times New Roman"/>
            <w:sz w:val="24"/>
            <w:szCs w:val="24"/>
            <w:vertAlign w:val="superscript"/>
          </w:rPr>
          <w:fldChar w:fldCharType="separate"/>
        </w:r>
        <w:r w:rsidR="00BC75A4" w:rsidDel="00102934">
          <w:rPr>
            <w:rFonts w:ascii="Times New Roman" w:hAnsi="Times New Roman" w:cs="Times New Roman"/>
            <w:noProof/>
            <w:sz w:val="24"/>
            <w:szCs w:val="24"/>
            <w:vertAlign w:val="superscript"/>
          </w:rPr>
          <w:delText>(</w:delText>
        </w:r>
        <w:r w:rsidR="00391FE7"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"_ENREF_7" \o "Pfister, (2009) #86" </w:delInstrText>
        </w:r>
        <w:r w:rsidR="00391FE7"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7</w:delText>
        </w:r>
        <w:r w:rsidR="00391FE7" w:rsidDel="00102934">
          <w:rPr>
            <w:rFonts w:ascii="Times New Roman" w:hAnsi="Times New Roman" w:cs="Times New Roman"/>
            <w:noProof/>
            <w:sz w:val="24"/>
            <w:szCs w:val="24"/>
            <w:vertAlign w:val="superscript"/>
          </w:rPr>
          <w:fldChar w:fldCharType="end"/>
        </w:r>
        <w:r w:rsidR="00BC75A4" w:rsidDel="00102934">
          <w:rPr>
            <w:rFonts w:ascii="Times New Roman" w:hAnsi="Times New Roman" w:cs="Times New Roman"/>
            <w:noProof/>
            <w:sz w:val="24"/>
            <w:szCs w:val="24"/>
            <w:vertAlign w:val="superscript"/>
          </w:rPr>
          <w:delText>)</w:delText>
        </w:r>
        <w:r w:rsidR="00391FE7" w:rsidRPr="00D1125D" w:rsidDel="00102934">
          <w:rPr>
            <w:rFonts w:ascii="Times New Roman" w:hAnsi="Times New Roman" w:cs="Times New Roman"/>
            <w:sz w:val="24"/>
            <w:szCs w:val="24"/>
            <w:vertAlign w:val="superscript"/>
          </w:rPr>
          <w:fldChar w:fldCharType="end"/>
        </w:r>
        <w:r w:rsidR="00EB5E9F" w:rsidDel="00102934">
          <w:rPr>
            <w:rFonts w:ascii="Times New Roman" w:hAnsi="Times New Roman" w:cs="Times New Roman"/>
            <w:sz w:val="24"/>
            <w:szCs w:val="24"/>
          </w:rPr>
          <w:delText xml:space="preserve"> In 2005</w:delText>
        </w:r>
        <w:r w:rsidR="00D1168C" w:rsidDel="00102934">
          <w:rPr>
            <w:rFonts w:ascii="Times New Roman" w:hAnsi="Times New Roman" w:cs="Times New Roman"/>
            <w:sz w:val="24"/>
            <w:szCs w:val="24"/>
          </w:rPr>
          <w:delText>,</w:delText>
        </w:r>
        <w:r w:rsidR="00EB5E9F" w:rsidDel="00102934">
          <w:rPr>
            <w:rFonts w:ascii="Times New Roman" w:hAnsi="Times New Roman" w:cs="Times New Roman"/>
            <w:sz w:val="24"/>
            <w:szCs w:val="24"/>
          </w:rPr>
          <w:delText xml:space="preserve"> it was</w:delText>
        </w:r>
        <w:r w:rsidR="00865DBA" w:rsidDel="00102934">
          <w:rPr>
            <w:rFonts w:ascii="Times New Roman" w:hAnsi="Times New Roman" w:cs="Times New Roman"/>
            <w:sz w:val="24"/>
            <w:szCs w:val="24"/>
          </w:rPr>
          <w:delText xml:space="preserve"> estimated that </w:delText>
        </w:r>
        <w:r w:rsidR="009D19D7" w:rsidRPr="00D1125D" w:rsidDel="00102934">
          <w:rPr>
            <w:rFonts w:ascii="Times New Roman" w:hAnsi="Times New Roman" w:cs="Times New Roman"/>
            <w:sz w:val="24"/>
            <w:szCs w:val="24"/>
          </w:rPr>
          <w:delText>about 35% of the world populat</w:delText>
        </w:r>
        <w:r w:rsidR="00865DBA" w:rsidDel="00102934">
          <w:rPr>
            <w:rFonts w:ascii="Times New Roman" w:hAnsi="Times New Roman" w:cs="Times New Roman"/>
            <w:sz w:val="24"/>
            <w:szCs w:val="24"/>
          </w:rPr>
          <w:delText xml:space="preserve">ion </w:delText>
        </w:r>
        <w:r w:rsidDel="00102934">
          <w:rPr>
            <w:rFonts w:ascii="Times New Roman" w:hAnsi="Times New Roman" w:cs="Times New Roman"/>
            <w:sz w:val="24"/>
            <w:szCs w:val="24"/>
          </w:rPr>
          <w:delText>experienced</w:delText>
        </w:r>
        <w:r w:rsidR="00865DBA" w:rsidDel="00102934">
          <w:rPr>
            <w:rFonts w:ascii="Times New Roman" w:hAnsi="Times New Roman" w:cs="Times New Roman"/>
            <w:sz w:val="24"/>
            <w:szCs w:val="24"/>
          </w:rPr>
          <w:delText xml:space="preserve"> </w:delText>
        </w:r>
        <w:r w:rsidR="00EB5E9F" w:rsidDel="00102934">
          <w:rPr>
            <w:rFonts w:ascii="Times New Roman" w:hAnsi="Times New Roman" w:cs="Times New Roman"/>
            <w:sz w:val="24"/>
            <w:szCs w:val="24"/>
          </w:rPr>
          <w:delText xml:space="preserve">long-term </w:delText>
        </w:r>
        <w:r w:rsidR="009D19D7" w:rsidRPr="00D1125D" w:rsidDel="00102934">
          <w:rPr>
            <w:rFonts w:ascii="Times New Roman" w:hAnsi="Times New Roman" w:cs="Times New Roman"/>
            <w:sz w:val="24"/>
            <w:szCs w:val="24"/>
          </w:rPr>
          <w:delText>wa</w:delText>
        </w:r>
        <w:r w:rsidR="00D1125D" w:rsidRPr="00D1125D" w:rsidDel="00102934">
          <w:rPr>
            <w:rFonts w:ascii="Times New Roman" w:hAnsi="Times New Roman" w:cs="Times New Roman"/>
            <w:sz w:val="24"/>
            <w:szCs w:val="24"/>
          </w:rPr>
          <w:delText>ter shortage</w:delText>
        </w:r>
        <w:r w:rsidR="00865DBA" w:rsidDel="00102934">
          <w:rPr>
            <w:rFonts w:ascii="Times New Roman" w:hAnsi="Times New Roman" w:cs="Times New Roman"/>
            <w:sz w:val="24"/>
            <w:szCs w:val="24"/>
          </w:rPr>
          <w:delText>s</w:delText>
        </w:r>
        <w:r w:rsidR="00D1125D" w:rsidRPr="00D1125D" w:rsidDel="00102934">
          <w:rPr>
            <w:rFonts w:ascii="Times New Roman" w:hAnsi="Times New Roman" w:cs="Times New Roman"/>
            <w:sz w:val="24"/>
            <w:szCs w:val="24"/>
          </w:rPr>
          <w:delText>.</w:delText>
        </w:r>
        <w:r w:rsidR="00391FE7" w:rsidRPr="00D1125D" w:rsidDel="00102934">
          <w:rPr>
            <w:rFonts w:ascii="Times New Roman" w:hAnsi="Times New Roman" w:cs="Times New Roman"/>
            <w:sz w:val="24"/>
            <w:szCs w:val="24"/>
            <w:vertAlign w:val="superscript"/>
          </w:rPr>
          <w:fldChar w:fldCharType="begin"/>
        </w:r>
        <w:r w:rsidR="00917C34" w:rsidDel="00102934">
          <w:rPr>
            <w:rFonts w:ascii="Times New Roman" w:hAnsi="Times New Roman" w:cs="Times New Roman"/>
            <w:sz w:val="24"/>
            <w:szCs w:val="24"/>
            <w:vertAlign w:val="superscript"/>
          </w:rPr>
          <w:delInstrText xml:space="preserve"> ADDIN EN.CITE &lt;EndNote&gt;&lt;Cite&gt;&lt;Author&gt;Matti&lt;/Author&gt;&lt;Year&gt;(2010)&lt;/Year&gt;&lt;RecNum&gt;87&lt;/RecNum&gt;&lt;DisplayText&gt;(8)&lt;/DisplayText&gt;&lt;record&gt;&lt;rec-number&gt;87&lt;/rec-number&gt;&lt;foreign-keys&gt;&lt;key app="EN" db-id="vt0rsz0asdtxrzetxr0prw9eexvwt9wxe5tx"&gt;87&lt;/key&gt;&lt;/foreign-keys&gt;&lt;ref-type name="Journal Article"&gt;17&lt;/ref-type&gt;&lt;contributors&gt;&lt;authors&gt;&lt;author&gt;Matti, Kummu&lt;/author&gt;&lt;author&gt;Philip, J. Ward&lt;/author&gt;&lt;author&gt;Hans de, Moel&lt;/author&gt;&lt;author&gt;Olli, Varis&lt;/author&gt;&lt;/authors&gt;&lt;/contributors&gt;&lt;titles&gt;&lt;title&gt;Is physical water scarcity a new phenomenon? Global assessment of water shortage over the last two millennia&lt;/title&gt;&lt;secondary-title&gt;&lt;style face="italic" font="default" size="100%"&gt;Environ Res Lett&lt;/style&gt;&lt;/secondary-title&gt;&lt;/titles&gt;&lt;periodical&gt;&lt;full-title&gt;Environ Res Lett&lt;/full-title&gt;&lt;/periodical&gt;&lt;pages&gt;034006&lt;/pages&gt;&lt;volume&gt;&lt;style face="bold" font="default" size="100%"&gt;5&lt;/style&gt;&lt;/volume&gt;&lt;number&gt;3&lt;/number&gt;&lt;dates&gt;&lt;year&gt;(2010)&lt;/year&gt;&lt;/dates&gt;&lt;isbn&gt;1748-9326&lt;/isbn&gt;&lt;urls&gt;&lt;related-urls&gt;&lt;url&gt;http://stacks.iop.org/1748-9326/5/i=3/a=034006&lt;/url&gt;&lt;/related-urls&gt;&lt;/urls&gt;&lt;/record&gt;&lt;/Cite&gt;&lt;/EndNote&gt;</w:delInstrText>
        </w:r>
        <w:r w:rsidR="00391FE7" w:rsidRPr="00D1125D" w:rsidDel="00102934">
          <w:rPr>
            <w:rFonts w:ascii="Times New Roman" w:hAnsi="Times New Roman" w:cs="Times New Roman"/>
            <w:sz w:val="24"/>
            <w:szCs w:val="24"/>
            <w:vertAlign w:val="superscript"/>
          </w:rPr>
          <w:fldChar w:fldCharType="separate"/>
        </w:r>
        <w:r w:rsidR="00BC75A4" w:rsidDel="00102934">
          <w:rPr>
            <w:rFonts w:ascii="Times New Roman" w:hAnsi="Times New Roman" w:cs="Times New Roman"/>
            <w:noProof/>
            <w:sz w:val="24"/>
            <w:szCs w:val="24"/>
            <w:vertAlign w:val="superscript"/>
          </w:rPr>
          <w:delText>(</w:delText>
        </w:r>
        <w:r w:rsidR="00391FE7"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"_ENREF_8" \o "Matti, (2010) #87" </w:delInstrText>
        </w:r>
        <w:r w:rsidR="00391FE7"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8</w:delText>
        </w:r>
        <w:r w:rsidR="00391FE7" w:rsidDel="00102934">
          <w:rPr>
            <w:rFonts w:ascii="Times New Roman" w:hAnsi="Times New Roman" w:cs="Times New Roman"/>
            <w:noProof/>
            <w:sz w:val="24"/>
            <w:szCs w:val="24"/>
            <w:vertAlign w:val="superscript"/>
          </w:rPr>
          <w:fldChar w:fldCharType="end"/>
        </w:r>
        <w:r w:rsidR="00BC75A4" w:rsidDel="00102934">
          <w:rPr>
            <w:rFonts w:ascii="Times New Roman" w:hAnsi="Times New Roman" w:cs="Times New Roman"/>
            <w:noProof/>
            <w:sz w:val="24"/>
            <w:szCs w:val="24"/>
            <w:vertAlign w:val="superscript"/>
          </w:rPr>
          <w:delText>)</w:delText>
        </w:r>
        <w:r w:rsidR="00391FE7" w:rsidRPr="00D1125D" w:rsidDel="00102934">
          <w:rPr>
            <w:rFonts w:ascii="Times New Roman" w:hAnsi="Times New Roman" w:cs="Times New Roman"/>
            <w:sz w:val="24"/>
            <w:szCs w:val="24"/>
            <w:vertAlign w:val="superscript"/>
          </w:rPr>
          <w:fldChar w:fldCharType="end"/>
        </w:r>
        <w:r w:rsidR="009D19D7" w:rsidRPr="00D1125D" w:rsidDel="00102934">
          <w:rPr>
            <w:rFonts w:ascii="Times New Roman" w:hAnsi="Times New Roman" w:cs="Times New Roman"/>
            <w:sz w:val="24"/>
            <w:szCs w:val="24"/>
          </w:rPr>
          <w:delText xml:space="preserve"> </w:delText>
        </w:r>
        <w:r w:rsidR="00A62A29" w:rsidRPr="00A62A29" w:rsidDel="00102934">
          <w:rPr>
            <w:rFonts w:ascii="Times New Roman" w:hAnsi="Times New Roman" w:cs="Times New Roman"/>
            <w:sz w:val="24"/>
            <w:szCs w:val="24"/>
          </w:rPr>
          <w:delText>United Nations Educational, Scientific and Cultural Organization</w:delText>
        </w:r>
        <w:r w:rsidR="0063295C" w:rsidDel="00102934">
          <w:rPr>
            <w:rFonts w:ascii="Times New Roman" w:hAnsi="Times New Roman" w:cs="Times New Roman"/>
            <w:sz w:val="24"/>
            <w:szCs w:val="24"/>
          </w:rPr>
          <w:delText xml:space="preserve"> </w:delText>
        </w:r>
        <w:r w:rsidR="00230BF3" w:rsidDel="00102934">
          <w:rPr>
            <w:rFonts w:ascii="Times New Roman" w:hAnsi="Times New Roman" w:cs="Times New Roman"/>
            <w:sz w:val="24"/>
            <w:szCs w:val="24"/>
          </w:rPr>
          <w:delText xml:space="preserve">(UNESCO) </w:delText>
        </w:r>
        <w:r w:rsidR="00865DBA" w:rsidDel="00102934">
          <w:rPr>
            <w:rFonts w:ascii="Times New Roman" w:hAnsi="Times New Roman" w:cs="Times New Roman"/>
            <w:sz w:val="24"/>
            <w:szCs w:val="24"/>
          </w:rPr>
          <w:delText>estimates that w</w:delText>
        </w:r>
        <w:r w:rsidR="009D19D7" w:rsidRPr="00D1125D" w:rsidDel="00102934">
          <w:rPr>
            <w:rFonts w:ascii="Times New Roman" w:hAnsi="Times New Roman" w:cs="Times New Roman"/>
            <w:sz w:val="24"/>
            <w:szCs w:val="24"/>
          </w:rPr>
          <w:delText xml:space="preserve">ater shortages are already </w:delText>
        </w:r>
        <w:r w:rsidR="00865DBA" w:rsidDel="00102934">
          <w:rPr>
            <w:rFonts w:ascii="Times New Roman" w:hAnsi="Times New Roman" w:cs="Times New Roman"/>
            <w:sz w:val="24"/>
            <w:szCs w:val="24"/>
          </w:rPr>
          <w:delText>a</w:delText>
        </w:r>
        <w:r w:rsidR="009D19D7" w:rsidRPr="00D1125D" w:rsidDel="00102934">
          <w:rPr>
            <w:rFonts w:ascii="Times New Roman" w:hAnsi="Times New Roman" w:cs="Times New Roman"/>
            <w:sz w:val="24"/>
            <w:szCs w:val="24"/>
          </w:rPr>
          <w:delText xml:space="preserve"> constrain</w:delText>
        </w:r>
        <w:r w:rsidR="00865DBA" w:rsidDel="00102934">
          <w:rPr>
            <w:rFonts w:ascii="Times New Roman" w:hAnsi="Times New Roman" w:cs="Times New Roman"/>
            <w:sz w:val="24"/>
            <w:szCs w:val="24"/>
          </w:rPr>
          <w:delText>t on</w:delText>
        </w:r>
        <w:r w:rsidR="009D19D7" w:rsidRPr="00D1125D" w:rsidDel="00102934">
          <w:rPr>
            <w:rFonts w:ascii="Times New Roman" w:hAnsi="Times New Roman" w:cs="Times New Roman"/>
            <w:sz w:val="24"/>
            <w:szCs w:val="24"/>
          </w:rPr>
          <w:delText xml:space="preserve"> economic growth in </w:delText>
        </w:r>
        <w:r w:rsidR="00467B2D" w:rsidDel="00102934">
          <w:rPr>
            <w:rFonts w:ascii="Times New Roman" w:hAnsi="Times New Roman" w:cs="Times New Roman"/>
            <w:sz w:val="24"/>
            <w:szCs w:val="24"/>
          </w:rPr>
          <w:delText xml:space="preserve">India, </w:delText>
        </w:r>
        <w:r w:rsidR="009D19D7" w:rsidRPr="00D1125D" w:rsidDel="00102934">
          <w:rPr>
            <w:rFonts w:ascii="Times New Roman" w:hAnsi="Times New Roman" w:cs="Times New Roman"/>
            <w:sz w:val="24"/>
            <w:szCs w:val="24"/>
          </w:rPr>
          <w:delText xml:space="preserve">China, </w:delText>
        </w:r>
        <w:r w:rsidR="00467B2D" w:rsidDel="00102934">
          <w:rPr>
            <w:rFonts w:ascii="Times New Roman" w:hAnsi="Times New Roman" w:cs="Times New Roman"/>
            <w:sz w:val="24"/>
            <w:szCs w:val="24"/>
          </w:rPr>
          <w:delText xml:space="preserve">and </w:delText>
        </w:r>
        <w:r w:rsidR="009D19D7" w:rsidRPr="00D1125D" w:rsidDel="00102934">
          <w:rPr>
            <w:rFonts w:ascii="Times New Roman" w:hAnsi="Times New Roman" w:cs="Times New Roman"/>
            <w:sz w:val="24"/>
            <w:szCs w:val="24"/>
          </w:rPr>
          <w:delText>Australia</w:delText>
        </w:r>
        <w:r w:rsidR="00D1125D" w:rsidRPr="00D1125D" w:rsidDel="00102934">
          <w:rPr>
            <w:rFonts w:ascii="Times New Roman" w:hAnsi="Times New Roman" w:cs="Times New Roman"/>
            <w:sz w:val="24"/>
            <w:szCs w:val="24"/>
          </w:rPr>
          <w:delText>.</w:delText>
        </w:r>
        <w:r w:rsidR="00391FE7" w:rsidRPr="00D1125D" w:rsidDel="00102934">
          <w:rPr>
            <w:rFonts w:ascii="Times New Roman" w:hAnsi="Times New Roman" w:cs="Times New Roman"/>
            <w:sz w:val="24"/>
            <w:szCs w:val="24"/>
            <w:vertAlign w:val="superscript"/>
          </w:rPr>
          <w:fldChar w:fldCharType="begin"/>
        </w:r>
        <w:r w:rsidR="00EF57B8" w:rsidDel="00102934">
          <w:rPr>
            <w:rFonts w:ascii="Times New Roman" w:hAnsi="Times New Roman" w:cs="Times New Roman"/>
            <w:sz w:val="24"/>
            <w:szCs w:val="24"/>
            <w:vertAlign w:val="superscript"/>
          </w:rPr>
          <w:delInstrText xml:space="preserve"> ADDIN EN.CITE &lt;EndNote&gt;&lt;Cite&gt;&lt;Author&gt;UNESCO&lt;/Author&gt;&lt;Year&gt;(2009)&lt;/Year&gt;&lt;RecNum&gt;88&lt;/RecNum&gt;&lt;DisplayText&gt;(1)&lt;/DisplayText&gt;&lt;record&gt;&lt;rec-number&gt;88&lt;/rec-number&gt;&lt;foreign-keys&gt;&lt;key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delInstrText>
        </w:r>
        <w:r w:rsidR="00391FE7" w:rsidRPr="00D1125D" w:rsidDel="00102934">
          <w:rPr>
            <w:rFonts w:ascii="Times New Roman" w:hAnsi="Times New Roman" w:cs="Times New Roman"/>
            <w:sz w:val="24"/>
            <w:szCs w:val="24"/>
            <w:vertAlign w:val="superscript"/>
          </w:rPr>
          <w:fldChar w:fldCharType="separate"/>
        </w:r>
        <w:r w:rsidR="00EF57B8" w:rsidDel="00102934">
          <w:rPr>
            <w:rFonts w:ascii="Times New Roman" w:hAnsi="Times New Roman" w:cs="Times New Roman"/>
            <w:noProof/>
            <w:sz w:val="24"/>
            <w:szCs w:val="24"/>
            <w:vertAlign w:val="superscript"/>
          </w:rPr>
          <w:delText>(</w:delText>
        </w:r>
        <w:r w:rsidR="00391FE7"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"_ENREF_1" \o "UNESCO, (2009) #88" </w:delInstrText>
        </w:r>
        <w:r w:rsidR="00391FE7"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1</w:delText>
        </w:r>
        <w:r w:rsidR="00391FE7" w:rsidDel="00102934">
          <w:rPr>
            <w:rFonts w:ascii="Times New Roman" w:hAnsi="Times New Roman" w:cs="Times New Roman"/>
            <w:noProof/>
            <w:sz w:val="24"/>
            <w:szCs w:val="24"/>
            <w:vertAlign w:val="superscript"/>
          </w:rPr>
          <w:fldChar w:fldCharType="end"/>
        </w:r>
        <w:r w:rsidR="00EF57B8" w:rsidDel="00102934">
          <w:rPr>
            <w:rFonts w:ascii="Times New Roman" w:hAnsi="Times New Roman" w:cs="Times New Roman"/>
            <w:noProof/>
            <w:sz w:val="24"/>
            <w:szCs w:val="24"/>
            <w:vertAlign w:val="superscript"/>
          </w:rPr>
          <w:delText>)</w:delText>
        </w:r>
        <w:r w:rsidR="00391FE7" w:rsidRPr="00D1125D" w:rsidDel="00102934">
          <w:rPr>
            <w:rFonts w:ascii="Times New Roman" w:hAnsi="Times New Roman" w:cs="Times New Roman"/>
            <w:sz w:val="24"/>
            <w:szCs w:val="24"/>
            <w:vertAlign w:val="superscript"/>
          </w:rPr>
          <w:fldChar w:fldCharType="end"/>
        </w:r>
        <w:r w:rsidR="00865DBA" w:rsidDel="00102934">
          <w:rPr>
            <w:rFonts w:ascii="Times New Roman" w:hAnsi="Times New Roman" w:cs="Times New Roman"/>
            <w:sz w:val="24"/>
            <w:szCs w:val="24"/>
          </w:rPr>
          <w:delText xml:space="preserve"> </w:delText>
        </w:r>
      </w:del>
      <w:del w:id="141" w:author="ewarner" w:date="2014-07-15T11:04:00Z">
        <w:r w:rsidR="00467B2D" w:rsidDel="009C5C25">
          <w:rPr>
            <w:rFonts w:ascii="Times New Roman" w:hAnsi="Times New Roman" w:cs="Times New Roman"/>
            <w:sz w:val="24"/>
            <w:szCs w:val="24"/>
          </w:rPr>
          <w:delText xml:space="preserve">Projections by </w:delText>
        </w:r>
        <w:r w:rsidR="00A62A29" w:rsidRPr="00A62A29" w:rsidDel="009C5C25">
          <w:rPr>
            <w:rFonts w:ascii="Times New Roman" w:hAnsi="Times New Roman" w:cs="Times New Roman"/>
            <w:sz w:val="24"/>
            <w:szCs w:val="24"/>
          </w:rPr>
          <w:delText>United Nations Environment Program</w:delText>
        </w:r>
        <w:r w:rsidR="006D5AF2" w:rsidDel="009C5C25">
          <w:rPr>
            <w:rFonts w:ascii="Times New Roman" w:hAnsi="Times New Roman" w:cs="Times New Roman"/>
            <w:sz w:val="24"/>
            <w:szCs w:val="24"/>
          </w:rPr>
          <w:delText xml:space="preserve"> (UNEP)</w:delText>
        </w:r>
        <w:r w:rsidR="00391FE7" w:rsidRPr="00D1125D" w:rsidDel="009C5C25">
          <w:rPr>
            <w:rFonts w:ascii="Times New Roman" w:hAnsi="Times New Roman" w:cs="Times New Roman"/>
            <w:sz w:val="24"/>
            <w:szCs w:val="24"/>
            <w:vertAlign w:val="superscript"/>
          </w:rPr>
          <w:fldChar w:fldCharType="begin"/>
        </w:r>
        <w:r w:rsidR="002D6DCD" w:rsidDel="009C5C25">
          <w:rPr>
            <w:rFonts w:ascii="Times New Roman" w:hAnsi="Times New Roman" w:cs="Times New Roman"/>
            <w:sz w:val="24"/>
            <w:szCs w:val="24"/>
            <w:vertAlign w:val="superscript"/>
          </w:rPr>
          <w:delInstrText xml:space="preserve"> ADDIN EN.CITE &lt;EndNote&gt;&lt;Cite&gt;&lt;Author&gt;UNEP&lt;/Author&gt;&lt;Year&gt;(2007)&lt;/Year&gt;&lt;RecNum&gt;89&lt;/RecNum&gt;&lt;DisplayText&gt;(9)&lt;/DisplayText&gt;&lt;record&gt;&lt;rec-number&gt;89&lt;/rec-number&gt;&lt;foreign-keys&gt;&lt;key app="EN" db-id="vt0rsz0asdtxrzetxr0prw9eexvwt9wxe5tx"&gt;89&lt;/key&gt;&lt;/foreign-keys&gt;&lt;ref-type name="Report"&gt;27&lt;/ref-type&gt;&lt;contributors&gt;&lt;authors&gt;&lt;author&gt;UNEP, &lt;/author&gt;&lt;/authors&gt;&lt;/contributors&gt;&lt;titles&gt;&lt;title&gt;&lt;style face="italic" font="default" size="100%"&gt;Global Environmental Outlook 4&lt;/style&gt;&lt;/title&gt;&lt;/titles&gt;&lt;dates&gt;&lt;year&gt;(2007)&lt;/year&gt;&lt;/dates&gt;&lt;pub-location&gt;Nairobi, Kenya&lt;/pub-location&gt;&lt;publisher&gt;Environment for Development, United Nations Environment Programme&lt;/publisher&gt;&lt;urls&gt;&lt;/urls&gt;&lt;/record&gt;&lt;/Cite&gt;&lt;/EndNote&gt;</w:delInstrText>
        </w:r>
        <w:r w:rsidR="00391FE7" w:rsidRPr="00D1125D" w:rsidDel="009C5C25">
          <w:rPr>
            <w:rFonts w:ascii="Times New Roman" w:hAnsi="Times New Roman" w:cs="Times New Roman"/>
            <w:sz w:val="24"/>
            <w:szCs w:val="24"/>
            <w:vertAlign w:val="superscript"/>
          </w:rPr>
          <w:fldChar w:fldCharType="separate"/>
        </w:r>
        <w:r w:rsidR="00BC75A4" w:rsidDel="009C5C25">
          <w:rPr>
            <w:rFonts w:ascii="Times New Roman" w:hAnsi="Times New Roman" w:cs="Times New Roman"/>
            <w:noProof/>
            <w:sz w:val="24"/>
            <w:szCs w:val="24"/>
            <w:vertAlign w:val="superscript"/>
          </w:rPr>
          <w:delText>(</w:delText>
        </w:r>
        <w:r w:rsidR="00391FE7" w:rsidRPr="00391FE7" w:rsidDel="009C5C25">
          <w:fldChar w:fldCharType="begin"/>
        </w:r>
        <w:r w:rsidR="00BF4F38" w:rsidDel="009C5C25">
          <w:delInstrText xml:space="preserve"> HYPERLINK \l "_ENREF_9" \o "UNEP, (2007) #89" </w:delInstrText>
        </w:r>
        <w:r w:rsidR="00391FE7" w:rsidRPr="00391FE7" w:rsidDel="009C5C25">
          <w:fldChar w:fldCharType="separate"/>
        </w:r>
        <w:r w:rsidR="006E04D8" w:rsidDel="009C5C25">
          <w:rPr>
            <w:rFonts w:ascii="Times New Roman" w:hAnsi="Times New Roman" w:cs="Times New Roman"/>
            <w:noProof/>
            <w:sz w:val="24"/>
            <w:szCs w:val="24"/>
            <w:vertAlign w:val="superscript"/>
          </w:rPr>
          <w:delText>9</w:delText>
        </w:r>
        <w:r w:rsidR="00391FE7" w:rsidDel="009C5C25">
          <w:rPr>
            <w:rFonts w:ascii="Times New Roman" w:hAnsi="Times New Roman" w:cs="Times New Roman"/>
            <w:noProof/>
            <w:sz w:val="24"/>
            <w:szCs w:val="24"/>
            <w:vertAlign w:val="superscript"/>
          </w:rPr>
          <w:fldChar w:fldCharType="end"/>
        </w:r>
        <w:r w:rsidR="00BC75A4" w:rsidDel="009C5C25">
          <w:rPr>
            <w:rFonts w:ascii="Times New Roman" w:hAnsi="Times New Roman" w:cs="Times New Roman"/>
            <w:noProof/>
            <w:sz w:val="24"/>
            <w:szCs w:val="24"/>
            <w:vertAlign w:val="superscript"/>
          </w:rPr>
          <w:delText>)</w:delText>
        </w:r>
        <w:r w:rsidR="00391FE7" w:rsidRPr="00D1125D" w:rsidDel="009C5C25">
          <w:rPr>
            <w:rFonts w:ascii="Times New Roman" w:hAnsi="Times New Roman" w:cs="Times New Roman"/>
            <w:sz w:val="24"/>
            <w:szCs w:val="24"/>
            <w:vertAlign w:val="superscript"/>
          </w:rPr>
          <w:fldChar w:fldCharType="end"/>
        </w:r>
        <w:r w:rsidR="00467B2D" w:rsidDel="009C5C25">
          <w:rPr>
            <w:rFonts w:ascii="Times New Roman" w:hAnsi="Times New Roman" w:cs="Times New Roman"/>
            <w:sz w:val="24"/>
            <w:szCs w:val="24"/>
          </w:rPr>
          <w:delText xml:space="preserve"> </w:delText>
        </w:r>
        <w:r w:rsidR="00694AE6" w:rsidDel="009C5C25">
          <w:rPr>
            <w:rFonts w:ascii="Times New Roman" w:hAnsi="Times New Roman" w:cs="Times New Roman"/>
            <w:sz w:val="24"/>
            <w:szCs w:val="24"/>
          </w:rPr>
          <w:delText>suggest</w:delText>
        </w:r>
        <w:r w:rsidR="00467B2D" w:rsidDel="009C5C25">
          <w:rPr>
            <w:rFonts w:ascii="Times New Roman" w:hAnsi="Times New Roman" w:cs="Times New Roman"/>
            <w:sz w:val="24"/>
            <w:szCs w:val="24"/>
          </w:rPr>
          <w:delText xml:space="preserve"> that by </w:delText>
        </w:r>
        <w:r w:rsidR="00467B2D" w:rsidRPr="00884E53" w:rsidDel="009C5C25">
          <w:rPr>
            <w:rFonts w:ascii="Times New Roman" w:hAnsi="Times New Roman" w:cs="Times New Roman"/>
            <w:sz w:val="24"/>
            <w:szCs w:val="24"/>
          </w:rPr>
          <w:delText>2025</w:delText>
        </w:r>
        <w:r w:rsidR="006D5AF2" w:rsidDel="009C5C25">
          <w:rPr>
            <w:rFonts w:ascii="Times New Roman" w:hAnsi="Times New Roman" w:cs="Times New Roman"/>
            <w:sz w:val="24"/>
            <w:szCs w:val="24"/>
          </w:rPr>
          <w:delText>,</w:delText>
        </w:r>
        <w:r w:rsidR="00467B2D" w:rsidRPr="00884E53" w:rsidDel="009C5C25">
          <w:rPr>
            <w:rFonts w:ascii="Times New Roman" w:hAnsi="Times New Roman" w:cs="Times New Roman"/>
            <w:sz w:val="24"/>
            <w:szCs w:val="24"/>
          </w:rPr>
          <w:delText xml:space="preserve"> most of the</w:delText>
        </w:r>
        <w:r w:rsidR="009D19D7" w:rsidRPr="00884E53" w:rsidDel="009C5C25">
          <w:rPr>
            <w:rFonts w:ascii="Times New Roman" w:hAnsi="Times New Roman" w:cs="Times New Roman"/>
            <w:sz w:val="24"/>
            <w:szCs w:val="24"/>
          </w:rPr>
          <w:delText xml:space="preserve"> global population </w:delText>
        </w:r>
        <w:r w:rsidR="006D5AF2" w:rsidDel="009C5C25">
          <w:rPr>
            <w:rFonts w:ascii="Times New Roman" w:hAnsi="Times New Roman" w:cs="Times New Roman"/>
            <w:sz w:val="24"/>
            <w:szCs w:val="24"/>
          </w:rPr>
          <w:delText xml:space="preserve">will </w:delText>
        </w:r>
        <w:r w:rsidR="009D19D7" w:rsidRPr="00884E53" w:rsidDel="009C5C25">
          <w:rPr>
            <w:rFonts w:ascii="Times New Roman" w:hAnsi="Times New Roman" w:cs="Times New Roman"/>
            <w:sz w:val="24"/>
            <w:szCs w:val="24"/>
          </w:rPr>
          <w:delText>liv</w:delText>
        </w:r>
        <w:r w:rsidDel="009C5C25">
          <w:rPr>
            <w:rFonts w:ascii="Times New Roman" w:hAnsi="Times New Roman" w:cs="Times New Roman"/>
            <w:sz w:val="24"/>
            <w:szCs w:val="24"/>
          </w:rPr>
          <w:delText>e</w:delText>
        </w:r>
        <w:r w:rsidR="009D19D7" w:rsidRPr="00884E53" w:rsidDel="009C5C25">
          <w:rPr>
            <w:rFonts w:ascii="Times New Roman" w:hAnsi="Times New Roman" w:cs="Times New Roman"/>
            <w:sz w:val="24"/>
            <w:szCs w:val="24"/>
          </w:rPr>
          <w:delText xml:space="preserve"> in areas </w:delText>
        </w:r>
        <w:r w:rsidDel="009C5C25">
          <w:rPr>
            <w:rFonts w:ascii="Times New Roman" w:hAnsi="Times New Roman" w:cs="Times New Roman"/>
            <w:sz w:val="24"/>
            <w:szCs w:val="24"/>
          </w:rPr>
          <w:delText xml:space="preserve">with </w:delText>
        </w:r>
        <w:r w:rsidR="00467B2D" w:rsidRPr="00884E53" w:rsidDel="009C5C25">
          <w:rPr>
            <w:rFonts w:ascii="Times New Roman" w:hAnsi="Times New Roman" w:cs="Times New Roman"/>
            <w:sz w:val="24"/>
            <w:szCs w:val="24"/>
          </w:rPr>
          <w:delText xml:space="preserve">periodic </w:delText>
        </w:r>
        <w:r w:rsidR="009D19D7" w:rsidRPr="00884E53" w:rsidDel="009C5C25">
          <w:rPr>
            <w:rFonts w:ascii="Times New Roman" w:hAnsi="Times New Roman" w:cs="Times New Roman"/>
            <w:sz w:val="24"/>
            <w:szCs w:val="24"/>
          </w:rPr>
          <w:delText>w</w:delText>
        </w:r>
        <w:r w:rsidR="00467B2D" w:rsidRPr="00884E53" w:rsidDel="009C5C25">
          <w:rPr>
            <w:rFonts w:ascii="Times New Roman" w:hAnsi="Times New Roman" w:cs="Times New Roman"/>
            <w:sz w:val="24"/>
            <w:szCs w:val="24"/>
          </w:rPr>
          <w:delText>ater shortages</w:delText>
        </w:r>
        <w:r w:rsidR="00D1125D" w:rsidRPr="00884E53" w:rsidDel="009C5C25">
          <w:rPr>
            <w:rFonts w:ascii="Times New Roman" w:hAnsi="Times New Roman" w:cs="Times New Roman"/>
            <w:sz w:val="24"/>
            <w:szCs w:val="24"/>
          </w:rPr>
          <w:delText>.</w:delText>
        </w:r>
        <w:r w:rsidR="00865DBA" w:rsidRPr="00884E53" w:rsidDel="009C5C25">
          <w:rPr>
            <w:rFonts w:ascii="Times New Roman" w:hAnsi="Times New Roman" w:cs="Times New Roman"/>
            <w:sz w:val="24"/>
            <w:szCs w:val="24"/>
          </w:rPr>
          <w:delText xml:space="preserve"> </w:delText>
        </w:r>
        <w:r w:rsidR="00884E53" w:rsidRPr="008D7260" w:rsidDel="009C5C25">
          <w:rPr>
            <w:rFonts w:ascii="Times New Roman" w:hAnsi="Times New Roman" w:cs="Times New Roman"/>
            <w:sz w:val="24"/>
            <w:szCs w:val="24"/>
          </w:rPr>
          <w:delText>C</w:delText>
        </w:r>
        <w:r w:rsidR="008C5E2E" w:rsidRPr="008D7260" w:rsidDel="009C5C25">
          <w:rPr>
            <w:rFonts w:ascii="Times New Roman" w:hAnsi="Times New Roman" w:cs="Times New Roman"/>
            <w:sz w:val="24"/>
            <w:szCs w:val="24"/>
          </w:rPr>
          <w:delText>oncern</w:delText>
        </w:r>
        <w:r w:rsidR="00230BF3" w:rsidDel="009C5C25">
          <w:rPr>
            <w:rFonts w:ascii="Times New Roman" w:hAnsi="Times New Roman" w:cs="Times New Roman"/>
            <w:sz w:val="24"/>
            <w:szCs w:val="24"/>
          </w:rPr>
          <w:delText>s</w:delText>
        </w:r>
        <w:r w:rsidR="008C5E2E" w:rsidRPr="008D7260" w:rsidDel="009C5C25">
          <w:rPr>
            <w:rFonts w:ascii="Times New Roman" w:hAnsi="Times New Roman" w:cs="Times New Roman"/>
            <w:sz w:val="24"/>
            <w:szCs w:val="24"/>
          </w:rPr>
          <w:delText xml:space="preserve"> over whether the food</w:delText>
        </w:r>
        <w:r w:rsidR="00884E53" w:rsidRPr="008D7260" w:rsidDel="009C5C25">
          <w:rPr>
            <w:rFonts w:ascii="Times New Roman" w:hAnsi="Times New Roman" w:cs="Times New Roman"/>
            <w:sz w:val="24"/>
            <w:szCs w:val="24"/>
          </w:rPr>
          <w:delText>, feed</w:delText>
        </w:r>
        <w:r w:rsidR="006D5AF2" w:rsidDel="009C5C25">
          <w:rPr>
            <w:rFonts w:ascii="Times New Roman" w:hAnsi="Times New Roman" w:cs="Times New Roman"/>
            <w:sz w:val="24"/>
            <w:szCs w:val="24"/>
          </w:rPr>
          <w:delText>,</w:delText>
        </w:r>
        <w:r w:rsidR="008C5E2E" w:rsidRPr="008D7260" w:rsidDel="009C5C25">
          <w:rPr>
            <w:rFonts w:ascii="Times New Roman" w:hAnsi="Times New Roman" w:cs="Times New Roman"/>
            <w:sz w:val="24"/>
            <w:szCs w:val="24"/>
          </w:rPr>
          <w:delText xml:space="preserve"> and fiber needs </w:delText>
        </w:r>
        <w:r w:rsidR="00884E53" w:rsidRPr="008D7260" w:rsidDel="009C5C25">
          <w:rPr>
            <w:rFonts w:ascii="Times New Roman" w:hAnsi="Times New Roman" w:cs="Times New Roman"/>
            <w:sz w:val="24"/>
            <w:szCs w:val="24"/>
          </w:rPr>
          <w:delText>in the</w:delText>
        </w:r>
        <w:r w:rsidR="008C5E2E" w:rsidRPr="008D7260" w:rsidDel="009C5C25">
          <w:rPr>
            <w:rFonts w:ascii="Times New Roman" w:hAnsi="Times New Roman" w:cs="Times New Roman"/>
            <w:sz w:val="24"/>
            <w:szCs w:val="24"/>
          </w:rPr>
          <w:delText xml:space="preserve"> future</w:delText>
        </w:r>
        <w:r w:rsidR="00884E53" w:rsidRPr="008D7260" w:rsidDel="009C5C25">
          <w:rPr>
            <w:rFonts w:ascii="Times New Roman" w:hAnsi="Times New Roman" w:cs="Times New Roman"/>
            <w:sz w:val="24"/>
            <w:szCs w:val="24"/>
          </w:rPr>
          <w:delText xml:space="preserve"> </w:delText>
        </w:r>
        <w:r w:rsidR="008C5E2E" w:rsidRPr="008D7260" w:rsidDel="009C5C25">
          <w:rPr>
            <w:rFonts w:ascii="Times New Roman" w:hAnsi="Times New Roman" w:cs="Times New Roman"/>
            <w:sz w:val="24"/>
            <w:szCs w:val="24"/>
          </w:rPr>
          <w:delText>can be met in regions with limited water resources</w:delText>
        </w:r>
        <w:r w:rsidR="00884E53" w:rsidRPr="008D7260" w:rsidDel="009C5C25">
          <w:rPr>
            <w:rFonts w:ascii="Times New Roman" w:hAnsi="Times New Roman" w:cs="Times New Roman"/>
            <w:sz w:val="24"/>
            <w:szCs w:val="24"/>
          </w:rPr>
          <w:delText xml:space="preserve"> are substantial</w:delText>
        </w:r>
        <w:r w:rsidR="00391FE7" w:rsidRPr="008D7260" w:rsidDel="009C5C25">
          <w:rPr>
            <w:rFonts w:ascii="Times New Roman" w:hAnsi="Times New Roman" w:cs="Times New Roman"/>
            <w:sz w:val="24"/>
            <w:szCs w:val="24"/>
            <w:vertAlign w:val="superscript"/>
          </w:rPr>
          <w:fldChar w:fldCharType="begin">
            <w:fldData xml:space="preserve">PEVuZE5vdGU+PENpdGU+PEF1dGhvcj5Qb3N0ZWw8L0F1dGhvcj48WWVhcj4oMjAwMCk8L1llYXI+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</w:fldData>
          </w:fldChar>
        </w:r>
        <w:r w:rsidR="002D6DCD" w:rsidDel="009C5C25">
          <w:rPr>
            <w:rFonts w:ascii="Times New Roman" w:hAnsi="Times New Roman" w:cs="Times New Roman"/>
            <w:sz w:val="24"/>
            <w:szCs w:val="24"/>
            <w:vertAlign w:val="superscript"/>
          </w:rPr>
          <w:delInstrText xml:space="preserve"> ADDIN EN.CITE </w:delInstrText>
        </w:r>
        <w:r w:rsidR="00391FE7" w:rsidDel="009C5C25">
          <w:rPr>
            <w:rFonts w:ascii="Times New Roman" w:hAnsi="Times New Roman" w:cs="Times New Roman"/>
            <w:sz w:val="24"/>
            <w:szCs w:val="24"/>
            <w:vertAlign w:val="superscript"/>
          </w:rPr>
          <w:fldChar w:fldCharType="begin">
            <w:fldData xml:space="preserve">PEVuZE5vdGU+PENpdGU+PEF1dGhvcj5Qb3N0ZWw8L0F1dGhvcj48WWVhcj4oMjAwMCk8L1llYXI+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</w:fldData>
          </w:fldChar>
        </w:r>
        <w:r w:rsidR="002D6DCD" w:rsidDel="009C5C25">
          <w:rPr>
            <w:rFonts w:ascii="Times New Roman" w:hAnsi="Times New Roman" w:cs="Times New Roman"/>
            <w:sz w:val="24"/>
            <w:szCs w:val="24"/>
            <w:vertAlign w:val="superscript"/>
          </w:rPr>
          <w:delInstrText xml:space="preserve"> ADDIN EN.CITE.DATA </w:delInstrText>
        </w:r>
        <w:r w:rsidR="00391FE7" w:rsidDel="009C5C25">
          <w:rPr>
            <w:rFonts w:ascii="Times New Roman" w:hAnsi="Times New Roman" w:cs="Times New Roman"/>
            <w:sz w:val="24"/>
            <w:szCs w:val="24"/>
            <w:vertAlign w:val="superscript"/>
          </w:rPr>
        </w:r>
        <w:r w:rsidR="00391FE7" w:rsidDel="009C5C25">
          <w:rPr>
            <w:rFonts w:ascii="Times New Roman" w:hAnsi="Times New Roman" w:cs="Times New Roman"/>
            <w:sz w:val="24"/>
            <w:szCs w:val="24"/>
            <w:vertAlign w:val="superscript"/>
          </w:rPr>
          <w:fldChar w:fldCharType="end"/>
        </w:r>
        <w:r w:rsidR="00391FE7" w:rsidRPr="008D7260" w:rsidDel="009C5C25">
          <w:rPr>
            <w:rFonts w:ascii="Times New Roman" w:hAnsi="Times New Roman" w:cs="Times New Roman"/>
            <w:sz w:val="24"/>
            <w:szCs w:val="24"/>
            <w:vertAlign w:val="superscript"/>
          </w:rPr>
        </w:r>
        <w:r w:rsidR="00391FE7" w:rsidRPr="008D7260" w:rsidDel="009C5C25">
          <w:rPr>
            <w:rFonts w:ascii="Times New Roman" w:hAnsi="Times New Roman" w:cs="Times New Roman"/>
            <w:sz w:val="24"/>
            <w:szCs w:val="24"/>
            <w:vertAlign w:val="superscript"/>
          </w:rPr>
          <w:fldChar w:fldCharType="separate"/>
        </w:r>
        <w:r w:rsidR="00884E53" w:rsidRPr="008D7260" w:rsidDel="009C5C25">
          <w:rPr>
            <w:rFonts w:ascii="Times New Roman" w:hAnsi="Times New Roman" w:cs="Times New Roman"/>
            <w:noProof/>
            <w:sz w:val="24"/>
            <w:szCs w:val="24"/>
            <w:vertAlign w:val="superscript"/>
          </w:rPr>
          <w:delText>(</w:delText>
        </w:r>
        <w:r w:rsidR="00391FE7" w:rsidRPr="00391FE7" w:rsidDel="009C5C25">
          <w:fldChar w:fldCharType="begin"/>
        </w:r>
        <w:r w:rsidR="00BF4F38" w:rsidDel="009C5C25">
          <w:delInstrText xml:space="preserve"> HYPERLINK \l "_ENREF_4" \o "Postel, (2000) #95" </w:delInstrText>
        </w:r>
        <w:r w:rsidR="00391FE7" w:rsidRPr="00391FE7" w:rsidDel="009C5C25">
          <w:fldChar w:fldCharType="separate"/>
        </w:r>
        <w:r w:rsidR="006E04D8" w:rsidRPr="008D7260" w:rsidDel="009C5C25">
          <w:rPr>
            <w:rFonts w:ascii="Times New Roman" w:hAnsi="Times New Roman" w:cs="Times New Roman"/>
            <w:noProof/>
            <w:sz w:val="24"/>
            <w:szCs w:val="24"/>
            <w:vertAlign w:val="superscript"/>
          </w:rPr>
          <w:delText>4</w:delText>
        </w:r>
        <w:r w:rsidR="00391FE7"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 xml:space="preserve">, </w:delText>
        </w:r>
        <w:r w:rsidR="00391FE7" w:rsidRPr="00391FE7" w:rsidDel="009C5C25">
          <w:fldChar w:fldCharType="begin"/>
        </w:r>
        <w:r w:rsidR="00BF4F38" w:rsidDel="009C5C25">
          <w:delInstrText xml:space="preserve"> HYPERLINK \l "_ENREF_10" \o "Fischer, (2001) #97" </w:delInstrText>
        </w:r>
        <w:r w:rsidR="00391FE7" w:rsidRPr="00391FE7" w:rsidDel="009C5C25">
          <w:fldChar w:fldCharType="separate"/>
        </w:r>
        <w:r w:rsidR="006E04D8" w:rsidRPr="008D7260" w:rsidDel="009C5C25">
          <w:rPr>
            <w:rFonts w:ascii="Times New Roman" w:hAnsi="Times New Roman" w:cs="Times New Roman"/>
            <w:noProof/>
            <w:sz w:val="24"/>
            <w:szCs w:val="24"/>
            <w:vertAlign w:val="superscript"/>
          </w:rPr>
          <w:delText>10-13</w:delText>
        </w:r>
        <w:r w:rsidR="00391FE7"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w:delText>
        </w:r>
        <w:r w:rsidR="00391FE7" w:rsidRPr="008D7260" w:rsidDel="009C5C25">
          <w:rPr>
            <w:rFonts w:ascii="Times New Roman" w:hAnsi="Times New Roman" w:cs="Times New Roman"/>
            <w:sz w:val="24"/>
            <w:szCs w:val="24"/>
            <w:vertAlign w:val="superscript"/>
          </w:rPr>
          <w:fldChar w:fldCharType="end"/>
        </w:r>
        <w:r w:rsidR="0043366A" w:rsidRPr="00884E53" w:rsidDel="009C5C25">
          <w:rPr>
            <w:rFonts w:ascii="Times New Roman" w:hAnsi="Times New Roman" w:cs="Times New Roman"/>
            <w:sz w:val="24"/>
            <w:szCs w:val="24"/>
          </w:rPr>
          <w:delText xml:space="preserve"> </w:delText>
        </w:r>
        <w:r w:rsidR="00884E53" w:rsidRPr="008D7260" w:rsidDel="009C5C25">
          <w:rPr>
            <w:rFonts w:ascii="Times New Roman" w:hAnsi="Times New Roman" w:cs="Times New Roman"/>
            <w:sz w:val="24"/>
            <w:szCs w:val="24"/>
          </w:rPr>
          <w:delText>given projections of a world population of 9.6 billion people by 2050.</w:delText>
        </w:r>
        <w:r w:rsidR="00391FE7" w:rsidRPr="008D7260" w:rsidDel="009C5C25">
          <w:rPr>
            <w:rFonts w:ascii="Times New Roman" w:hAnsi="Times New Roman" w:cs="Times New Roman"/>
            <w:sz w:val="24"/>
            <w:szCs w:val="24"/>
            <w:vertAlign w:val="superscript"/>
          </w:rPr>
          <w:fldChar w:fldCharType="begin"/>
        </w:r>
        <w:r w:rsidR="002D6DCD" w:rsidDel="009C5C25">
          <w:rPr>
            <w:rFonts w:ascii="Times New Roman" w:hAnsi="Times New Roman" w:cs="Times New Roman"/>
            <w:sz w:val="24"/>
            <w:szCs w:val="24"/>
            <w:vertAlign w:val="superscript"/>
          </w:rPr>
          <w:delInstrText xml:space="preserve"> ADDIN EN.CITE &lt;EndNote&gt;&lt;Cite&gt;&lt;Author&gt;United Nations&lt;/Author&gt;&lt;Year&gt;(2013)&lt;/Year&gt;&lt;RecNum&gt;96&lt;/RecNum&gt;&lt;DisplayText&gt;(14)&lt;/DisplayText&gt;&lt;record&gt;&lt;rec-number&gt;96&lt;/rec-number&gt;&lt;foreign-keys&gt;&lt;key app="EN" db-id="vt0rsz0asdtxrzetxr0prw9eexvwt9wxe5tx"&gt;96&lt;/key&gt;&lt;/foreign-keys&gt;&lt;ref-type name="Report"&gt;27&lt;/ref-type&gt;&lt;contributors&gt;&lt;authors&gt;&lt;author&gt;United Nations, &lt;/author&gt;&lt;/authors&gt;&lt;/contributors&gt;&lt;titles&gt;&lt;title&gt;&lt;style face="italic" font="default" size="100%"&gt;World Population Prospects: The 2012 Revision, Key Findings and Advance Tables&lt;/style&gt;&lt;/title&gt;&lt;/titles&gt;&lt;number&gt;ESA/P/WP.227&lt;/number&gt;&lt;dates&gt;&lt;year&gt;(2013)&lt;/year&gt;&lt;/dates&gt;&lt;publisher&gt;Department of Economic and Social Affairs, Population Division&lt;/publisher&gt;&lt;urls&gt;&lt;/urls&gt;&lt;/record&gt;&lt;/Cite&gt;&lt;/EndNote&gt;</w:delInstrText>
        </w:r>
        <w:r w:rsidR="00391FE7" w:rsidRPr="008D7260" w:rsidDel="009C5C25">
          <w:rPr>
            <w:rFonts w:ascii="Times New Roman" w:hAnsi="Times New Roman" w:cs="Times New Roman"/>
            <w:sz w:val="24"/>
            <w:szCs w:val="24"/>
            <w:vertAlign w:val="superscript"/>
          </w:rPr>
          <w:fldChar w:fldCharType="separate"/>
        </w:r>
        <w:r w:rsidR="00884E53" w:rsidRPr="008D7260" w:rsidDel="009C5C25">
          <w:rPr>
            <w:rFonts w:ascii="Times New Roman" w:hAnsi="Times New Roman" w:cs="Times New Roman"/>
            <w:noProof/>
            <w:sz w:val="24"/>
            <w:szCs w:val="24"/>
            <w:vertAlign w:val="superscript"/>
          </w:rPr>
          <w:delText>(</w:delText>
        </w:r>
        <w:r w:rsidR="00391FE7" w:rsidRPr="00391FE7" w:rsidDel="009C5C25">
          <w:fldChar w:fldCharType="begin"/>
        </w:r>
        <w:r w:rsidR="00BF4F38" w:rsidDel="009C5C25">
          <w:delInstrText xml:space="preserve"> HYPERLINK \l "_ENREF_14" \o "United Nations, (2013) #96" </w:delInstrText>
        </w:r>
        <w:r w:rsidR="00391FE7" w:rsidRPr="00391FE7" w:rsidDel="009C5C25">
          <w:fldChar w:fldCharType="separate"/>
        </w:r>
        <w:r w:rsidR="006E04D8" w:rsidRPr="008D7260" w:rsidDel="009C5C25">
          <w:rPr>
            <w:rFonts w:ascii="Times New Roman" w:hAnsi="Times New Roman" w:cs="Times New Roman"/>
            <w:noProof/>
            <w:sz w:val="24"/>
            <w:szCs w:val="24"/>
            <w:vertAlign w:val="superscript"/>
          </w:rPr>
          <w:delText>14</w:delText>
        </w:r>
        <w:r w:rsidR="00391FE7"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w:delText>
        </w:r>
        <w:r w:rsidR="00391FE7" w:rsidRPr="008D7260" w:rsidDel="009C5C25">
          <w:rPr>
            <w:rFonts w:ascii="Times New Roman" w:hAnsi="Times New Roman" w:cs="Times New Roman"/>
            <w:sz w:val="24"/>
            <w:szCs w:val="24"/>
            <w:vertAlign w:val="superscript"/>
          </w:rPr>
          <w:fldChar w:fldCharType="end"/>
        </w:r>
      </w:del>
    </w:p>
    <w:p w:rsidR="00754C8E" w:rsidDel="00102934" w:rsidRDefault="00754C8E" w:rsidP="009C5C25">
      <w:pPr>
        <w:spacing w:line="480" w:lineRule="auto"/>
        <w:ind w:firstLine="720"/>
        <w:rPr>
          <w:del w:id="142" w:author="ewarner" w:date="2014-07-15T11:36:00Z"/>
          <w:rFonts w:ascii="Times New Roman" w:hAnsi="Times New Roman" w:cs="Times New Roman"/>
          <w:sz w:val="24"/>
          <w:szCs w:val="24"/>
          <w:highlight w:val="yellow"/>
        </w:rPr>
      </w:pPr>
      <w:del w:id="143" w:author="ewarner" w:date="2014-07-15T11:36:00Z">
        <w:r w:rsidDel="00102934">
          <w:rPr>
            <w:rFonts w:ascii="Times New Roman" w:hAnsi="Times New Roman" w:cs="Times New Roman"/>
            <w:sz w:val="24"/>
            <w:szCs w:val="24"/>
          </w:rPr>
          <w:delText xml:space="preserve">In the </w:delText>
        </w:r>
        <w:r w:rsidR="006D5AF2" w:rsidDel="00102934">
          <w:rPr>
            <w:rFonts w:ascii="Times New Roman" w:hAnsi="Times New Roman" w:cs="Times New Roman"/>
            <w:sz w:val="24"/>
            <w:szCs w:val="24"/>
          </w:rPr>
          <w:delText>United States, which serves as</w:delText>
        </w:r>
        <w:r w:rsidDel="00102934">
          <w:rPr>
            <w:rFonts w:ascii="Times New Roman" w:hAnsi="Times New Roman" w:cs="Times New Roman"/>
            <w:sz w:val="24"/>
            <w:szCs w:val="24"/>
          </w:rPr>
          <w:delText xml:space="preserve"> the geographic focus of this study, agricultural areas </w:delText>
        </w:r>
        <w:r w:rsidR="002E0942" w:rsidDel="00102934">
          <w:rPr>
            <w:rFonts w:ascii="Times New Roman" w:hAnsi="Times New Roman" w:cs="Times New Roman"/>
            <w:sz w:val="24"/>
            <w:szCs w:val="24"/>
          </w:rPr>
          <w:delText xml:space="preserve">experience periodic </w:delText>
        </w:r>
        <w:r w:rsidDel="00102934">
          <w:rPr>
            <w:rFonts w:ascii="Times New Roman" w:hAnsi="Times New Roman" w:cs="Times New Roman"/>
            <w:sz w:val="24"/>
            <w:szCs w:val="24"/>
          </w:rPr>
          <w:delText xml:space="preserve">drought conditions. </w:delText>
        </w:r>
        <w:r w:rsidR="002E0942" w:rsidDel="00102934">
          <w:rPr>
            <w:rFonts w:ascii="Times New Roman" w:hAnsi="Times New Roman" w:cs="Times New Roman"/>
            <w:sz w:val="24"/>
            <w:szCs w:val="24"/>
          </w:rPr>
          <w:delText>In 2013, s</w:delText>
        </w:r>
        <w:r w:rsidDel="00102934">
          <w:rPr>
            <w:rFonts w:ascii="Times New Roman" w:hAnsi="Times New Roman" w:cs="Times New Roman"/>
            <w:sz w:val="24"/>
            <w:szCs w:val="24"/>
          </w:rPr>
          <w:delText>tates such</w:delText>
        </w:r>
        <w:r w:rsidR="006D5AF2" w:rsidDel="00102934">
          <w:rPr>
            <w:rFonts w:ascii="Times New Roman" w:hAnsi="Times New Roman" w:cs="Times New Roman"/>
            <w:sz w:val="24"/>
            <w:szCs w:val="24"/>
          </w:rPr>
          <w:delText xml:space="preserve"> as</w:delText>
        </w:r>
        <w:r w:rsidDel="00102934">
          <w:rPr>
            <w:rFonts w:ascii="Times New Roman" w:hAnsi="Times New Roman" w:cs="Times New Roman"/>
            <w:sz w:val="24"/>
            <w:szCs w:val="24"/>
          </w:rPr>
          <w:delText xml:space="preserve"> Minnesota, </w:delText>
        </w:r>
        <w:r w:rsidR="00EB5E9F" w:rsidDel="00102934">
          <w:rPr>
            <w:rFonts w:ascii="Times New Roman" w:hAnsi="Times New Roman" w:cs="Times New Roman"/>
            <w:sz w:val="24"/>
            <w:szCs w:val="24"/>
          </w:rPr>
          <w:delText>Kansas, and Nebraska u</w:delText>
        </w:r>
        <w:r w:rsidDel="00102934">
          <w:rPr>
            <w:rFonts w:ascii="Times New Roman" w:hAnsi="Times New Roman" w:cs="Times New Roman"/>
            <w:sz w:val="24"/>
            <w:szCs w:val="24"/>
          </w:rPr>
          <w:delText>nder</w:delText>
        </w:r>
        <w:r w:rsidR="00EB5E9F" w:rsidDel="00102934">
          <w:rPr>
            <w:rFonts w:ascii="Times New Roman" w:hAnsi="Times New Roman" w:cs="Times New Roman"/>
            <w:sz w:val="24"/>
            <w:szCs w:val="24"/>
          </w:rPr>
          <w:delText>went</w:delText>
        </w:r>
        <w:r w:rsidDel="00102934">
          <w:rPr>
            <w:rFonts w:ascii="Times New Roman" w:hAnsi="Times New Roman" w:cs="Times New Roman"/>
            <w:sz w:val="24"/>
            <w:szCs w:val="24"/>
          </w:rPr>
          <w:delText xml:space="preserve"> moderate to extreme drought conditions.</w:delText>
        </w:r>
        <w:r w:rsidR="00391FE7" w:rsidRPr="002D6718" w:rsidDel="00102934">
          <w:rPr>
            <w:rFonts w:ascii="Times New Roman" w:hAnsi="Times New Roman" w:cs="Times New Roman"/>
            <w:sz w:val="24"/>
            <w:szCs w:val="24"/>
            <w:vertAlign w:val="superscript"/>
          </w:rPr>
          <w:fldChar w:fldCharType="begin"/>
        </w:r>
        <w:r w:rsidR="00993461" w:rsidDel="00102934">
          <w:rPr>
            <w:rFonts w:ascii="Times New Roman" w:hAnsi="Times New Roman" w:cs="Times New Roman"/>
            <w:sz w:val="24"/>
            <w:szCs w:val="24"/>
            <w:vertAlign w:val="superscript"/>
          </w:rPr>
          <w:delInstrText xml:space="preserve"> ADDIN EN.CITE &lt;EndNote&gt;&lt;Cite&gt;&lt;Author&gt;National Drought Mitigation Center&lt;/Author&gt;&lt;Year&gt;(2013)&lt;/Year&gt;&lt;RecNum&gt;55&lt;/RecNum&gt;&lt;DisplayText&gt;(9)&lt;/DisplayText&gt;&lt;record&gt;&lt;rec-number&gt;55&lt;/rec-number&gt;&lt;foreign-keys&gt;&lt;key app="EN" db-id="vt0rsz0asdtxrzetxr0prw9eexvwt9wxe5tx"&gt;55&lt;/key&gt;&lt;/foreign-keys&gt;&lt;ref-type name="Report"&gt;27&lt;/ref-type&gt;&lt;contributors&gt;&lt;authors&gt;&lt;author&gt;National Drought Mitigation Center,&lt;/author&gt;&lt;/authors&gt;&lt;/contributors&gt;&lt;titles&gt;&lt;title&gt;&lt;style face="italic" font="default" size="100%"&gt;National Drought Summary May 28, 2013&lt;/style&gt;&lt;/title&gt;&lt;/titles&gt;&lt;dates&gt;&lt;year&gt;(2013)&lt;/year&gt;&lt;pub-dates&gt;&lt;date&gt;May 28&lt;/date&gt;&lt;/pub-dates&gt;&lt;/dates&gt;&lt;pub-location&gt;Lincoln&lt;/pub-location&gt;&lt;publisher&gt;University of Nebraska-Lincoln, the United States Department of Agriculture, and the National Oceanic and Atmospheric Administration&lt;/publisher&gt;&lt;urls&gt;&lt;/urls&gt;&lt;/record&gt;&lt;/Cite&gt;&lt;/EndNote&gt;</w:delInstrText>
        </w:r>
        <w:r w:rsidR="00391FE7" w:rsidRPr="002D6718" w:rsidDel="00102934">
          <w:rPr>
            <w:rFonts w:ascii="Times New Roman" w:hAnsi="Times New Roman" w:cs="Times New Roman"/>
            <w:sz w:val="24"/>
            <w:szCs w:val="24"/>
            <w:vertAlign w:val="superscript"/>
          </w:rPr>
          <w:fldChar w:fldCharType="separate"/>
        </w:r>
        <w:r w:rsidR="00993461" w:rsidDel="00102934">
          <w:rPr>
            <w:rFonts w:ascii="Times New Roman" w:hAnsi="Times New Roman" w:cs="Times New Roman"/>
            <w:noProof/>
            <w:sz w:val="24"/>
            <w:szCs w:val="24"/>
            <w:vertAlign w:val="superscript"/>
          </w:rPr>
          <w:delText>(</w:delText>
        </w:r>
        <w:r w:rsidR="00391FE7"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"_ENREF_9" \o "National Drought Mitigation Center, (2013) #55" </w:delInstrText>
        </w:r>
        <w:r w:rsidR="00391FE7"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9</w:delText>
        </w:r>
        <w:r w:rsidR="00391FE7" w:rsidDel="00102934">
          <w:rPr>
            <w:rFonts w:ascii="Times New Roman" w:hAnsi="Times New Roman" w:cs="Times New Roman"/>
            <w:noProof/>
            <w:sz w:val="24"/>
            <w:szCs w:val="24"/>
            <w:vertAlign w:val="superscript"/>
          </w:rPr>
          <w:fldChar w:fldCharType="end"/>
        </w:r>
        <w:r w:rsidR="00993461" w:rsidDel="00102934">
          <w:rPr>
            <w:rFonts w:ascii="Times New Roman" w:hAnsi="Times New Roman" w:cs="Times New Roman"/>
            <w:noProof/>
            <w:sz w:val="24"/>
            <w:szCs w:val="24"/>
            <w:vertAlign w:val="superscript"/>
          </w:rPr>
          <w:delText>)</w:delText>
        </w:r>
        <w:r w:rsidR="00391FE7" w:rsidRPr="002D6718" w:rsidDel="00102934">
          <w:rPr>
            <w:rFonts w:ascii="Times New Roman" w:hAnsi="Times New Roman" w:cs="Times New Roman"/>
            <w:sz w:val="24"/>
            <w:szCs w:val="24"/>
            <w:vertAlign w:val="superscript"/>
          </w:rPr>
          <w:fldChar w:fldCharType="end"/>
        </w:r>
        <w:r w:rsidDel="00102934">
          <w:rPr>
            <w:rFonts w:ascii="Times New Roman" w:hAnsi="Times New Roman" w:cs="Times New Roman"/>
            <w:sz w:val="24"/>
            <w:szCs w:val="24"/>
            <w:vertAlign w:val="superscript"/>
          </w:rPr>
          <w:delText xml:space="preserve"> </w:delText>
        </w:r>
        <w:r w:rsidDel="00102934">
          <w:rPr>
            <w:rFonts w:ascii="Times New Roman" w:hAnsi="Times New Roman" w:cs="Times New Roman"/>
            <w:sz w:val="24"/>
            <w:szCs w:val="24"/>
          </w:rPr>
          <w:delText>Simultaneously, as climate</w:delText>
        </w:r>
        <w:r w:rsidR="006D5AF2" w:rsidDel="00102934">
          <w:rPr>
            <w:rFonts w:ascii="Times New Roman" w:hAnsi="Times New Roman" w:cs="Times New Roman"/>
            <w:sz w:val="24"/>
            <w:szCs w:val="24"/>
          </w:rPr>
          <w:delText>s</w:delText>
        </w:r>
        <w:r w:rsidDel="00102934">
          <w:rPr>
            <w:rFonts w:ascii="Times New Roman" w:hAnsi="Times New Roman" w:cs="Times New Roman"/>
            <w:sz w:val="24"/>
            <w:szCs w:val="24"/>
          </w:rPr>
          <w:delText xml:space="preserve"> change</w:delText>
        </w:r>
        <w:r w:rsidR="007F30FE" w:rsidDel="00102934">
          <w:rPr>
            <w:rFonts w:ascii="Times New Roman" w:hAnsi="Times New Roman" w:cs="Times New Roman"/>
            <w:sz w:val="24"/>
            <w:szCs w:val="24"/>
          </w:rPr>
          <w:delText>,</w:delText>
        </w:r>
        <w:r w:rsidDel="00102934">
          <w:rPr>
            <w:rFonts w:ascii="Times New Roman" w:hAnsi="Times New Roman" w:cs="Times New Roman"/>
            <w:sz w:val="24"/>
            <w:szCs w:val="24"/>
          </w:rPr>
          <w:delText xml:space="preserve"> </w:delText>
        </w:r>
        <w:r w:rsidR="007B04C2" w:rsidDel="00102934">
          <w:rPr>
            <w:rFonts w:ascii="Times New Roman" w:hAnsi="Times New Roman" w:cs="Times New Roman"/>
            <w:sz w:val="24"/>
            <w:szCs w:val="24"/>
          </w:rPr>
          <w:delText>Kenneth et al.</w:delText>
        </w:r>
        <w:r w:rsidR="002E378C" w:rsidRPr="002E378C" w:rsidDel="00102934">
          <w:rPr>
            <w:rFonts w:ascii="Times New Roman" w:hAnsi="Times New Roman" w:cs="Times New Roman"/>
            <w:sz w:val="24"/>
            <w:szCs w:val="24"/>
            <w:vertAlign w:val="superscript"/>
          </w:rPr>
          <w:delText xml:space="preserve"> </w:delText>
        </w:r>
        <w:r w:rsidR="00391FE7" w:rsidDel="00102934">
          <w:rPr>
            <w:rFonts w:ascii="Times New Roman" w:hAnsi="Times New Roman" w:cs="Times New Roman"/>
            <w:sz w:val="24"/>
            <w:szCs w:val="24"/>
            <w:vertAlign w:val="superscript"/>
          </w:rPr>
          <w:fldChar w:fldCharType="begin"/>
        </w:r>
        <w:r w:rsidR="00993461" w:rsidDel="00102934">
          <w:rPr>
            <w:rFonts w:ascii="Times New Roman" w:hAnsi="Times New Roman" w:cs="Times New Roman"/>
            <w:sz w:val="24"/>
            <w:szCs w:val="24"/>
            <w:vertAlign w:val="superscript"/>
          </w:rPr>
          <w:delInstrText xml:space="preserve"> ADDIN EN.CITE &lt;EndNote&gt;&lt;Cite&gt;&lt;Author&gt;Kenneth&lt;/Author&gt;&lt;Year&gt;(2010)&lt;/Year&gt;&lt;RecNum&gt;56&lt;/RecNum&gt;&lt;DisplayText&gt;(10)&lt;/DisplayText&gt;&lt;record&gt;&lt;rec-number&gt;56&lt;/rec-number&gt;&lt;foreign-keys&gt;&lt;key app="EN" db-id="vt0rsz0asdtxrzetxr0prw9eexvwt9wxe5tx"&gt;56&lt;/key&gt;&lt;/foreign-keys&gt;&lt;ref-type name="Journal Article"&gt;17&lt;/ref-type&gt;&lt;contributors&gt;&lt;authors&gt;&lt;author&gt;Kenneth, Strzepek&lt;/author&gt;&lt;author&gt;Gary, Yohe&lt;/author&gt;&lt;author&gt;James, Neumann&lt;/author&gt;&lt;author&gt;Brent, Boehlert&lt;/author&gt;&lt;/authors&gt;&lt;/contributors&gt;&lt;titles&gt;&lt;title&gt;Characterizing changes in drought risk for the United States from climate change&lt;/title&gt;&lt;secondary-title&gt;&lt;style face="italic" font="default" size="100%"&gt;Environ Res Lett&lt;/style&gt;&lt;/secondary-title&gt;&lt;/titles&gt;&lt;periodical&gt;&lt;full-title&gt;Environ Res Lett&lt;/full-title&gt;&lt;/periodical&gt;&lt;pages&gt;044012&lt;/pages&gt;&lt;volume&gt;&lt;style face="bold" font="default" size="100%"&gt;5&lt;/style&gt;&lt;/volume&gt;&lt;number&gt;4&lt;/number&gt;&lt;dates&gt;&lt;year&gt;(2010)&lt;/year&gt;&lt;/dates&gt;&lt;isbn&gt;1748-9326&lt;/isbn&gt;&lt;urls&gt;&lt;related-urls&gt;&lt;url&gt;http://stacks.iop.org/1748-9326/5/i=4/a=044012&lt;/url&gt;&lt;/related-urls&gt;&lt;/urls&gt;&lt;/record&gt;&lt;/Cite&gt;&lt;/EndNote&gt;</w:delInstrText>
        </w:r>
        <w:r w:rsidR="00391FE7" w:rsidDel="00102934">
          <w:rPr>
            <w:rFonts w:ascii="Times New Roman" w:hAnsi="Times New Roman" w:cs="Times New Roman"/>
            <w:sz w:val="24"/>
            <w:szCs w:val="24"/>
            <w:vertAlign w:val="superscript"/>
          </w:rPr>
          <w:fldChar w:fldCharType="separate"/>
        </w:r>
        <w:r w:rsidR="00993461" w:rsidDel="00102934">
          <w:rPr>
            <w:rFonts w:ascii="Times New Roman" w:hAnsi="Times New Roman" w:cs="Times New Roman"/>
            <w:noProof/>
            <w:sz w:val="24"/>
            <w:szCs w:val="24"/>
            <w:vertAlign w:val="superscript"/>
          </w:rPr>
          <w:delText>(</w:delText>
        </w:r>
        <w:r w:rsidR="00391FE7"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"_ENREF_10" \o "Kenneth, (2010) #56" </w:delInstrText>
        </w:r>
        <w:r w:rsidR="00391FE7"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10</w:delText>
        </w:r>
        <w:r w:rsidR="00391FE7" w:rsidDel="00102934">
          <w:rPr>
            <w:rFonts w:ascii="Times New Roman" w:hAnsi="Times New Roman" w:cs="Times New Roman"/>
            <w:noProof/>
            <w:sz w:val="24"/>
            <w:szCs w:val="24"/>
            <w:vertAlign w:val="superscript"/>
          </w:rPr>
          <w:fldChar w:fldCharType="end"/>
        </w:r>
        <w:r w:rsidR="00993461" w:rsidDel="00102934">
          <w:rPr>
            <w:rFonts w:ascii="Times New Roman" w:hAnsi="Times New Roman" w:cs="Times New Roman"/>
            <w:noProof/>
            <w:sz w:val="24"/>
            <w:szCs w:val="24"/>
            <w:vertAlign w:val="superscript"/>
          </w:rPr>
          <w:delText>)</w:delText>
        </w:r>
        <w:r w:rsidR="00391FE7" w:rsidDel="00102934">
          <w:rPr>
            <w:rFonts w:ascii="Times New Roman" w:hAnsi="Times New Roman" w:cs="Times New Roman"/>
            <w:sz w:val="24"/>
            <w:szCs w:val="24"/>
            <w:vertAlign w:val="superscript"/>
          </w:rPr>
          <w:fldChar w:fldCharType="end"/>
        </w:r>
        <w:r w:rsidR="007B04C2" w:rsidDel="00102934">
          <w:rPr>
            <w:rFonts w:ascii="Times New Roman" w:hAnsi="Times New Roman" w:cs="Times New Roman"/>
            <w:sz w:val="24"/>
            <w:szCs w:val="24"/>
          </w:rPr>
          <w:delText xml:space="preserve"> project that </w:delText>
        </w:r>
        <w:r w:rsidDel="00102934">
          <w:rPr>
            <w:rFonts w:ascii="Times New Roman" w:hAnsi="Times New Roman" w:cs="Times New Roman"/>
            <w:sz w:val="24"/>
            <w:szCs w:val="24"/>
          </w:rPr>
          <w:delText xml:space="preserve">frequency of droughts </w:delText>
        </w:r>
        <w:r w:rsidR="007B04C2" w:rsidDel="00102934">
          <w:rPr>
            <w:rFonts w:ascii="Times New Roman" w:hAnsi="Times New Roman" w:cs="Times New Roman"/>
            <w:sz w:val="24"/>
            <w:szCs w:val="24"/>
          </w:rPr>
          <w:delText>will</w:delText>
        </w:r>
        <w:r w:rsidDel="00102934">
          <w:rPr>
            <w:rFonts w:ascii="Times New Roman" w:hAnsi="Times New Roman" w:cs="Times New Roman"/>
            <w:sz w:val="24"/>
            <w:szCs w:val="24"/>
          </w:rPr>
          <w:delText xml:space="preserve"> increase in parts of some U.S. regions such as the southwest, </w:delText>
        </w:r>
        <w:r w:rsidR="006D5AF2" w:rsidDel="00102934">
          <w:rPr>
            <w:rFonts w:ascii="Times New Roman" w:hAnsi="Times New Roman" w:cs="Times New Roman"/>
            <w:sz w:val="24"/>
            <w:szCs w:val="24"/>
          </w:rPr>
          <w:delText xml:space="preserve">the </w:delText>
        </w:r>
        <w:r w:rsidDel="00102934">
          <w:rPr>
            <w:rFonts w:ascii="Times New Roman" w:hAnsi="Times New Roman" w:cs="Times New Roman"/>
            <w:sz w:val="24"/>
            <w:szCs w:val="24"/>
          </w:rPr>
          <w:delText xml:space="preserve">Rocky Mountain states, and </w:delText>
        </w:r>
        <w:r w:rsidR="006D5AF2" w:rsidDel="00102934">
          <w:rPr>
            <w:rFonts w:ascii="Times New Roman" w:hAnsi="Times New Roman" w:cs="Times New Roman"/>
            <w:sz w:val="24"/>
            <w:szCs w:val="24"/>
          </w:rPr>
          <w:delText xml:space="preserve">the </w:delText>
        </w:r>
        <w:r w:rsidDel="00102934">
          <w:rPr>
            <w:rFonts w:ascii="Times New Roman" w:hAnsi="Times New Roman" w:cs="Times New Roman"/>
            <w:sz w:val="24"/>
            <w:szCs w:val="24"/>
          </w:rPr>
          <w:delText>plains states.</w:delText>
        </w:r>
        <w:r w:rsidR="002E378C" w:rsidDel="00102934">
          <w:rPr>
            <w:rFonts w:ascii="Times New Roman" w:hAnsi="Times New Roman" w:cs="Times New Roman"/>
            <w:sz w:val="24"/>
            <w:szCs w:val="24"/>
            <w:vertAlign w:val="superscript"/>
          </w:rPr>
          <w:delText xml:space="preserve"> </w:delText>
        </w:r>
      </w:del>
    </w:p>
    <w:p w:rsidR="00235820" w:rsidRDefault="00C22598">
      <w:pPr>
        <w:spacing w:line="480" w:lineRule="auto"/>
        <w:rPr>
          <w:del w:id="144" w:author="ewarner" w:date="2014-07-15T11:47:00Z"/>
          <w:rFonts w:ascii="Times New Roman" w:hAnsi="Times New Roman" w:cs="Times New Roman"/>
          <w:i/>
          <w:sz w:val="24"/>
          <w:szCs w:val="24"/>
        </w:rPr>
        <w:pPrChange w:id="145" w:author="ewarner" w:date="2014-07-15T11:13:00Z">
          <w:pPr>
            <w:spacing w:line="480" w:lineRule="auto"/>
            <w:ind w:firstLine="720"/>
          </w:pPr>
        </w:pPrChange>
      </w:pPr>
      <w:del w:id="146" w:author="ewarner" w:date="2014-07-15T11:47:00Z">
        <w:r w:rsidDel="001F2044">
          <w:rPr>
            <w:rFonts w:ascii="Times New Roman" w:hAnsi="Times New Roman" w:cs="Times New Roman"/>
            <w:i/>
            <w:sz w:val="24"/>
            <w:szCs w:val="24"/>
          </w:rPr>
          <w:lastRenderedPageBreak/>
          <w:delText>1</w:delText>
        </w:r>
        <w:r w:rsidR="00C864C2" w:rsidRPr="00B57EEA" w:rsidDel="001F2044">
          <w:rPr>
            <w:rFonts w:ascii="Times New Roman" w:hAnsi="Times New Roman" w:cs="Times New Roman"/>
            <w:i/>
            <w:sz w:val="24"/>
            <w:szCs w:val="24"/>
          </w:rPr>
          <w:delText>.</w:delText>
        </w:r>
      </w:del>
      <w:del w:id="147" w:author="ewarner" w:date="2014-07-15T11:35:00Z">
        <w:r w:rsidR="00C864C2" w:rsidRPr="00B57EEA" w:rsidDel="00102934">
          <w:rPr>
            <w:rFonts w:ascii="Times New Roman" w:hAnsi="Times New Roman" w:cs="Times New Roman"/>
            <w:i/>
            <w:sz w:val="24"/>
            <w:szCs w:val="24"/>
          </w:rPr>
          <w:delText>2</w:delText>
        </w:r>
      </w:del>
      <w:del w:id="148" w:author="ewarner" w:date="2014-07-15T11:47:00Z">
        <w:r w:rsidR="00C864C2" w:rsidRPr="00B57EEA" w:rsidDel="001F2044">
          <w:rPr>
            <w:rFonts w:ascii="Times New Roman" w:hAnsi="Times New Roman" w:cs="Times New Roman"/>
            <w:i/>
            <w:sz w:val="24"/>
            <w:szCs w:val="24"/>
          </w:rPr>
          <w:delText>. Water Footprinting</w:delText>
        </w:r>
        <w:r w:rsidR="00AA3CA5" w:rsidDel="001F2044">
          <w:rPr>
            <w:rFonts w:ascii="Times New Roman" w:hAnsi="Times New Roman" w:cs="Times New Roman"/>
            <w:i/>
            <w:sz w:val="24"/>
            <w:szCs w:val="24"/>
          </w:rPr>
          <w:delText xml:space="preserve"> Definition</w:delText>
        </w:r>
      </w:del>
    </w:p>
    <w:p w:rsidR="00BB7EB5" w:rsidDel="00993461" w:rsidRDefault="00C864C2" w:rsidP="00BB7EB5">
      <w:pPr>
        <w:spacing w:line="480" w:lineRule="auto"/>
        <w:ind w:firstLine="720"/>
        <w:rPr>
          <w:del w:id="149" w:author="ewarner" w:date="2014-07-15T11:08:00Z"/>
          <w:rFonts w:ascii="Times New Roman" w:hAnsi="Times New Roman" w:cs="Times New Roman"/>
          <w:sz w:val="24"/>
          <w:szCs w:val="24"/>
        </w:rPr>
      </w:pPr>
      <w:del w:id="150" w:author="ewarner" w:date="2014-07-15T11:08:00Z">
        <w:r w:rsidDel="00993461">
          <w:rPr>
            <w:rFonts w:ascii="Times New Roman" w:hAnsi="Times New Roman" w:cs="Times New Roman"/>
            <w:sz w:val="24"/>
            <w:szCs w:val="24"/>
          </w:rPr>
          <w:delText>Our</w:delText>
        </w:r>
        <w:r w:rsidRPr="002D6718" w:rsidDel="00993461">
          <w:rPr>
            <w:rFonts w:ascii="Times New Roman" w:hAnsi="Times New Roman" w:cs="Times New Roman"/>
            <w:sz w:val="24"/>
            <w:szCs w:val="24"/>
          </w:rPr>
          <w:delText xml:space="preserve"> analysis uses </w:delText>
        </w:r>
        <w:r w:rsidDel="00993461">
          <w:rPr>
            <w:rFonts w:ascii="Times New Roman" w:hAnsi="Times New Roman" w:cs="Times New Roman"/>
            <w:sz w:val="24"/>
            <w:szCs w:val="24"/>
          </w:rPr>
          <w:delText>the following</w:delText>
        </w:r>
        <w:r w:rsidR="00BB7EB5" w:rsidDel="00993461">
          <w:rPr>
            <w:rFonts w:ascii="Times New Roman" w:hAnsi="Times New Roman" w:cs="Times New Roman"/>
            <w:sz w:val="24"/>
            <w:szCs w:val="24"/>
          </w:rPr>
          <w:delText xml:space="preserve"> definition of water use</w:delText>
        </w:r>
        <w:r w:rsidDel="00993461">
          <w:rPr>
            <w:rFonts w:ascii="Times New Roman" w:hAnsi="Times New Roman" w:cs="Times New Roman"/>
            <w:sz w:val="24"/>
            <w:szCs w:val="24"/>
          </w:rPr>
          <w:delText xml:space="preserve"> </w:delText>
        </w:r>
        <w:r w:rsidR="00930159" w:rsidDel="00993461">
          <w:rPr>
            <w:rFonts w:ascii="Times New Roman" w:hAnsi="Times New Roman" w:cs="Times New Roman"/>
            <w:sz w:val="24"/>
            <w:szCs w:val="24"/>
          </w:rPr>
          <w:delText xml:space="preserve">from the U.S. Geological </w:delText>
        </w:r>
        <w:r w:rsidR="00AC463C" w:rsidDel="00993461">
          <w:rPr>
            <w:rFonts w:ascii="Times New Roman" w:hAnsi="Times New Roman" w:cs="Times New Roman"/>
            <w:sz w:val="24"/>
            <w:szCs w:val="24"/>
          </w:rPr>
          <w:delText>Survey (</w:delText>
        </w:r>
        <w:r w:rsidR="00BB7EB5" w:rsidRPr="00930159" w:rsidDel="00993461">
          <w:rPr>
            <w:rFonts w:ascii="Times New Roman" w:hAnsi="Times New Roman" w:cs="Times New Roman"/>
            <w:sz w:val="24"/>
            <w:szCs w:val="24"/>
          </w:rPr>
          <w:delText>co.water.usgs.gov/infodata/wateruseconcepts.html</w:delText>
        </w:r>
        <w:r w:rsidR="00BB7EB5" w:rsidDel="00993461">
          <w:rPr>
            <w:rFonts w:ascii="Times New Roman" w:hAnsi="Times New Roman" w:cs="Times New Roman"/>
            <w:sz w:val="24"/>
            <w:szCs w:val="24"/>
          </w:rPr>
          <w:delText>):</w:delText>
        </w:r>
      </w:del>
    </w:p>
    <w:p w:rsidR="00835EB6" w:rsidDel="00993461" w:rsidRDefault="00BB7EB5" w:rsidP="000E154D">
      <w:pPr>
        <w:spacing w:line="480" w:lineRule="auto"/>
        <w:ind w:left="720"/>
        <w:rPr>
          <w:del w:id="151" w:author="ewarner" w:date="2014-07-15T11:08:00Z"/>
          <w:rFonts w:ascii="Times New Roman" w:hAnsi="Times New Roman" w:cs="Times New Roman"/>
          <w:sz w:val="24"/>
          <w:szCs w:val="24"/>
        </w:rPr>
      </w:pPr>
      <w:del w:id="152" w:author="ewarner" w:date="2014-07-15T11:08:00Z">
        <w:r w:rsidDel="00993461">
          <w:rPr>
            <w:rFonts w:ascii="Times New Roman" w:hAnsi="Times New Roman" w:cs="Times New Roman"/>
            <w:sz w:val="24"/>
            <w:szCs w:val="24"/>
          </w:rPr>
          <w:delText xml:space="preserve">“Water </w:delText>
        </w:r>
        <w:r w:rsidR="00F9754E" w:rsidDel="00993461">
          <w:rPr>
            <w:rFonts w:ascii="Times New Roman" w:hAnsi="Times New Roman" w:cs="Times New Roman"/>
            <w:sz w:val="24"/>
            <w:szCs w:val="24"/>
          </w:rPr>
          <w:delText xml:space="preserve">use </w:delText>
        </w:r>
        <w:r w:rsidR="00930159" w:rsidRPr="00930159" w:rsidDel="00993461">
          <w:rPr>
            <w:rFonts w:ascii="Times New Roman" w:hAnsi="Times New Roman" w:cs="Times New Roman"/>
            <w:sz w:val="24"/>
            <w:szCs w:val="24"/>
          </w:rPr>
          <w:delText>in the broadest sense,</w:delText>
        </w:r>
        <w:r w:rsidR="00953E43" w:rsidDel="00993461">
          <w:rPr>
            <w:rFonts w:ascii="Times New Roman" w:hAnsi="Times New Roman" w:cs="Times New Roman"/>
            <w:sz w:val="24"/>
            <w:szCs w:val="24"/>
          </w:rPr>
          <w:delText>[sic]</w:delText>
        </w:r>
        <w:r w:rsidR="00930159" w:rsidRPr="00930159" w:rsidDel="00993461">
          <w:rPr>
            <w:rFonts w:ascii="Times New Roman" w:hAnsi="Times New Roman" w:cs="Times New Roman"/>
            <w:sz w:val="24"/>
            <w:szCs w:val="24"/>
          </w:rPr>
          <w:delText xml:space="preserve"> pertains to the interaction of human activity with and its influence on the hydrologic cycle and includes elements such as self-supplied withdrawal, public-supply delivery, consumptive use, wastewater release, reclaimed wastewater, return flow, and instream use. In a restrictive sense, water use refers to water that is actually used for a specific purpose, such as for domestic use, irrigation, or industrial processing.</w:delText>
        </w:r>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 </w:delText>
        </w:r>
      </w:del>
    </w:p>
    <w:p w:rsidR="00835EB6" w:rsidDel="00993461" w:rsidRDefault="00BB7EB5" w:rsidP="000E154D">
      <w:pPr>
        <w:spacing w:line="480" w:lineRule="auto"/>
        <w:ind w:left="720"/>
        <w:rPr>
          <w:del w:id="153" w:author="ewarner" w:date="2014-07-15T11:08:00Z"/>
          <w:rFonts w:ascii="Times New Roman" w:hAnsi="Times New Roman" w:cs="Times New Roman"/>
          <w:sz w:val="24"/>
          <w:szCs w:val="24"/>
        </w:rPr>
      </w:pPr>
      <w:del w:id="154" w:author="ewarner" w:date="2014-07-15T11:08:00Z">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Offstream water use </w:delText>
        </w:r>
        <w:r w:rsidR="00930159" w:rsidRPr="00930159" w:rsidDel="00993461">
          <w:rPr>
            <w:rFonts w:ascii="Times New Roman" w:hAnsi="Times New Roman" w:cs="Times New Roman"/>
            <w:sz w:val="24"/>
            <w:szCs w:val="24"/>
          </w:rPr>
          <w:delText>occurs when water is withdrawn or diverted from a ground- or surface-water source for public-water supply, industry, irrigation, livestock, cooling for thermoelectric power generation, mining and domestic purposes.</w:delText>
        </w:r>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 </w:delText>
        </w:r>
      </w:del>
    </w:p>
    <w:p w:rsidR="00835EB6" w:rsidDel="00993461" w:rsidRDefault="00BB7EB5" w:rsidP="000E154D">
      <w:pPr>
        <w:spacing w:line="480" w:lineRule="auto"/>
        <w:ind w:left="720"/>
        <w:rPr>
          <w:del w:id="155" w:author="ewarner" w:date="2014-07-15T11:08:00Z"/>
          <w:rFonts w:ascii="Times New Roman" w:hAnsi="Times New Roman" w:cs="Times New Roman"/>
          <w:sz w:val="24"/>
          <w:szCs w:val="24"/>
        </w:rPr>
      </w:pPr>
      <w:del w:id="156" w:author="ewarner" w:date="2014-07-15T11:08:00Z">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Instream water use </w:delText>
        </w:r>
        <w:r w:rsidR="00930159" w:rsidRPr="00930159" w:rsidDel="00993461">
          <w:rPr>
            <w:rFonts w:ascii="Times New Roman" w:hAnsi="Times New Roman" w:cs="Times New Roman"/>
            <w:sz w:val="24"/>
            <w:szCs w:val="24"/>
          </w:rPr>
          <w:delText>occurs when the water remains in the stream (surface water) or aquifer (ground water) during use.</w:delText>
        </w:r>
        <w:r w:rsidDel="00993461">
          <w:rPr>
            <w:rFonts w:ascii="Times New Roman" w:hAnsi="Times New Roman" w:cs="Times New Roman"/>
            <w:sz w:val="24"/>
            <w:szCs w:val="24"/>
          </w:rPr>
          <w:delText>”</w:delText>
        </w:r>
      </w:del>
    </w:p>
    <w:p w:rsidR="00C864C2" w:rsidRPr="00E34A32" w:rsidDel="001F2044" w:rsidRDefault="00EB5E9F" w:rsidP="00BB7EB5">
      <w:pPr>
        <w:spacing w:line="480" w:lineRule="auto"/>
        <w:ind w:firstLine="720"/>
        <w:rPr>
          <w:del w:id="157" w:author="ewarner" w:date="2014-07-15T11:47:00Z"/>
          <w:rFonts w:ascii="Times New Roman" w:hAnsi="Times New Roman" w:cs="Times New Roman"/>
          <w:sz w:val="24"/>
          <w:szCs w:val="24"/>
        </w:rPr>
      </w:pPr>
      <w:del w:id="158" w:author="ewarner" w:date="2014-07-15T11:10:00Z">
        <w:r w:rsidDel="00993461">
          <w:rPr>
            <w:rFonts w:ascii="Times New Roman" w:hAnsi="Times New Roman" w:cs="Times New Roman"/>
            <w:sz w:val="24"/>
            <w:szCs w:val="24"/>
          </w:rPr>
          <w:delText>W</w:delText>
        </w:r>
      </w:del>
      <w:del w:id="159" w:author="ewarner" w:date="2014-07-15T11:47:00Z">
        <w:r w:rsidR="00C864C2" w:rsidDel="001F2044">
          <w:rPr>
            <w:rFonts w:ascii="Times New Roman" w:hAnsi="Times New Roman" w:cs="Times New Roman"/>
            <w:sz w:val="24"/>
            <w:szCs w:val="24"/>
          </w:rPr>
          <w:delText>ater footprinting characterizes total water consumption along with the sources of the water consumed.</w:delText>
        </w:r>
        <w:r w:rsidR="00391FE7" w:rsidRPr="00274FB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&lt;EndNote&gt;&lt;Cite&gt;&lt;Author&gt;Hsu&lt;/Author&gt;&lt;Year&gt;(2010)&lt;/Year&gt;&lt;RecNum&gt;112&lt;/RecNum&gt;&lt;DisplayText&gt;(11)&lt;/DisplayText&gt;&lt;record&gt;&lt;rec-number&gt;112&lt;/rec-number&gt;&lt;foreign-keys&gt;&lt;key app="EN" db-id="vt0rsz0asdtxrzetxr0prw9eexvwt9wxe5tx"&gt;112&lt;/key&gt;&lt;/foreign-keys&gt;&lt;ref-type name="Journal Article"&gt;17&lt;/ref-type&gt;&lt;contributors&gt;&lt;authors&gt;&lt;author&gt;Hsu, David D.&lt;/author&gt;&lt;author&gt;Inman, Daniel&lt;/author&gt;&lt;author&gt;Heath, Garvin A.&lt;/author&gt;&lt;author&gt;Wolfrum, Edward J.&lt;/author&gt;&lt;author&gt;Mann, Margaret K.&lt;/author&gt;&lt;author&gt;Aden, Andy&lt;/author&gt;&lt;/authors&gt;&lt;/contributors&gt;&lt;titles&gt;&lt;title&gt;Life Cycle Environmental Impacts of Selected U.S. Ethanol Production and Use Pathways in 2022&lt;/title&gt;&lt;secondary-title&gt;&lt;style face="italic" font="default" size="100%"&gt;Environmental Science &amp;amp; Technology&lt;/style&gt;&lt;/secondary-title&gt;&lt;/titles&gt;&lt;periodical&gt;&lt;full-title&gt;Environmental Science &amp;amp; Technology&lt;/full-title&gt;&lt;/periodical&gt;&lt;pages&gt;5289–5297&lt;/pages&gt;&lt;volume&gt;&lt;style face="bold" font="default" size="100%"&gt;44&lt;/style&gt;&lt;/volume&gt;&lt;dates&gt;&lt;year&gt;(2010)&lt;/year&gt;&lt;/dates&gt;&lt;publisher&gt;American Chemical Society&lt;/publisher&gt;&lt;isbn&gt;0013-936X&lt;/isbn&gt;&lt;urls&gt;&lt;related-urls&gt;&lt;url&gt;http://dx.doi.org/10.1021/es100186h&lt;/url&gt;&lt;/related-urls&gt;&lt;/urls&gt;&lt;electronic-resource-num&gt;10.1021/es100186h&lt;/electronic-resource-num&gt;&lt;/record&gt;&lt;/Cite&gt;&lt;/EndNote&gt;</w:delInstrText>
        </w:r>
        <w:r w:rsidR="00391FE7" w:rsidRPr="00274FB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11</w:delText>
        </w:r>
        <w:r w:rsidR="00993461" w:rsidDel="001F2044">
          <w:rPr>
            <w:rFonts w:ascii="Times New Roman" w:hAnsi="Times New Roman" w:cs="Times New Roman"/>
            <w:noProof/>
            <w:sz w:val="24"/>
            <w:szCs w:val="24"/>
            <w:vertAlign w:val="superscript"/>
          </w:rPr>
          <w:delText>)</w:delText>
        </w:r>
        <w:r w:rsidR="00391FE7" w:rsidRPr="00274FBD" w:rsidDel="001F2044">
          <w:rPr>
            <w:rFonts w:ascii="Times New Roman" w:hAnsi="Times New Roman" w:cs="Times New Roman"/>
            <w:sz w:val="24"/>
            <w:szCs w:val="24"/>
            <w:vertAlign w:val="superscript"/>
          </w:rPr>
          <w:fldChar w:fldCharType="end"/>
        </w:r>
        <w:r w:rsidR="00C864C2" w:rsidDel="001F2044">
          <w:rPr>
            <w:rFonts w:ascii="Times New Roman" w:hAnsi="Times New Roman" w:cs="Times New Roman"/>
            <w:sz w:val="24"/>
            <w:szCs w:val="24"/>
          </w:rPr>
          <w:delText xml:space="preserve"> Therefore</w:delText>
        </w:r>
        <w:r w:rsidDel="001F2044">
          <w:rPr>
            <w:rFonts w:ascii="Times New Roman" w:hAnsi="Times New Roman" w:cs="Times New Roman"/>
            <w:sz w:val="24"/>
            <w:szCs w:val="24"/>
          </w:rPr>
          <w:delText>,</w:delText>
        </w:r>
        <w:r w:rsidR="00C864C2" w:rsidDel="001F2044">
          <w:rPr>
            <w:rFonts w:ascii="Times New Roman" w:hAnsi="Times New Roman" w:cs="Times New Roman"/>
            <w:sz w:val="24"/>
            <w:szCs w:val="24"/>
          </w:rPr>
          <w:delText xml:space="preserve"> we consider both “green” and “blue” water consumption</w:delText>
        </w:r>
        <w:r w:rsidR="00E61BEF" w:rsidDel="001F2044">
          <w:rPr>
            <w:rFonts w:ascii="Times New Roman" w:hAnsi="Times New Roman" w:cs="Times New Roman"/>
            <w:sz w:val="24"/>
            <w:szCs w:val="24"/>
          </w:rPr>
          <w:delText xml:space="preserve"> in this paper</w:delText>
        </w:r>
        <w:r w:rsidR="00C864C2"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Our definition of g</w:delText>
        </w:r>
        <w:r w:rsidR="00C864C2" w:rsidDel="001F2044">
          <w:rPr>
            <w:rFonts w:ascii="Times New Roman" w:hAnsi="Times New Roman" w:cs="Times New Roman"/>
            <w:sz w:val="24"/>
            <w:szCs w:val="24"/>
          </w:rPr>
          <w:delText xml:space="preserve">reen </w:delText>
        </w:r>
        <w:r w:rsidR="00194631" w:rsidDel="001F2044">
          <w:rPr>
            <w:rFonts w:ascii="Times New Roman" w:hAnsi="Times New Roman" w:cs="Times New Roman"/>
            <w:sz w:val="24"/>
            <w:szCs w:val="24"/>
          </w:rPr>
          <w:delText xml:space="preserve">water </w:delText>
        </w:r>
        <w:r w:rsidR="00C864C2" w:rsidDel="001F2044">
          <w:rPr>
            <w:rFonts w:ascii="Times New Roman" w:hAnsi="Times New Roman" w:cs="Times New Roman"/>
            <w:sz w:val="24"/>
            <w:szCs w:val="24"/>
          </w:rPr>
          <w:delText xml:space="preserve">and blue water are </w:delText>
        </w:r>
        <w:r w:rsidR="00194631" w:rsidDel="001F2044">
          <w:rPr>
            <w:rFonts w:ascii="Times New Roman" w:hAnsi="Times New Roman" w:cs="Times New Roman"/>
            <w:sz w:val="24"/>
            <w:szCs w:val="24"/>
          </w:rPr>
          <w:delText>in agreement</w:delText>
        </w:r>
        <w:r w:rsidR="00C864C2" w:rsidDel="001F2044">
          <w:rPr>
            <w:rFonts w:ascii="Times New Roman" w:hAnsi="Times New Roman" w:cs="Times New Roman"/>
            <w:sz w:val="24"/>
            <w:szCs w:val="24"/>
          </w:rPr>
          <w:delText xml:space="preserve"> with</w:delText>
        </w:r>
        <w:r w:rsidR="00E34A32" w:rsidDel="001F2044">
          <w:rPr>
            <w:rFonts w:ascii="Times New Roman" w:hAnsi="Times New Roman" w:cs="Times New Roman"/>
            <w:sz w:val="24"/>
            <w:szCs w:val="24"/>
          </w:rPr>
          <w:delText xml:space="preserve"> other literature such as</w:delText>
        </w:r>
        <w:r w:rsidR="00C864C2" w:rsidDel="001F2044">
          <w:rPr>
            <w:rFonts w:ascii="Times New Roman" w:hAnsi="Times New Roman" w:cs="Times New Roman"/>
            <w:sz w:val="24"/>
            <w:szCs w:val="24"/>
          </w:rPr>
          <w:delText xml:space="preserve"> Yeh et al.</w:delText>
        </w:r>
        <w:r w:rsidR="00391FE7" w:rsidRPr="00BE33B6"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&lt;EndNote&gt;&lt;Cite&gt;&lt;Author&gt;Yeh&lt;/Author&gt;&lt;Year&gt;(2011)&lt;/Year&gt;&lt;RecNum&gt;73&lt;/RecNum&gt;&lt;DisplayText&gt;(12)&lt;/DisplayText&gt;&lt;record&gt;&lt;rec-number&gt;73&lt;/rec-number&gt;&lt;foreign-keys&gt;&lt;key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delInstrText>
        </w:r>
        <w:r w:rsidR="00391FE7" w:rsidRPr="00BE33B6"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12</w:delText>
        </w:r>
        <w:r w:rsidR="00993461" w:rsidDel="001F2044">
          <w:rPr>
            <w:rFonts w:ascii="Times New Roman" w:hAnsi="Times New Roman" w:cs="Times New Roman"/>
            <w:noProof/>
            <w:sz w:val="24"/>
            <w:szCs w:val="24"/>
            <w:vertAlign w:val="superscript"/>
          </w:rPr>
          <w:delText>)</w:delText>
        </w:r>
        <w:r w:rsidR="00391FE7" w:rsidRPr="00BE33B6" w:rsidDel="001F2044">
          <w:rPr>
            <w:rFonts w:ascii="Times New Roman" w:hAnsi="Times New Roman" w:cs="Times New Roman"/>
            <w:sz w:val="24"/>
            <w:szCs w:val="24"/>
            <w:vertAlign w:val="superscript"/>
          </w:rPr>
          <w:fldChar w:fldCharType="end"/>
        </w:r>
        <w:r w:rsidR="00D21DB1"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and</w:delText>
        </w:r>
        <w:r w:rsidR="00C864C2" w:rsidDel="001F2044">
          <w:rPr>
            <w:rFonts w:ascii="Times New Roman" w:hAnsi="Times New Roman" w:cs="Times New Roman"/>
            <w:sz w:val="24"/>
            <w:szCs w:val="24"/>
          </w:rPr>
          <w:delText xml:space="preserve"> Hoff et al.</w:delText>
        </w:r>
        <w:r w:rsidR="00391FE7" w:rsidRPr="007544C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&lt;EndNote&gt;&lt;Cite&gt;&lt;Author&gt;Hoff&lt;/Author&gt;&lt;Year&gt;(2010)&lt;/Year&gt;&lt;RecNum&gt;76&lt;/RecNum&gt;&lt;DisplayText&gt;(13)&lt;/DisplayText&gt;&lt;record&gt;&lt;rec-number&gt;76&lt;/rec-number&gt;&lt;foreign-keys&gt;&lt;key app="EN" db-id="vt0rsz0asdtxrzetxr0prw9eexvwt9wxe5tx"&gt;76&lt;/key&gt;&lt;/foreign-keys&gt;&lt;ref-type name="Journal Article"&gt;17&lt;/ref-type&gt;&lt;contributors&gt;&lt;authors&gt;&lt;author&gt;Hoff, H.&lt;/author&gt;&lt;author&gt;Falkenmark, M.&lt;/author&gt;&lt;author&gt;Gerten, D.&lt;/author&gt;&lt;author&gt;Gordon, L.&lt;/author&gt;&lt;author&gt;Karlberg, L.&lt;/author&gt;&lt;author&gt;Rockström, J.&lt;/author&gt;&lt;/authors&gt;&lt;/contributors&gt;&lt;titles&gt;&lt;title&gt;Greening the global water system&lt;/title&gt;&lt;secondary-title&gt;&lt;style face="italic" font="default" size="100%"&gt;J Hydrol&lt;/style&gt;&lt;/secondary-title&gt;&lt;/titles&gt;&lt;periodical&gt;&lt;full-title&gt;J Hydrol&lt;/full-title&gt;&lt;/periodical&gt;&lt;pages&gt;177-186&lt;/pages&gt;&lt;volume&gt;&lt;style face="bold" font="default" size="100%"&gt;384&lt;/style&gt;&lt;/volume&gt;&lt;number&gt;3–4&lt;/number&gt;&lt;keywords&gt;&lt;keyword&gt;Green/blue water&lt;/keyword&gt;&lt;keyword&gt;Virtual water&lt;/keyword&gt;&lt;keyword&gt;Crop water productivity&lt;/keyword&gt;&lt;keyword&gt;Irrigated/rainfed agriculture&lt;/keyword&gt;&lt;keyword&gt;Africa&lt;/keyword&gt;&lt;keyword&gt;Global model intercomparison&lt;/keyword&gt;&lt;/keywords&gt;&lt;dates&gt;&lt;year&gt;(2010)&lt;/year&gt;&lt;/dates&gt;&lt;isbn&gt;0022-1694&lt;/isbn&gt;&lt;urls&gt;&lt;related-urls&gt;&lt;url&gt;http://www.sciencedirect.com/science/article/pii/S0022169409003576&lt;/url&gt;&lt;/related-urls&gt;&lt;/urls&gt;&lt;electronic-resource-num&gt;http://dx.doi.org/10.1016/j.jhydrol.2009.06.026&lt;/electronic-resource-num&gt;&lt;/record&gt;&lt;/Cite&gt;&lt;/EndNote&gt;</w:delInstrText>
        </w:r>
        <w:r w:rsidR="00391FE7" w:rsidRPr="007544C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13</w:delText>
        </w:r>
        <w:r w:rsidR="00993461" w:rsidDel="001F2044">
          <w:rPr>
            <w:rFonts w:ascii="Times New Roman" w:hAnsi="Times New Roman" w:cs="Times New Roman"/>
            <w:noProof/>
            <w:sz w:val="24"/>
            <w:szCs w:val="24"/>
            <w:vertAlign w:val="superscript"/>
          </w:rPr>
          <w:delText>)</w:delText>
        </w:r>
        <w:r w:rsidR="00391FE7" w:rsidRPr="007544CD" w:rsidDel="001F2044">
          <w:rPr>
            <w:rFonts w:ascii="Times New Roman" w:hAnsi="Times New Roman" w:cs="Times New Roman"/>
            <w:sz w:val="24"/>
            <w:szCs w:val="24"/>
            <w:vertAlign w:val="superscript"/>
          </w:rPr>
          <w:fldChar w:fldCharType="end"/>
        </w:r>
        <w:r w:rsidR="00554B15" w:rsidDel="001F2044">
          <w:rPr>
            <w:rFonts w:ascii="Times New Roman" w:hAnsi="Times New Roman" w:cs="Times New Roman"/>
            <w:sz w:val="24"/>
            <w:szCs w:val="24"/>
          </w:rPr>
          <w:delText xml:space="preserve"> </w:delText>
        </w:r>
        <w:r w:rsidDel="001F2044">
          <w:rPr>
            <w:rFonts w:ascii="Times New Roman" w:hAnsi="Times New Roman" w:cs="Times New Roman"/>
            <w:sz w:val="24"/>
            <w:szCs w:val="24"/>
          </w:rPr>
          <w:delText>Rockström et al.</w:delText>
        </w:r>
        <w:r w:rsidR="00391FE7" w:rsidRPr="007544C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&lt;EndNote&gt;&lt;Cite&gt;&lt;Author&gt;Rockström&lt;/Author&gt;&lt;Year&gt;(2009)&lt;/Year&gt;&lt;RecNum&gt;75&lt;/RecNum&gt;&lt;DisplayText&gt;(14)&lt;/DisplayText&gt;&lt;record&gt;&lt;rec-number&gt;75&lt;/rec-number&gt;&lt;foreign-keys&gt;&lt;key app="EN" db-id="vt0rsz0asdtxrzetxr0prw9eexvwt9wxe5tx"&gt;75&lt;/key&gt;&lt;/foreign-keys&gt;&lt;ref-type name="Journal Article"&gt;17&lt;/ref-type&gt;&lt;contributors&gt;&lt;authors&gt;&lt;author&gt;Rockström, Johan&lt;/author&gt;&lt;author&gt;Falkenmark, Malin&lt;/author&gt;&lt;author&gt;Karlberg, Louise&lt;/author&gt;&lt;author&gt;Hoff, Holger&lt;/author&gt;&lt;author&gt;Rost, Stefanie&lt;/author&gt;&lt;author&gt;Gerten, Dieter&lt;/author&gt;&lt;/authors&gt;&lt;/contributors&gt;&lt;titles&gt;&lt;title&gt;Future water availability for global food production: The potential of green water for increasing resilience to global change&lt;/title&gt;&lt;secondary-title&gt;&lt;style face="italic" font="default" size="100%"&gt;Water Resources Research&lt;/style&gt;&lt;/secondary-title&gt;&lt;/titles&gt;&lt;periodical&gt;&lt;full-title&gt;Water Resources Research&lt;/full-title&gt;&lt;/periodical&gt;&lt;pages&gt;W00A12&lt;/pages&gt;&lt;volume&gt;&lt;style face="bold" font="default" size="100%"&gt;45&lt;/style&gt;&lt;/volume&gt;&lt;number&gt;7&lt;/number&gt;&lt;keywords&gt;&lt;keyword&gt;climate change&lt;/keyword&gt;&lt;keyword&gt;global water resources&lt;/keyword&gt;&lt;keyword&gt;agricultural water management&lt;/keyword&gt;&lt;keyword&gt;resilience&lt;/keyword&gt;&lt;keyword&gt;food production&lt;/keyword&gt;&lt;keyword&gt;integrated green-blue water analysis&lt;/keyword&gt;&lt;keyword&gt;1655 Water cycles&lt;/keyword&gt;&lt;keyword&gt;1813 Eco-hydrology&lt;/keyword&gt;&lt;keyword&gt;1876 Water budgets&lt;/keyword&gt;&lt;keyword&gt;1807 Climate impacts&lt;/keyword&gt;&lt;/keywords&gt;&lt;dates&gt;&lt;year&gt;(2009)&lt;/year&gt;&lt;/dates&gt;&lt;isbn&gt;1944-7973&lt;/isbn&gt;&lt;urls&gt;&lt;related-urls&gt;&lt;url&gt;http://dx.doi.org/10.1029/2007WR006767&lt;/url&gt;&lt;/related-urls&gt;&lt;/urls&gt;&lt;electronic-resource-num&gt;10.1029/2007WR006767&lt;/electronic-resource-num&gt;&lt;/record&gt;&lt;/Cite&gt;&lt;/EndNote&gt;</w:delInstrText>
        </w:r>
        <w:r w:rsidR="00391FE7" w:rsidRPr="007544C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14</w:delText>
        </w:r>
        <w:r w:rsidR="00993461" w:rsidDel="001F2044">
          <w:rPr>
            <w:rFonts w:ascii="Times New Roman" w:hAnsi="Times New Roman" w:cs="Times New Roman"/>
            <w:noProof/>
            <w:sz w:val="24"/>
            <w:szCs w:val="24"/>
            <w:vertAlign w:val="superscript"/>
          </w:rPr>
          <w:delText>)</w:delText>
        </w:r>
        <w:r w:rsidR="00391FE7" w:rsidRPr="007544CD" w:rsidDel="001F2044">
          <w:rPr>
            <w:rFonts w:ascii="Times New Roman" w:hAnsi="Times New Roman" w:cs="Times New Roman"/>
            <w:sz w:val="24"/>
            <w:szCs w:val="24"/>
            <w:vertAlign w:val="superscript"/>
          </w:rPr>
          <w:fldChar w:fldCharType="end"/>
        </w:r>
        <w:r w:rsidR="00194631" w:rsidRPr="00194631"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describ</w:delText>
        </w:r>
        <w:r w:rsidR="001D7DE0" w:rsidDel="001F2044">
          <w:rPr>
            <w:rFonts w:ascii="Times New Roman" w:hAnsi="Times New Roman" w:cs="Times New Roman"/>
            <w:sz w:val="24"/>
            <w:szCs w:val="24"/>
          </w:rPr>
          <w:delText>ing</w:delText>
        </w:r>
        <w:r w:rsidR="00194631" w:rsidDel="001F2044">
          <w:rPr>
            <w:rFonts w:ascii="Times New Roman" w:hAnsi="Times New Roman" w:cs="Times New Roman"/>
            <w:sz w:val="24"/>
            <w:szCs w:val="24"/>
          </w:rPr>
          <w:delText xml:space="preserve"> these concepts</w:delText>
        </w:r>
        <w:r w:rsidR="00E34A32" w:rsidDel="001F2044">
          <w:rPr>
            <w:rFonts w:ascii="Times New Roman" w:hAnsi="Times New Roman" w:cs="Times New Roman"/>
            <w:sz w:val="24"/>
            <w:szCs w:val="24"/>
          </w:rPr>
          <w:delText>:</w:delText>
        </w:r>
      </w:del>
    </w:p>
    <w:p w:rsidR="00C864C2" w:rsidDel="001F2044" w:rsidRDefault="00C864C2" w:rsidP="00C864C2">
      <w:pPr>
        <w:spacing w:line="480" w:lineRule="auto"/>
        <w:ind w:left="720"/>
        <w:rPr>
          <w:del w:id="160" w:author="ewarner" w:date="2014-07-15T11:47:00Z"/>
          <w:rFonts w:ascii="Times New Roman" w:hAnsi="Times New Roman" w:cs="Times New Roman"/>
          <w:sz w:val="24"/>
          <w:szCs w:val="24"/>
        </w:rPr>
      </w:pPr>
      <w:del w:id="161" w:author="ewarner" w:date="2014-07-15T11:47:00Z">
        <w:r w:rsidDel="001F2044">
          <w:rPr>
            <w:rFonts w:ascii="Times New Roman" w:hAnsi="Times New Roman" w:cs="Times New Roman"/>
            <w:sz w:val="24"/>
            <w:szCs w:val="24"/>
          </w:rPr>
          <w:delText>“</w:delText>
        </w:r>
        <w:r w:rsidR="00742ACE" w:rsidDel="001F2044">
          <w:rPr>
            <w:rFonts w:ascii="Times New Roman" w:hAnsi="Times New Roman" w:cs="Times New Roman"/>
            <w:sz w:val="24"/>
            <w:szCs w:val="24"/>
          </w:rPr>
          <w:delText xml:space="preserve">… </w:delText>
        </w:r>
        <w:r w:rsidDel="001F2044">
          <w:rPr>
            <w:rFonts w:ascii="Times New Roman" w:hAnsi="Times New Roman" w:cs="Times New Roman"/>
            <w:sz w:val="24"/>
            <w:szCs w:val="24"/>
          </w:rPr>
          <w:delText xml:space="preserve">green </w:delText>
        </w:r>
        <w:r w:rsidRPr="007544CD" w:rsidDel="001F2044">
          <w:rPr>
            <w:rFonts w:ascii="Times New Roman" w:hAnsi="Times New Roman" w:cs="Times New Roman"/>
            <w:sz w:val="24"/>
            <w:szCs w:val="24"/>
          </w:rPr>
          <w:delText>water is the soil wate</w:delText>
        </w:r>
        <w:r w:rsidDel="001F2044">
          <w:rPr>
            <w:rFonts w:ascii="Times New Roman" w:hAnsi="Times New Roman" w:cs="Times New Roman"/>
            <w:sz w:val="24"/>
            <w:szCs w:val="24"/>
          </w:rPr>
          <w:delText xml:space="preserve">r held in the </w:delText>
        </w:r>
        <w:r w:rsidR="00F9754E" w:rsidDel="001F2044">
          <w:rPr>
            <w:rFonts w:ascii="Times New Roman" w:hAnsi="Times New Roman" w:cs="Times New Roman"/>
            <w:sz w:val="24"/>
            <w:szCs w:val="24"/>
          </w:rPr>
          <w:delText xml:space="preserve">vadose </w:delText>
        </w:r>
        <w:r w:rsidDel="001F2044">
          <w:rPr>
            <w:rFonts w:ascii="Times New Roman" w:hAnsi="Times New Roman" w:cs="Times New Roman"/>
            <w:sz w:val="24"/>
            <w:szCs w:val="24"/>
          </w:rPr>
          <w:delText xml:space="preserve">zone, </w:delText>
        </w:r>
        <w:r w:rsidRPr="007544CD" w:rsidDel="001F2044">
          <w:rPr>
            <w:rFonts w:ascii="Times New Roman" w:hAnsi="Times New Roman" w:cs="Times New Roman"/>
            <w:sz w:val="24"/>
            <w:szCs w:val="24"/>
          </w:rPr>
          <w:delText>formed by precipitation and available to plants, wh</w:delText>
        </w:r>
        <w:r w:rsidDel="001F2044">
          <w:rPr>
            <w:rFonts w:ascii="Times New Roman" w:hAnsi="Times New Roman" w:cs="Times New Roman"/>
            <w:sz w:val="24"/>
            <w:szCs w:val="24"/>
          </w:rPr>
          <w:delText xml:space="preserve">ile </w:delText>
        </w:r>
        <w:r w:rsidRPr="007544CD" w:rsidDel="001F2044">
          <w:rPr>
            <w:rFonts w:ascii="Times New Roman" w:hAnsi="Times New Roman" w:cs="Times New Roman"/>
            <w:sz w:val="24"/>
            <w:szCs w:val="24"/>
          </w:rPr>
          <w:delText>blue water refers to liquid w</w:delText>
        </w:r>
        <w:r w:rsidDel="001F2044">
          <w:rPr>
            <w:rFonts w:ascii="Times New Roman" w:hAnsi="Times New Roman" w:cs="Times New Roman"/>
            <w:sz w:val="24"/>
            <w:szCs w:val="24"/>
          </w:rPr>
          <w:delText xml:space="preserve">ater in rivers, lakes, wetlands </w:delText>
        </w:r>
        <w:r w:rsidRPr="007544CD" w:rsidDel="001F2044">
          <w:rPr>
            <w:rFonts w:ascii="Times New Roman" w:hAnsi="Times New Roman" w:cs="Times New Roman"/>
            <w:sz w:val="24"/>
            <w:szCs w:val="24"/>
          </w:rPr>
          <w:delText xml:space="preserve">and aquifers, which </w:delText>
        </w:r>
        <w:r w:rsidDel="001F2044">
          <w:rPr>
            <w:rFonts w:ascii="Times New Roman" w:hAnsi="Times New Roman" w:cs="Times New Roman"/>
            <w:sz w:val="24"/>
            <w:szCs w:val="24"/>
          </w:rPr>
          <w:delText xml:space="preserve">can be withdrawn for irrigation </w:delText>
        </w:r>
        <w:r w:rsidRPr="007544CD" w:rsidDel="001F2044">
          <w:rPr>
            <w:rFonts w:ascii="Times New Roman" w:hAnsi="Times New Roman" w:cs="Times New Roman"/>
            <w:sz w:val="24"/>
            <w:szCs w:val="24"/>
          </w:rPr>
          <w:delText>and other human uses. C</w:delText>
        </w:r>
        <w:r w:rsidDel="001F2044">
          <w:rPr>
            <w:rFonts w:ascii="Times New Roman" w:hAnsi="Times New Roman" w:cs="Times New Roman"/>
            <w:sz w:val="24"/>
            <w:szCs w:val="24"/>
          </w:rPr>
          <w:delText xml:space="preserve">onsistent with </w:delText>
        </w:r>
        <w:r w:rsidDel="001F2044">
          <w:rPr>
            <w:rFonts w:ascii="Times New Roman" w:hAnsi="Times New Roman" w:cs="Times New Roman"/>
            <w:sz w:val="24"/>
            <w:szCs w:val="24"/>
          </w:rPr>
          <w:lastRenderedPageBreak/>
          <w:delText xml:space="preserve">this definition, </w:delText>
        </w:r>
        <w:r w:rsidRPr="007544CD" w:rsidDel="001F2044">
          <w:rPr>
            <w:rFonts w:ascii="Times New Roman" w:hAnsi="Times New Roman" w:cs="Times New Roman"/>
            <w:sz w:val="24"/>
            <w:szCs w:val="24"/>
          </w:rPr>
          <w:delText>irrigated agricu</w:delText>
        </w:r>
        <w:r w:rsidDel="001F2044">
          <w:rPr>
            <w:rFonts w:ascii="Times New Roman" w:hAnsi="Times New Roman" w:cs="Times New Roman"/>
            <w:sz w:val="24"/>
            <w:szCs w:val="24"/>
          </w:rPr>
          <w:delText xml:space="preserve">lture receives blue water (from </w:delText>
        </w:r>
        <w:r w:rsidRPr="007544CD" w:rsidDel="001F2044">
          <w:rPr>
            <w:rFonts w:ascii="Times New Roman" w:hAnsi="Times New Roman" w:cs="Times New Roman"/>
            <w:sz w:val="24"/>
            <w:szCs w:val="24"/>
          </w:rPr>
          <w:delText>irrigation) as well as green water (</w:delText>
        </w:r>
        <w:r w:rsidDel="001F2044">
          <w:rPr>
            <w:rFonts w:ascii="Times New Roman" w:hAnsi="Times New Roman" w:cs="Times New Roman"/>
            <w:sz w:val="24"/>
            <w:szCs w:val="24"/>
          </w:rPr>
          <w:delText xml:space="preserve">from precipitation), </w:delText>
        </w:r>
        <w:r w:rsidRPr="007544CD" w:rsidDel="001F2044">
          <w:rPr>
            <w:rFonts w:ascii="Times New Roman" w:hAnsi="Times New Roman" w:cs="Times New Roman"/>
            <w:sz w:val="24"/>
            <w:szCs w:val="24"/>
          </w:rPr>
          <w:delText>while rain-fed agriculture only receives green water</w:delText>
        </w:r>
      </w:del>
      <w:del w:id="162" w:author="ewarner" w:date="2014-07-15T11:42:00Z">
        <w:r w:rsidRPr="007544CD" w:rsidDel="00C357AD">
          <w:rPr>
            <w:rFonts w:ascii="Times New Roman" w:hAnsi="Times New Roman" w:cs="Times New Roman"/>
            <w:sz w:val="24"/>
            <w:szCs w:val="24"/>
          </w:rPr>
          <w:delText>.</w:delText>
        </w:r>
      </w:del>
      <w:del w:id="163" w:author="ewarner" w:date="2014-07-15T11:47:00Z">
        <w:r w:rsidDel="001F2044">
          <w:rPr>
            <w:rFonts w:ascii="Times New Roman" w:hAnsi="Times New Roman" w:cs="Times New Roman"/>
            <w:sz w:val="24"/>
            <w:szCs w:val="24"/>
          </w:rPr>
          <w:delText xml:space="preserve"> </w:delText>
        </w:r>
      </w:del>
      <w:del w:id="164" w:author="ewarner" w:date="2014-07-15T11:42:00Z">
        <w:r w:rsidRPr="007544CD" w:rsidDel="00C357AD">
          <w:rPr>
            <w:rFonts w:ascii="Times New Roman" w:hAnsi="Times New Roman" w:cs="Times New Roman"/>
            <w:sz w:val="24"/>
            <w:szCs w:val="24"/>
          </w:rPr>
          <w:delText>Rainwater harvesting is at the interface of blue and</w:delText>
        </w:r>
        <w:r w:rsidDel="00C357AD">
          <w:rPr>
            <w:rFonts w:ascii="Times New Roman" w:hAnsi="Times New Roman" w:cs="Times New Roman"/>
            <w:sz w:val="24"/>
            <w:szCs w:val="24"/>
          </w:rPr>
          <w:delText xml:space="preserve"> </w:delText>
        </w:r>
        <w:r w:rsidRPr="007544CD" w:rsidDel="00C357AD">
          <w:rPr>
            <w:rFonts w:ascii="Times New Roman" w:hAnsi="Times New Roman" w:cs="Times New Roman"/>
            <w:sz w:val="24"/>
            <w:szCs w:val="24"/>
          </w:rPr>
          <w:delText>green water. Catching runoff and</w:delText>
        </w:r>
        <w:r w:rsidDel="00C357AD">
          <w:rPr>
            <w:rFonts w:ascii="Times New Roman" w:hAnsi="Times New Roman" w:cs="Times New Roman"/>
            <w:sz w:val="24"/>
            <w:szCs w:val="24"/>
          </w:rPr>
          <w:delText xml:space="preserve"> storing it in small reservoirs </w:delText>
        </w:r>
        <w:r w:rsidRPr="007544CD" w:rsidDel="00C357AD">
          <w:rPr>
            <w:rFonts w:ascii="Times New Roman" w:hAnsi="Times New Roman" w:cs="Times New Roman"/>
            <w:sz w:val="24"/>
            <w:szCs w:val="24"/>
          </w:rPr>
          <w:delText>(or possibly unde</w:delText>
        </w:r>
        <w:r w:rsidDel="00C357AD">
          <w:rPr>
            <w:rFonts w:ascii="Times New Roman" w:hAnsi="Times New Roman" w:cs="Times New Roman"/>
            <w:sz w:val="24"/>
            <w:szCs w:val="24"/>
          </w:rPr>
          <w:delText xml:space="preserve">rground) is interpreted as blue </w:delText>
        </w:r>
        <w:r w:rsidRPr="007544CD" w:rsidDel="00C357AD">
          <w:rPr>
            <w:rFonts w:ascii="Times New Roman" w:hAnsi="Times New Roman" w:cs="Times New Roman"/>
            <w:sz w:val="24"/>
            <w:szCs w:val="24"/>
          </w:rPr>
          <w:delText>water management</w:delText>
        </w:r>
        <w:r w:rsidR="00953E43" w:rsidDel="00C357AD">
          <w:rPr>
            <w:rFonts w:ascii="Times New Roman" w:hAnsi="Times New Roman" w:cs="Times New Roman"/>
            <w:sz w:val="24"/>
            <w:szCs w:val="24"/>
          </w:rPr>
          <w:delText>;</w:delText>
        </w:r>
        <w:r w:rsidRPr="007544CD" w:rsidDel="00C357AD">
          <w:rPr>
            <w:rFonts w:ascii="Times New Roman" w:hAnsi="Times New Roman" w:cs="Times New Roman"/>
            <w:sz w:val="24"/>
            <w:szCs w:val="24"/>
          </w:rPr>
          <w:delText xml:space="preserve"> </w:delText>
        </w:r>
        <w:r w:rsidDel="00C357AD">
          <w:rPr>
            <w:rFonts w:ascii="Times New Roman" w:hAnsi="Times New Roman" w:cs="Times New Roman"/>
            <w:sz w:val="24"/>
            <w:szCs w:val="24"/>
          </w:rPr>
          <w:delText xml:space="preserve">enhancement of infiltration and </w:delText>
        </w:r>
        <w:r w:rsidRPr="007544CD" w:rsidDel="00C357AD">
          <w:rPr>
            <w:rFonts w:ascii="Times New Roman" w:hAnsi="Times New Roman" w:cs="Times New Roman"/>
            <w:sz w:val="24"/>
            <w:szCs w:val="24"/>
          </w:rPr>
          <w:delText>storage of rain in s</w:delText>
        </w:r>
        <w:r w:rsidDel="00C357AD">
          <w:rPr>
            <w:rFonts w:ascii="Times New Roman" w:hAnsi="Times New Roman" w:cs="Times New Roman"/>
            <w:sz w:val="24"/>
            <w:szCs w:val="24"/>
          </w:rPr>
          <w:delText>oil as green water management</w:delText>
        </w:r>
        <w:r w:rsidR="00194631" w:rsidDel="00C357AD">
          <w:rPr>
            <w:rFonts w:ascii="Times New Roman" w:hAnsi="Times New Roman" w:cs="Times New Roman"/>
            <w:sz w:val="24"/>
            <w:szCs w:val="24"/>
          </w:rPr>
          <w:delText xml:space="preserve"> </w:delText>
        </w:r>
      </w:del>
      <w:del w:id="165" w:author="ewarner" w:date="2014-07-15T11:47:00Z">
        <w:r w:rsidR="00194631" w:rsidDel="001F2044">
          <w:rPr>
            <w:rFonts w:ascii="Times New Roman" w:hAnsi="Times New Roman" w:cs="Times New Roman"/>
            <w:sz w:val="24"/>
            <w:szCs w:val="24"/>
          </w:rPr>
          <w:delText>(</w:delText>
        </w:r>
        <w:r w:rsidR="007C291A" w:rsidDel="001F2044">
          <w:rPr>
            <w:rFonts w:ascii="Times New Roman" w:hAnsi="Times New Roman" w:cs="Times New Roman"/>
            <w:sz w:val="24"/>
            <w:szCs w:val="24"/>
          </w:rPr>
          <w:delText>pg. 178</w:delText>
        </w:r>
        <w:r w:rsidR="00194631" w:rsidDel="001F2044">
          <w:rPr>
            <w:rFonts w:ascii="Times New Roman" w:hAnsi="Times New Roman" w:cs="Times New Roman"/>
            <w:sz w:val="24"/>
            <w:szCs w:val="24"/>
          </w:rPr>
          <w:delText>)</w:delText>
        </w:r>
        <w:r w:rsidR="002E6501" w:rsidDel="001F2044">
          <w:rPr>
            <w:rFonts w:ascii="Times New Roman" w:hAnsi="Times New Roman" w:cs="Times New Roman"/>
            <w:sz w:val="24"/>
            <w:szCs w:val="24"/>
          </w:rPr>
          <w:delText>.</w:delText>
        </w:r>
        <w:r w:rsidDel="001F2044">
          <w:rPr>
            <w:rFonts w:ascii="Times New Roman" w:hAnsi="Times New Roman" w:cs="Times New Roman"/>
            <w:sz w:val="24"/>
            <w:szCs w:val="24"/>
          </w:rPr>
          <w:delText xml:space="preserve">” </w:delText>
        </w:r>
      </w:del>
    </w:p>
    <w:p w:rsidR="00C864C2" w:rsidDel="001F2044" w:rsidRDefault="00C864C2" w:rsidP="00C864C2">
      <w:pPr>
        <w:spacing w:line="480" w:lineRule="auto"/>
        <w:ind w:firstLine="720"/>
        <w:rPr>
          <w:del w:id="166" w:author="ewarner" w:date="2014-07-15T11:47:00Z"/>
          <w:rFonts w:ascii="Times New Roman" w:hAnsi="Times New Roman" w:cs="Times New Roman"/>
          <w:sz w:val="24"/>
          <w:szCs w:val="24"/>
        </w:rPr>
      </w:pPr>
      <w:del w:id="167" w:author="ewarner" w:date="2014-07-15T11:47:00Z">
        <w:r w:rsidRPr="007544CD" w:rsidDel="001F2044">
          <w:rPr>
            <w:rFonts w:ascii="Times New Roman" w:hAnsi="Times New Roman" w:cs="Times New Roman"/>
            <w:sz w:val="24"/>
            <w:szCs w:val="24"/>
          </w:rPr>
          <w:delText>B</w:delText>
        </w:r>
        <w:r w:rsidDel="001F2044">
          <w:rPr>
            <w:rFonts w:ascii="Times New Roman" w:hAnsi="Times New Roman" w:cs="Times New Roman"/>
            <w:sz w:val="24"/>
            <w:szCs w:val="24"/>
          </w:rPr>
          <w:delText>lue water</w:delText>
        </w:r>
        <w:r w:rsidRPr="007544CD" w:rsidDel="001F2044">
          <w:rPr>
            <w:rFonts w:ascii="Times New Roman" w:hAnsi="Times New Roman" w:cs="Times New Roman"/>
            <w:sz w:val="24"/>
            <w:szCs w:val="24"/>
          </w:rPr>
          <w:delText xml:space="preserve"> withdrawn from </w:delText>
        </w:r>
        <w:r w:rsidDel="001F2044">
          <w:rPr>
            <w:rFonts w:ascii="Times New Roman" w:hAnsi="Times New Roman" w:cs="Times New Roman"/>
            <w:sz w:val="24"/>
            <w:szCs w:val="24"/>
          </w:rPr>
          <w:delText>aquifers</w:delText>
        </w:r>
        <w:r w:rsidR="00023FE3" w:rsidDel="001F2044">
          <w:rPr>
            <w:rFonts w:ascii="Times New Roman" w:hAnsi="Times New Roman" w:cs="Times New Roman"/>
            <w:sz w:val="24"/>
            <w:szCs w:val="24"/>
          </w:rPr>
          <w:delText xml:space="preserve"> (outstream)</w:delText>
        </w:r>
        <w:r w:rsidDel="001F2044">
          <w:rPr>
            <w:rFonts w:ascii="Times New Roman" w:hAnsi="Times New Roman" w:cs="Times New Roman"/>
            <w:sz w:val="24"/>
            <w:szCs w:val="24"/>
          </w:rPr>
          <w:delText xml:space="preserve"> and surface water</w:delText>
        </w:r>
        <w:r w:rsidR="00023FE3" w:rsidDel="001F2044">
          <w:rPr>
            <w:rFonts w:ascii="Times New Roman" w:hAnsi="Times New Roman" w:cs="Times New Roman"/>
            <w:sz w:val="24"/>
            <w:szCs w:val="24"/>
          </w:rPr>
          <w:delText xml:space="preserve"> (instream)</w:delText>
        </w:r>
        <w:r w:rsidDel="001F2044">
          <w:rPr>
            <w:rFonts w:ascii="Times New Roman" w:hAnsi="Times New Roman" w:cs="Times New Roman"/>
            <w:sz w:val="24"/>
            <w:szCs w:val="24"/>
          </w:rPr>
          <w:delText xml:space="preserve"> can be consumed or re</w:delText>
        </w:r>
        <w:r w:rsidR="00930159" w:rsidDel="001F2044">
          <w:rPr>
            <w:rFonts w:ascii="Times New Roman" w:hAnsi="Times New Roman" w:cs="Times New Roman"/>
            <w:sz w:val="24"/>
            <w:szCs w:val="24"/>
          </w:rPr>
          <w:delText xml:space="preserve">leased </w:delText>
        </w:r>
        <w:r w:rsidR="00023FE3" w:rsidDel="001F2044">
          <w:rPr>
            <w:rFonts w:ascii="Times New Roman" w:hAnsi="Times New Roman" w:cs="Times New Roman"/>
            <w:sz w:val="24"/>
            <w:szCs w:val="24"/>
          </w:rPr>
          <w:delText>as a part of its utilization</w:delText>
        </w:r>
        <w:r w:rsidR="00930159" w:rsidDel="001F2044">
          <w:rPr>
            <w:rFonts w:ascii="Times New Roman" w:hAnsi="Times New Roman" w:cs="Times New Roman"/>
            <w:sz w:val="24"/>
            <w:szCs w:val="24"/>
          </w:rPr>
          <w:delText>. Inst</w:delText>
        </w:r>
        <w:r w:rsidR="00E61BEF" w:rsidDel="001F2044">
          <w:rPr>
            <w:rFonts w:ascii="Times New Roman" w:hAnsi="Times New Roman" w:cs="Times New Roman"/>
            <w:sz w:val="24"/>
            <w:szCs w:val="24"/>
          </w:rPr>
          <w:delText>r</w:delText>
        </w:r>
        <w:r w:rsidR="00930159" w:rsidDel="001F2044">
          <w:rPr>
            <w:rFonts w:ascii="Times New Roman" w:hAnsi="Times New Roman" w:cs="Times New Roman"/>
            <w:sz w:val="24"/>
            <w:szCs w:val="24"/>
          </w:rPr>
          <w:delText>eam</w:delText>
        </w:r>
        <w:r w:rsidDel="001F2044">
          <w:rPr>
            <w:rFonts w:ascii="Times New Roman" w:hAnsi="Times New Roman" w:cs="Times New Roman"/>
            <w:sz w:val="24"/>
            <w:szCs w:val="24"/>
          </w:rPr>
          <w:delText xml:space="preserve"> </w:delText>
        </w:r>
        <w:r w:rsidRPr="007544CD" w:rsidDel="001F2044">
          <w:rPr>
            <w:rFonts w:ascii="Times New Roman" w:hAnsi="Times New Roman" w:cs="Times New Roman"/>
            <w:sz w:val="24"/>
            <w:szCs w:val="24"/>
          </w:rPr>
          <w:delText xml:space="preserve">use removes water </w:delText>
        </w:r>
        <w:r w:rsidDel="001F2044">
          <w:rPr>
            <w:rFonts w:ascii="Times New Roman" w:hAnsi="Times New Roman" w:cs="Times New Roman"/>
            <w:sz w:val="24"/>
            <w:szCs w:val="24"/>
          </w:rPr>
          <w:delText xml:space="preserve">through incorporation into the crop, </w:delText>
        </w:r>
        <w:r w:rsidRPr="007544CD" w:rsidDel="001F2044">
          <w:rPr>
            <w:rFonts w:ascii="Times New Roman" w:hAnsi="Times New Roman" w:cs="Times New Roman"/>
            <w:sz w:val="24"/>
            <w:szCs w:val="24"/>
          </w:rPr>
          <w:delText xml:space="preserve">evaporation, </w:delText>
        </w:r>
        <w:r w:rsidDel="001F2044">
          <w:rPr>
            <w:rFonts w:ascii="Times New Roman" w:hAnsi="Times New Roman" w:cs="Times New Roman"/>
            <w:sz w:val="24"/>
            <w:szCs w:val="24"/>
          </w:rPr>
          <w:delText xml:space="preserve">and </w:delText>
        </w:r>
        <w:r w:rsidRPr="007544CD" w:rsidDel="001F2044">
          <w:rPr>
            <w:rFonts w:ascii="Times New Roman" w:hAnsi="Times New Roman" w:cs="Times New Roman"/>
            <w:sz w:val="24"/>
            <w:szCs w:val="24"/>
          </w:rPr>
          <w:delText>evapotranspira</w:delText>
        </w:r>
        <w:r w:rsidDel="001F2044">
          <w:rPr>
            <w:rFonts w:ascii="Times New Roman" w:hAnsi="Times New Roman" w:cs="Times New Roman"/>
            <w:sz w:val="24"/>
            <w:szCs w:val="24"/>
          </w:rPr>
          <w:delText xml:space="preserve">tion. </w:delText>
        </w:r>
        <w:r w:rsidR="00930159" w:rsidDel="001F2044">
          <w:rPr>
            <w:rFonts w:ascii="Times New Roman" w:hAnsi="Times New Roman" w:cs="Times New Roman"/>
            <w:sz w:val="24"/>
            <w:szCs w:val="24"/>
          </w:rPr>
          <w:delText>Outstream</w:delText>
        </w:r>
        <w:r w:rsidDel="001F2044">
          <w:rPr>
            <w:rFonts w:ascii="Times New Roman" w:hAnsi="Times New Roman" w:cs="Times New Roman"/>
            <w:sz w:val="24"/>
            <w:szCs w:val="24"/>
          </w:rPr>
          <w:delText xml:space="preserve"> use is</w:delText>
        </w:r>
        <w:r w:rsidR="00742ACE" w:rsidDel="001F2044">
          <w:rPr>
            <w:rFonts w:ascii="Times New Roman" w:hAnsi="Times New Roman" w:cs="Times New Roman"/>
            <w:sz w:val="24"/>
            <w:szCs w:val="24"/>
          </w:rPr>
          <w:delText xml:space="preserve"> water</w:delText>
        </w:r>
        <w:r w:rsidDel="001F2044">
          <w:rPr>
            <w:rFonts w:ascii="Times New Roman" w:hAnsi="Times New Roman" w:cs="Times New Roman"/>
            <w:sz w:val="24"/>
            <w:szCs w:val="24"/>
          </w:rPr>
          <w:delText xml:space="preserve"> released into the</w:delText>
        </w:r>
        <w:r w:rsidRPr="007544CD" w:rsidDel="001F2044">
          <w:rPr>
            <w:rFonts w:ascii="Times New Roman" w:hAnsi="Times New Roman" w:cs="Times New Roman"/>
            <w:sz w:val="24"/>
            <w:szCs w:val="24"/>
          </w:rPr>
          <w:delText xml:space="preserve"> env</w:delText>
        </w:r>
        <w:r w:rsidDel="001F2044">
          <w:rPr>
            <w:rFonts w:ascii="Times New Roman" w:hAnsi="Times New Roman" w:cs="Times New Roman"/>
            <w:sz w:val="24"/>
            <w:szCs w:val="24"/>
          </w:rPr>
          <w:delText xml:space="preserve">ironment without quality changes and therefore can be used elsewhere for agriculture, industry, and drinking water. </w:delText>
        </w:r>
      </w:del>
      <w:del w:id="168" w:author="ewarner" w:date="2014-07-15T11:11:00Z">
        <w:r w:rsidDel="00993461">
          <w:rPr>
            <w:rFonts w:ascii="Times New Roman" w:hAnsi="Times New Roman" w:cs="Times New Roman"/>
            <w:sz w:val="24"/>
            <w:szCs w:val="24"/>
          </w:rPr>
          <w:delText xml:space="preserve">Green water </w:delText>
        </w:r>
        <w:r w:rsidR="007C291A" w:rsidDel="00993461">
          <w:rPr>
            <w:rFonts w:ascii="Times New Roman" w:hAnsi="Times New Roman" w:cs="Times New Roman"/>
            <w:sz w:val="24"/>
            <w:szCs w:val="24"/>
          </w:rPr>
          <w:delText>by definitions is rainwater that is consumed</w:delText>
        </w:r>
        <w:r w:rsidDel="00993461">
          <w:rPr>
            <w:rFonts w:ascii="Times New Roman" w:hAnsi="Times New Roman" w:cs="Times New Roman"/>
            <w:sz w:val="24"/>
            <w:szCs w:val="24"/>
          </w:rPr>
          <w:delText>.</w:delText>
        </w:r>
      </w:del>
    </w:p>
    <w:p w:rsidR="00235820" w:rsidRDefault="008C7C21">
      <w:pPr>
        <w:spacing w:line="480" w:lineRule="auto"/>
        <w:rPr>
          <w:ins w:id="169" w:author="ewarner" w:date="2014-07-15T11:23:00Z"/>
          <w:rFonts w:ascii="Times New Roman" w:hAnsi="Times New Roman" w:cs="Times New Roman"/>
          <w:sz w:val="24"/>
          <w:szCs w:val="24"/>
        </w:rPr>
        <w:pPrChange w:id="170" w:author="ewarner" w:date="2014-07-15T11:47:00Z">
          <w:pPr>
            <w:spacing w:line="480" w:lineRule="auto"/>
            <w:ind w:firstLine="720"/>
          </w:pPr>
        </w:pPrChange>
      </w:pPr>
      <w:ins w:id="171" w:author="ewarner" w:date="2014-07-15T11:23:00Z">
        <w:r w:rsidRPr="00B57EEA">
          <w:rPr>
            <w:rFonts w:ascii="Times New Roman" w:hAnsi="Times New Roman" w:cs="Times New Roman"/>
            <w:i/>
            <w:sz w:val="24"/>
            <w:szCs w:val="24"/>
          </w:rPr>
          <w:t>1.</w:t>
        </w:r>
      </w:ins>
      <w:ins w:id="172" w:author="ewarner" w:date="2014-07-15T11:47:00Z">
        <w:r w:rsidR="001F2044">
          <w:rPr>
            <w:rFonts w:ascii="Times New Roman" w:hAnsi="Times New Roman" w:cs="Times New Roman"/>
            <w:i/>
            <w:sz w:val="24"/>
            <w:szCs w:val="24"/>
          </w:rPr>
          <w:t>1</w:t>
        </w:r>
      </w:ins>
      <w:ins w:id="173" w:author="ewarner" w:date="2014-07-15T11:23:00Z">
        <w:r w:rsidRPr="00B57EEA">
          <w:rPr>
            <w:rFonts w:ascii="Times New Roman" w:hAnsi="Times New Roman" w:cs="Times New Roman"/>
            <w:i/>
            <w:sz w:val="24"/>
            <w:szCs w:val="24"/>
          </w:rPr>
          <w:t>. Bio</w:t>
        </w:r>
      </w:ins>
      <w:ins w:id="174" w:author="ewarner" w:date="2014-07-15T11:42:00Z">
        <w:r w:rsidR="00C357AD">
          <w:rPr>
            <w:rFonts w:ascii="Times New Roman" w:hAnsi="Times New Roman" w:cs="Times New Roman"/>
            <w:i/>
            <w:sz w:val="24"/>
            <w:szCs w:val="24"/>
          </w:rPr>
          <w:t>fuels</w:t>
        </w:r>
      </w:ins>
      <w:ins w:id="175" w:author="ewarner" w:date="2014-07-15T11:23:00Z">
        <w:r w:rsidRPr="00B57EEA">
          <w:rPr>
            <w:rFonts w:ascii="Times New Roman" w:hAnsi="Times New Roman" w:cs="Times New Roman"/>
            <w:i/>
            <w:sz w:val="24"/>
            <w:szCs w:val="24"/>
          </w:rPr>
          <w:t xml:space="preserve"> and Water Scarcity</w:t>
        </w:r>
      </w:ins>
    </w:p>
    <w:p w:rsidR="008C7C21" w:rsidRPr="00B6703F" w:rsidRDefault="00C357AD" w:rsidP="00B6703F">
      <w:pPr>
        <w:spacing w:line="480" w:lineRule="auto"/>
        <w:ind w:firstLine="720"/>
        <w:rPr>
          <w:ins w:id="176" w:author="ewarner" w:date="2014-07-15T11:19:00Z"/>
          <w:rFonts w:ascii="Times New Roman" w:hAnsi="Times New Roman" w:cs="Times New Roman"/>
          <w:sz w:val="24"/>
          <w:szCs w:val="24"/>
          <w:vertAlign w:val="superscript"/>
          <w:rPrChange w:id="177" w:author="ewarner" w:date="2014-07-15T14:19:00Z">
            <w:rPr>
              <w:ins w:id="178" w:author="ewarner" w:date="2014-07-15T11:19:00Z"/>
              <w:rFonts w:ascii="Times New Roman" w:hAnsi="Times New Roman" w:cs="Times New Roman"/>
              <w:sz w:val="24"/>
              <w:szCs w:val="24"/>
            </w:rPr>
          </w:rPrChange>
        </w:rPr>
      </w:pPr>
      <w:ins w:id="179" w:author="ewarner" w:date="2014-07-15T11:42:00Z">
        <w:r>
          <w:rPr>
            <w:rFonts w:ascii="Times New Roman" w:hAnsi="Times New Roman" w:cs="Times New Roman"/>
            <w:sz w:val="24"/>
            <w:szCs w:val="24"/>
          </w:rPr>
          <w:t>Our</w:t>
        </w:r>
      </w:ins>
      <w:commentRangeStart w:id="180"/>
      <w:ins w:id="181" w:author="ewarner" w:date="2014-07-15T11:22:00Z">
        <w:r w:rsidR="008C7C21">
          <w:rPr>
            <w:rFonts w:ascii="Times New Roman" w:hAnsi="Times New Roman" w:cs="Times New Roman"/>
            <w:sz w:val="24"/>
            <w:szCs w:val="24"/>
          </w:rPr>
          <w:t xml:space="preserve"> study focuses </w:t>
        </w:r>
      </w:ins>
      <w:ins w:id="182" w:author="ewarner" w:date="2014-07-15T11:23:00Z">
        <w:r w:rsidR="008C7C21">
          <w:rPr>
            <w:rFonts w:ascii="Times New Roman" w:hAnsi="Times New Roman" w:cs="Times New Roman"/>
            <w:sz w:val="24"/>
            <w:szCs w:val="24"/>
          </w:rPr>
          <w:t>on</w:t>
        </w:r>
      </w:ins>
      <w:ins w:id="183" w:author="ewarner" w:date="2014-07-15T11:22:00Z">
        <w:r w:rsidR="008C7C21">
          <w:rPr>
            <w:rFonts w:ascii="Times New Roman" w:hAnsi="Times New Roman" w:cs="Times New Roman"/>
            <w:sz w:val="24"/>
            <w:szCs w:val="24"/>
          </w:rPr>
          <w:t xml:space="preserve"> </w:t>
        </w:r>
      </w:ins>
      <w:ins w:id="184" w:author="ewarner" w:date="2014-07-15T11:45:00Z">
        <w:r w:rsidR="001F2044">
          <w:rPr>
            <w:rFonts w:ascii="Times New Roman" w:hAnsi="Times New Roman" w:cs="Times New Roman"/>
            <w:sz w:val="24"/>
            <w:szCs w:val="24"/>
          </w:rPr>
          <w:t xml:space="preserve">the </w:t>
        </w:r>
      </w:ins>
      <w:ins w:id="185" w:author="ewarner" w:date="2014-07-15T11:22:00Z">
        <w:r w:rsidR="008C7C21">
          <w:rPr>
            <w:rFonts w:ascii="Times New Roman" w:hAnsi="Times New Roman" w:cs="Times New Roman"/>
            <w:sz w:val="24"/>
            <w:szCs w:val="24"/>
          </w:rPr>
          <w:t xml:space="preserve">largest </w:t>
        </w:r>
      </w:ins>
      <w:ins w:id="186" w:author="ewarner" w:date="2014-07-15T11:23:00Z">
        <w:r w:rsidR="008C7C21">
          <w:rPr>
            <w:rFonts w:ascii="Times New Roman" w:hAnsi="Times New Roman" w:cs="Times New Roman"/>
            <w:sz w:val="24"/>
            <w:szCs w:val="24"/>
          </w:rPr>
          <w:t xml:space="preserve">contributor to </w:t>
        </w:r>
      </w:ins>
      <w:ins w:id="187" w:author="ewarner" w:date="2014-07-15T11:42:00Z">
        <w:r>
          <w:rPr>
            <w:rFonts w:ascii="Times New Roman" w:hAnsi="Times New Roman" w:cs="Times New Roman"/>
            <w:sz w:val="24"/>
            <w:szCs w:val="24"/>
          </w:rPr>
          <w:t xml:space="preserve">biofuel </w:t>
        </w:r>
      </w:ins>
      <w:ins w:id="188" w:author="ewarner" w:date="2014-07-15T11:23:00Z">
        <w:r w:rsidR="008C7C21">
          <w:rPr>
            <w:rFonts w:ascii="Times New Roman" w:hAnsi="Times New Roman" w:cs="Times New Roman"/>
            <w:sz w:val="24"/>
            <w:szCs w:val="24"/>
          </w:rPr>
          <w:t>water use, bio</w:t>
        </w:r>
        <w:r w:rsidR="0054756B">
          <w:rPr>
            <w:rFonts w:ascii="Times New Roman" w:hAnsi="Times New Roman" w:cs="Times New Roman"/>
            <w:sz w:val="24"/>
            <w:szCs w:val="24"/>
          </w:rPr>
          <w:t>mass cultivation</w:t>
        </w:r>
      </w:ins>
      <w:ins w:id="189" w:author="ewarner" w:date="2014-07-15T17:40:00Z">
        <w:r w:rsidR="0054756B">
          <w:rPr>
            <w:rFonts w:ascii="Times New Roman" w:hAnsi="Times New Roman" w:cs="Times New Roman"/>
            <w:sz w:val="24"/>
            <w:szCs w:val="24"/>
          </w:rPr>
          <w:t>.</w:t>
        </w:r>
      </w:ins>
      <w:ins w:id="190" w:author="ewarner" w:date="2014-07-15T11:23:00Z">
        <w:r w:rsidR="0054756B">
          <w:rPr>
            <w:rFonts w:ascii="Times New Roman" w:hAnsi="Times New Roman" w:cs="Times New Roman"/>
            <w:sz w:val="24"/>
            <w:szCs w:val="24"/>
          </w:rPr>
          <w:t xml:space="preserve"> </w:t>
        </w:r>
      </w:ins>
      <w:ins w:id="191" w:author="ewarner" w:date="2014-07-15T17:40:00Z">
        <w:r w:rsidR="0054756B">
          <w:rPr>
            <w:rFonts w:ascii="Times New Roman" w:hAnsi="Times New Roman" w:cs="Times New Roman"/>
            <w:sz w:val="24"/>
            <w:szCs w:val="24"/>
          </w:rPr>
          <w:t>E</w:t>
        </w:r>
      </w:ins>
      <w:ins w:id="192" w:author="ewarner" w:date="2014-07-15T17:31:00Z">
        <w:r w:rsidR="0054756B">
          <w:rPr>
            <w:rFonts w:ascii="Times New Roman" w:hAnsi="Times New Roman" w:cs="Times New Roman"/>
            <w:sz w:val="24"/>
            <w:szCs w:val="24"/>
          </w:rPr>
          <w:t xml:space="preserve">xisting </w:t>
        </w:r>
      </w:ins>
      <w:ins w:id="193" w:author="ewarner" w:date="2014-07-15T17:40:00Z">
        <w:r w:rsidR="0054756B">
          <w:rPr>
            <w:rFonts w:ascii="Times New Roman" w:hAnsi="Times New Roman" w:cs="Times New Roman"/>
            <w:sz w:val="24"/>
            <w:szCs w:val="24"/>
          </w:rPr>
          <w:t xml:space="preserve">studies have </w:t>
        </w:r>
      </w:ins>
      <w:ins w:id="194" w:author="ewarner" w:date="2014-07-15T11:22:00Z">
        <w:r w:rsidR="0054756B">
          <w:rPr>
            <w:rFonts w:ascii="Times New Roman" w:hAnsi="Times New Roman" w:cs="Times New Roman"/>
            <w:sz w:val="24"/>
            <w:szCs w:val="24"/>
          </w:rPr>
          <w:t>more extensive stud</w:t>
        </w:r>
      </w:ins>
      <w:ins w:id="195" w:author="ewarner" w:date="2014-07-15T17:40:00Z">
        <w:r w:rsidR="0054756B">
          <w:rPr>
            <w:rFonts w:ascii="Times New Roman" w:hAnsi="Times New Roman" w:cs="Times New Roman"/>
            <w:sz w:val="24"/>
            <w:szCs w:val="24"/>
          </w:rPr>
          <w:t>ied</w:t>
        </w:r>
      </w:ins>
      <w:ins w:id="196" w:author="ewarner" w:date="2014-07-15T11:22:00Z">
        <w:r w:rsidR="008C7C21">
          <w:rPr>
            <w:rFonts w:ascii="Times New Roman" w:hAnsi="Times New Roman" w:cs="Times New Roman"/>
            <w:sz w:val="24"/>
            <w:szCs w:val="24"/>
          </w:rPr>
          <w:t xml:space="preserve"> the </w:t>
        </w:r>
      </w:ins>
      <w:ins w:id="197" w:author="ewarner" w:date="2014-07-15T17:40:00Z">
        <w:r w:rsidR="0054756B">
          <w:rPr>
            <w:rFonts w:ascii="Times New Roman" w:hAnsi="Times New Roman" w:cs="Times New Roman"/>
            <w:sz w:val="24"/>
            <w:szCs w:val="24"/>
          </w:rPr>
          <w:t xml:space="preserve">relatively </w:t>
        </w:r>
      </w:ins>
      <w:ins w:id="198" w:author="ewarner" w:date="2014-07-15T11:22:00Z">
        <w:r w:rsidR="008C7C21">
          <w:rPr>
            <w:rFonts w:ascii="Times New Roman" w:hAnsi="Times New Roman" w:cs="Times New Roman"/>
            <w:sz w:val="24"/>
            <w:szCs w:val="24"/>
          </w:rPr>
          <w:t xml:space="preserve">less spatially variable </w:t>
        </w:r>
      </w:ins>
      <w:ins w:id="199" w:author="ewarner" w:date="2014-07-15T17:40:00Z">
        <w:r w:rsidR="003A6D10">
          <w:rPr>
            <w:rFonts w:ascii="Times New Roman" w:hAnsi="Times New Roman" w:cs="Times New Roman"/>
            <w:sz w:val="24"/>
            <w:szCs w:val="24"/>
          </w:rPr>
          <w:t xml:space="preserve">water use </w:t>
        </w:r>
      </w:ins>
      <w:ins w:id="200" w:author="ewarner" w:date="2014-07-15T11:22:00Z">
        <w:r w:rsidR="008C7C21">
          <w:rPr>
            <w:rFonts w:ascii="Times New Roman" w:hAnsi="Times New Roman" w:cs="Times New Roman"/>
            <w:sz w:val="24"/>
            <w:szCs w:val="24"/>
          </w:rPr>
          <w:t>at the biorefinery</w:t>
        </w:r>
        <w:commentRangeEnd w:id="180"/>
        <w:r w:rsidR="008C7C21">
          <w:rPr>
            <w:rStyle w:val="CommentReference"/>
          </w:rPr>
          <w:commentReference w:id="180"/>
        </w:r>
        <w:r w:rsidR="008C7C21">
          <w:rPr>
            <w:rFonts w:ascii="Times New Roman" w:hAnsi="Times New Roman" w:cs="Times New Roman"/>
            <w:sz w:val="24"/>
            <w:szCs w:val="24"/>
          </w:rPr>
          <w:t xml:space="preserve">. </w:t>
        </w:r>
      </w:ins>
      <w:ins w:id="201" w:author="ewarner" w:date="2014-07-15T11:45:00Z">
        <w:r w:rsidR="001F2044" w:rsidRPr="00EA27BE">
          <w:rPr>
            <w:rFonts w:ascii="Times New Roman" w:hAnsi="Times New Roman" w:cs="Times New Roman"/>
            <w:sz w:val="24"/>
            <w:szCs w:val="24"/>
          </w:rPr>
          <w:t>Bio</w:t>
        </w:r>
        <w:r w:rsidR="001F2044">
          <w:rPr>
            <w:rFonts w:ascii="Times New Roman" w:hAnsi="Times New Roman" w:cs="Times New Roman"/>
            <w:sz w:val="24"/>
            <w:szCs w:val="24"/>
          </w:rPr>
          <w:t>fuel</w:t>
        </w:r>
        <w:r w:rsidR="001F2044" w:rsidRPr="00EA27BE">
          <w:rPr>
            <w:rFonts w:ascii="Times New Roman" w:hAnsi="Times New Roman" w:cs="Times New Roman"/>
            <w:sz w:val="24"/>
            <w:szCs w:val="24"/>
          </w:rPr>
          <w:t xml:space="preserve"> systems consume water all along the supply chain, but the major uses of water </w:t>
        </w:r>
        <w:r w:rsidR="001F2044">
          <w:rPr>
            <w:rFonts w:ascii="Times New Roman" w:hAnsi="Times New Roman" w:cs="Times New Roman"/>
            <w:sz w:val="24"/>
            <w:szCs w:val="24"/>
          </w:rPr>
          <w:t xml:space="preserve">often </w:t>
        </w:r>
        <w:r w:rsidR="001F2044" w:rsidRPr="00EA27BE">
          <w:rPr>
            <w:rFonts w:ascii="Times New Roman" w:hAnsi="Times New Roman" w:cs="Times New Roman"/>
            <w:sz w:val="24"/>
            <w:szCs w:val="24"/>
          </w:rPr>
          <w:t>occur in the</w:t>
        </w:r>
        <w:r w:rsidR="001F2044">
          <w:rPr>
            <w:rFonts w:ascii="Times New Roman" w:hAnsi="Times New Roman" w:cs="Times New Roman"/>
            <w:sz w:val="24"/>
            <w:szCs w:val="24"/>
          </w:rPr>
          <w:t xml:space="preserve"> cultivation of the biomass-feedstock and biomass-conversion-to-fuel</w:t>
        </w:r>
        <w:r w:rsidR="001F2044" w:rsidRPr="00E15979">
          <w:rPr>
            <w:rFonts w:ascii="Times New Roman" w:hAnsi="Times New Roman" w:cs="Times New Roman"/>
            <w:sz w:val="24"/>
            <w:szCs w:val="24"/>
          </w:rPr>
          <w:t xml:space="preserve"> phases of </w:t>
        </w:r>
        <w:r w:rsidR="001F2044">
          <w:rPr>
            <w:rFonts w:ascii="Times New Roman" w:hAnsi="Times New Roman" w:cs="Times New Roman"/>
            <w:sz w:val="24"/>
            <w:szCs w:val="24"/>
          </w:rPr>
          <w:t>biofuel.</w:t>
        </w:r>
        <w:r w:rsidR="00391FE7" w:rsidRPr="009469AB">
          <w:rPr>
            <w:rFonts w:ascii="Times New Roman" w:hAnsi="Times New Roman" w:cs="Times New Roman"/>
            <w:sz w:val="24"/>
            <w:szCs w:val="24"/>
            <w:vertAlign w:val="superscript"/>
          </w:rPr>
          <w:fldChar w:fldCharType="begin"/>
        </w:r>
      </w:ins>
      <w:r w:rsidR="001F2044">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ins w:id="202" w:author="ewarner" w:date="2014-07-15T11:45:00Z">
        <w:r w:rsidR="00391FE7" w:rsidRPr="009469AB">
          <w:rPr>
            <w:rFonts w:ascii="Times New Roman" w:hAnsi="Times New Roman" w:cs="Times New Roman"/>
            <w:sz w:val="24"/>
            <w:szCs w:val="24"/>
            <w:vertAlign w:val="superscript"/>
          </w:rPr>
          <w:fldChar w:fldCharType="separate"/>
        </w:r>
      </w:ins>
      <w:r w:rsidR="001F2044">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1F2044">
        <w:rPr>
          <w:rFonts w:ascii="Times New Roman" w:hAnsi="Times New Roman" w:cs="Times New Roman"/>
          <w:noProof/>
          <w:sz w:val="24"/>
          <w:szCs w:val="24"/>
          <w:vertAlign w:val="superscript"/>
        </w:rPr>
        <w:t>)</w:t>
      </w:r>
      <w:ins w:id="203" w:author="ewarner" w:date="2014-07-15T11:45:00Z">
        <w:r w:rsidR="00391FE7" w:rsidRPr="009469AB">
          <w:rPr>
            <w:rFonts w:ascii="Times New Roman" w:hAnsi="Times New Roman" w:cs="Times New Roman"/>
            <w:sz w:val="24"/>
            <w:szCs w:val="24"/>
            <w:vertAlign w:val="superscript"/>
          </w:rPr>
          <w:fldChar w:fldCharType="end"/>
        </w:r>
        <w:r w:rsidR="001F2044">
          <w:rPr>
            <w:rFonts w:ascii="Times New Roman" w:hAnsi="Times New Roman" w:cs="Times New Roman"/>
            <w:sz w:val="24"/>
            <w:szCs w:val="24"/>
            <w:vertAlign w:val="superscript"/>
          </w:rPr>
          <w:t xml:space="preserve"> </w:t>
        </w:r>
      </w:ins>
      <w:ins w:id="204" w:author="ewarner" w:date="2014-07-15T11:46:00Z">
        <w:r w:rsidR="001F2044">
          <w:rPr>
            <w:rFonts w:ascii="Times New Roman" w:hAnsi="Times New Roman" w:cs="Times New Roman"/>
            <w:sz w:val="24"/>
            <w:szCs w:val="24"/>
          </w:rPr>
          <w:t xml:space="preserve">In feedstock cultivation, </w:t>
        </w:r>
        <w:r w:rsidR="001F2044" w:rsidRPr="00382294">
          <w:rPr>
            <w:rFonts w:ascii="Times New Roman" w:hAnsi="Times New Roman" w:cs="Times New Roman"/>
            <w:sz w:val="24"/>
            <w:szCs w:val="24"/>
          </w:rPr>
          <w:t xml:space="preserve">water is </w:t>
        </w:r>
        <w:r w:rsidR="001F2044">
          <w:rPr>
            <w:rFonts w:ascii="Times New Roman" w:hAnsi="Times New Roman" w:cs="Times New Roman"/>
            <w:sz w:val="24"/>
            <w:szCs w:val="24"/>
          </w:rPr>
          <w:t xml:space="preserve">typically </w:t>
        </w:r>
        <w:r w:rsidR="001F2044" w:rsidRPr="00382294">
          <w:rPr>
            <w:rFonts w:ascii="Times New Roman" w:hAnsi="Times New Roman" w:cs="Times New Roman"/>
            <w:sz w:val="24"/>
            <w:szCs w:val="24"/>
          </w:rPr>
          <w:t>lost to the atmosphere through evapotranspiration</w:t>
        </w:r>
        <w:r w:rsidR="001F2044">
          <w:rPr>
            <w:rFonts w:ascii="Times New Roman" w:hAnsi="Times New Roman" w:cs="Times New Roman"/>
            <w:sz w:val="24"/>
            <w:szCs w:val="24"/>
          </w:rPr>
          <w:t xml:space="preserve"> </w:t>
        </w:r>
        <w:r w:rsidR="001F2044" w:rsidRPr="00382294">
          <w:rPr>
            <w:rFonts w:ascii="Times New Roman" w:hAnsi="Times New Roman" w:cs="Times New Roman"/>
            <w:sz w:val="24"/>
            <w:szCs w:val="24"/>
          </w:rPr>
          <w:t xml:space="preserve">during the </w:t>
        </w:r>
        <w:r w:rsidR="001F2044">
          <w:rPr>
            <w:rFonts w:ascii="Times New Roman" w:hAnsi="Times New Roman" w:cs="Times New Roman"/>
            <w:sz w:val="24"/>
            <w:szCs w:val="24"/>
          </w:rPr>
          <w:t>growth cycle</w:t>
        </w:r>
        <w:r w:rsidR="001F2044" w:rsidRPr="00382294">
          <w:rPr>
            <w:rFonts w:ascii="Times New Roman" w:hAnsi="Times New Roman" w:cs="Times New Roman"/>
            <w:sz w:val="24"/>
            <w:szCs w:val="24"/>
          </w:rPr>
          <w:t xml:space="preserve"> o</w:t>
        </w:r>
        <w:r w:rsidR="001F2044">
          <w:rPr>
            <w:rFonts w:ascii="Times New Roman" w:hAnsi="Times New Roman" w:cs="Times New Roman"/>
            <w:sz w:val="24"/>
            <w:szCs w:val="24"/>
          </w:rPr>
          <w:t>f cultivated feedstock</w:t>
        </w:r>
        <w:r w:rsidR="001F2044" w:rsidRPr="00382294">
          <w:rPr>
            <w:rFonts w:ascii="Times New Roman" w:hAnsi="Times New Roman" w:cs="Times New Roman"/>
            <w:sz w:val="24"/>
            <w:szCs w:val="24"/>
          </w:rPr>
          <w:t>.</w:t>
        </w:r>
        <w:r w:rsidR="001F2044">
          <w:rPr>
            <w:rFonts w:ascii="Times New Roman" w:hAnsi="Times New Roman" w:cs="Times New Roman"/>
            <w:sz w:val="24"/>
            <w:szCs w:val="24"/>
          </w:rPr>
          <w:t xml:space="preserve"> </w:t>
        </w:r>
      </w:ins>
      <w:ins w:id="205" w:author="ewarner" w:date="2014-07-15T11:19:00Z">
        <w:r w:rsidR="008C7C21">
          <w:rPr>
            <w:rFonts w:ascii="Times New Roman" w:hAnsi="Times New Roman" w:cs="Times New Roman"/>
            <w:sz w:val="24"/>
            <w:szCs w:val="24"/>
          </w:rPr>
          <w:t xml:space="preserve">Production of crop-based </w:t>
        </w:r>
        <w:r w:rsidR="008C7C21" w:rsidRPr="00EA27BE">
          <w:rPr>
            <w:rFonts w:ascii="Times New Roman" w:hAnsi="Times New Roman" w:cs="Times New Roman"/>
            <w:sz w:val="24"/>
            <w:szCs w:val="24"/>
          </w:rPr>
          <w:t xml:space="preserve"> </w:t>
        </w:r>
        <w:r w:rsidR="008C7C21">
          <w:rPr>
            <w:rFonts w:ascii="Times New Roman" w:hAnsi="Times New Roman" w:cs="Times New Roman"/>
            <w:sz w:val="24"/>
            <w:szCs w:val="24"/>
          </w:rPr>
          <w:t>transportation fuel has been reported to consume</w:t>
        </w:r>
        <w:r w:rsidR="008C7C21" w:rsidRPr="00EA27BE">
          <w:rPr>
            <w:rFonts w:ascii="Times New Roman" w:hAnsi="Times New Roman" w:cs="Times New Roman"/>
            <w:sz w:val="24"/>
            <w:szCs w:val="24"/>
          </w:rPr>
          <w:t xml:space="preserve"> more water than </w:t>
        </w:r>
        <w:r w:rsidR="008C7C21">
          <w:rPr>
            <w:rFonts w:ascii="Times New Roman" w:hAnsi="Times New Roman" w:cs="Times New Roman"/>
            <w:sz w:val="24"/>
            <w:szCs w:val="24"/>
          </w:rPr>
          <w:t>fossil energy</w:t>
        </w:r>
        <w:r w:rsidR="008C7C21" w:rsidRPr="00EA27BE">
          <w:rPr>
            <w:rFonts w:ascii="Times New Roman" w:hAnsi="Times New Roman" w:cs="Times New Roman"/>
            <w:sz w:val="24"/>
            <w:szCs w:val="24"/>
          </w:rPr>
          <w:t xml:space="preserve"> production</w:t>
        </w:r>
        <w:r w:rsidR="008C7C21">
          <w:rPr>
            <w:rFonts w:ascii="Times New Roman" w:hAnsi="Times New Roman" w:cs="Times New Roman"/>
            <w:sz w:val="24"/>
            <w:szCs w:val="24"/>
          </w:rPr>
          <w:t xml:space="preserve"> per unit of fuel produced</w:t>
        </w:r>
        <w:r w:rsidR="008C7C21" w:rsidRPr="00EA27BE">
          <w:rPr>
            <w:rFonts w:ascii="Times New Roman" w:hAnsi="Times New Roman" w:cs="Times New Roman"/>
            <w:sz w:val="24"/>
            <w:szCs w:val="24"/>
          </w:rPr>
          <w:t>.</w:t>
        </w:r>
        <w:r w:rsidR="00391FE7" w:rsidRPr="002D6718">
          <w:rPr>
            <w:rFonts w:ascii="Times New Roman" w:hAnsi="Times New Roman" w:cs="Times New Roman"/>
            <w:sz w:val="24"/>
            <w:szCs w:val="24"/>
            <w:vertAlign w:val="superscript"/>
          </w:rPr>
          <w:fldChar w:fldCharType="begin"/>
        </w:r>
      </w:ins>
      <w:r w:rsidR="001F2044">
        <w:rPr>
          <w:rFonts w:ascii="Times New Roman" w:hAnsi="Times New Roman" w:cs="Times New Roman"/>
          <w:sz w:val="24"/>
          <w:szCs w:val="24"/>
          <w:vertAlign w:val="superscript"/>
        </w:rPr>
        <w:instrText xml:space="preserve"> ADDIN EN.CITE &lt;EndNote&gt;&lt;Cite&gt;&lt;Author&gt;Wu&lt;/Author&gt;&lt;Year&gt;(2009)&lt;/Year&gt;&lt;RecNum&gt;15&lt;/RecNum&gt;&lt;DisplayText&gt;(11, 12)&lt;/DisplayText&gt;&lt;record&gt;&lt;rec-number&gt;15&lt;/rec-number&gt;&lt;foreign-keys&gt;&lt;key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ins w:id="206" w:author="ewarner" w:date="2014-07-15T11:19:00Z">
        <w:r w:rsidR="00391FE7" w:rsidRPr="002D6718">
          <w:rPr>
            <w:rFonts w:ascii="Times New Roman" w:hAnsi="Times New Roman" w:cs="Times New Roman"/>
            <w:sz w:val="24"/>
            <w:szCs w:val="24"/>
            <w:vertAlign w:val="superscript"/>
          </w:rPr>
          <w:fldChar w:fldCharType="separate"/>
        </w:r>
      </w:ins>
      <w:r w:rsidR="001F2044">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1F2044">
        <w:rPr>
          <w:rFonts w:ascii="Times New Roman" w:hAnsi="Times New Roman" w:cs="Times New Roman"/>
          <w:noProof/>
          <w:sz w:val="24"/>
          <w:szCs w:val="24"/>
          <w:vertAlign w:val="superscript"/>
        </w:rPr>
        <w:t xml:space="preserve">, </w:t>
      </w:r>
      <w:hyperlink w:anchor="_ENREF_12" w:tooltip="Wu, (2009) #15" w:history="1">
        <w:r w:rsidR="006D2C77">
          <w:rPr>
            <w:rFonts w:ascii="Times New Roman" w:hAnsi="Times New Roman" w:cs="Times New Roman"/>
            <w:noProof/>
            <w:sz w:val="24"/>
            <w:szCs w:val="24"/>
            <w:vertAlign w:val="superscript"/>
          </w:rPr>
          <w:t>12</w:t>
        </w:r>
      </w:hyperlink>
      <w:r w:rsidR="001F2044">
        <w:rPr>
          <w:rFonts w:ascii="Times New Roman" w:hAnsi="Times New Roman" w:cs="Times New Roman"/>
          <w:noProof/>
          <w:sz w:val="24"/>
          <w:szCs w:val="24"/>
          <w:vertAlign w:val="superscript"/>
        </w:rPr>
        <w:t>)</w:t>
      </w:r>
      <w:ins w:id="207" w:author="ewarner" w:date="2014-07-15T11:19:00Z">
        <w:r w:rsidR="00391FE7" w:rsidRPr="002D6718">
          <w:rPr>
            <w:rFonts w:ascii="Times New Roman" w:hAnsi="Times New Roman" w:cs="Times New Roman"/>
            <w:sz w:val="24"/>
            <w:szCs w:val="24"/>
            <w:vertAlign w:val="superscript"/>
          </w:rPr>
          <w:fldChar w:fldCharType="end"/>
        </w:r>
        <w:r w:rsidR="008C7C21" w:rsidRPr="00EA27BE">
          <w:rPr>
            <w:rFonts w:ascii="Times New Roman" w:hAnsi="Times New Roman" w:cs="Times New Roman"/>
            <w:sz w:val="24"/>
            <w:szCs w:val="24"/>
            <w:vertAlign w:val="superscript"/>
          </w:rPr>
          <w:t xml:space="preserve"> </w:t>
        </w:r>
      </w:ins>
      <w:ins w:id="208" w:author="ewarner" w:date="2014-07-15T12:16:00Z">
        <w:r w:rsidR="002B0B32" w:rsidRPr="007A0B37">
          <w:rPr>
            <w:rFonts w:ascii="Times New Roman" w:hAnsi="Times New Roman" w:cs="Times New Roman"/>
            <w:sz w:val="24"/>
            <w:szCs w:val="24"/>
          </w:rPr>
          <w:t>As water is diverted to production of bio</w:t>
        </w:r>
        <w:r w:rsidR="002B0B32">
          <w:rPr>
            <w:rFonts w:ascii="Times New Roman" w:hAnsi="Times New Roman" w:cs="Times New Roman"/>
            <w:sz w:val="24"/>
            <w:szCs w:val="24"/>
          </w:rPr>
          <w:t>fuel</w:t>
        </w:r>
        <w:r w:rsidR="002B0B32" w:rsidRPr="007A0B37">
          <w:rPr>
            <w:rFonts w:ascii="Times New Roman" w:hAnsi="Times New Roman" w:cs="Times New Roman"/>
            <w:sz w:val="24"/>
            <w:szCs w:val="24"/>
          </w:rPr>
          <w:t xml:space="preserve"> feedstocks, the water availability for food</w:t>
        </w:r>
        <w:r w:rsidR="002B0B32">
          <w:rPr>
            <w:rFonts w:ascii="Times New Roman" w:hAnsi="Times New Roman" w:cs="Times New Roman"/>
            <w:sz w:val="24"/>
            <w:szCs w:val="24"/>
          </w:rPr>
          <w:t>, feed, and fiber production could decrease</w:t>
        </w:r>
        <w:r w:rsidR="002B0B32" w:rsidRPr="007A0B37">
          <w:rPr>
            <w:rFonts w:ascii="Times New Roman" w:hAnsi="Times New Roman" w:cs="Times New Roman"/>
            <w:sz w:val="24"/>
            <w:szCs w:val="24"/>
          </w:rPr>
          <w:t>.</w:t>
        </w:r>
        <w:r w:rsidR="00391FE7" w:rsidRPr="007A0B3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ins>
      <w:r w:rsidR="00FB36AF">
        <w:rPr>
          <w:rFonts w:ascii="Times New Roman" w:hAnsi="Times New Roman" w:cs="Times New Roman"/>
          <w:sz w:val="24"/>
          <w:szCs w:val="24"/>
          <w:vertAlign w:val="superscript"/>
        </w:rPr>
        <w:instrText xml:space="preserve"> ADDIN EN.CITE </w:instrText>
      </w:r>
      <w:r w:rsidR="00391FE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FB36AF">
        <w:rPr>
          <w:rFonts w:ascii="Times New Roman" w:hAnsi="Times New Roman" w:cs="Times New Roman"/>
          <w:sz w:val="24"/>
          <w:szCs w:val="24"/>
          <w:vertAlign w:val="superscript"/>
        </w:rPr>
        <w:instrText xml:space="preserve"> ADDIN EN.CITE.DATA </w:instrText>
      </w:r>
      <w:r w:rsidR="00391FE7">
        <w:rPr>
          <w:rFonts w:ascii="Times New Roman" w:hAnsi="Times New Roman" w:cs="Times New Roman"/>
          <w:sz w:val="24"/>
          <w:szCs w:val="24"/>
          <w:vertAlign w:val="superscript"/>
        </w:rPr>
      </w:r>
      <w:r w:rsidR="00391FE7">
        <w:rPr>
          <w:rFonts w:ascii="Times New Roman" w:hAnsi="Times New Roman" w:cs="Times New Roman"/>
          <w:sz w:val="24"/>
          <w:szCs w:val="24"/>
          <w:vertAlign w:val="superscript"/>
        </w:rPr>
        <w:fldChar w:fldCharType="end"/>
      </w:r>
      <w:ins w:id="209" w:author="ewarner" w:date="2014-07-15T12:16:00Z">
        <w:r w:rsidR="00391FE7" w:rsidRPr="007A0B37">
          <w:rPr>
            <w:rFonts w:ascii="Times New Roman" w:hAnsi="Times New Roman" w:cs="Times New Roman"/>
            <w:sz w:val="24"/>
            <w:szCs w:val="24"/>
            <w:vertAlign w:val="superscript"/>
          </w:rPr>
        </w:r>
        <w:r w:rsidR="00391FE7" w:rsidRPr="007A0B37">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13" w:tooltip="Chakravorty, (2009) #37" w:history="1">
        <w:r w:rsidR="006D2C77">
          <w:rPr>
            <w:rFonts w:ascii="Times New Roman" w:hAnsi="Times New Roman" w:cs="Times New Roman"/>
            <w:noProof/>
            <w:sz w:val="24"/>
            <w:szCs w:val="24"/>
            <w:vertAlign w:val="superscript"/>
          </w:rPr>
          <w:t>13</w:t>
        </w:r>
      </w:hyperlink>
      <w:r w:rsidR="00FB36AF">
        <w:rPr>
          <w:rFonts w:ascii="Times New Roman" w:hAnsi="Times New Roman" w:cs="Times New Roman"/>
          <w:noProof/>
          <w:sz w:val="24"/>
          <w:szCs w:val="24"/>
          <w:vertAlign w:val="superscript"/>
        </w:rPr>
        <w:t xml:space="preserve">, </w:t>
      </w:r>
      <w:hyperlink w:anchor="_ENREF_14" w:tooltip="Hoekstra, (2010) #38" w:history="1">
        <w:r w:rsidR="006D2C77">
          <w:rPr>
            <w:rFonts w:ascii="Times New Roman" w:hAnsi="Times New Roman" w:cs="Times New Roman"/>
            <w:noProof/>
            <w:sz w:val="24"/>
            <w:szCs w:val="24"/>
            <w:vertAlign w:val="superscript"/>
          </w:rPr>
          <w:t>14</w:t>
        </w:r>
      </w:hyperlink>
      <w:r w:rsidR="00FB36AF">
        <w:rPr>
          <w:rFonts w:ascii="Times New Roman" w:hAnsi="Times New Roman" w:cs="Times New Roman"/>
          <w:noProof/>
          <w:sz w:val="24"/>
          <w:szCs w:val="24"/>
          <w:vertAlign w:val="superscript"/>
        </w:rPr>
        <w:t>)</w:t>
      </w:r>
      <w:ins w:id="210" w:author="ewarner" w:date="2014-07-15T12:16:00Z">
        <w:r w:rsidR="00391FE7" w:rsidRPr="007A0B37">
          <w:rPr>
            <w:rFonts w:ascii="Times New Roman" w:hAnsi="Times New Roman" w:cs="Times New Roman"/>
            <w:sz w:val="24"/>
            <w:szCs w:val="24"/>
            <w:vertAlign w:val="superscript"/>
          </w:rPr>
          <w:fldChar w:fldCharType="end"/>
        </w:r>
        <w:r w:rsidR="002B0B32">
          <w:rPr>
            <w:rFonts w:ascii="Times New Roman" w:hAnsi="Times New Roman" w:cs="Times New Roman"/>
            <w:sz w:val="24"/>
            <w:szCs w:val="24"/>
          </w:rPr>
          <w:t xml:space="preserve"> </w:t>
        </w:r>
        <w:r w:rsidR="002B0B32" w:rsidRPr="00B57EEA">
          <w:rPr>
            <w:rFonts w:ascii="Times New Roman" w:hAnsi="Times New Roman" w:cs="Times New Roman"/>
            <w:sz w:val="24"/>
            <w:szCs w:val="24"/>
          </w:rPr>
          <w:t>F</w:t>
        </w:r>
        <w:r w:rsidR="002B0B32" w:rsidRPr="008D7260">
          <w:rPr>
            <w:rFonts w:ascii="Times New Roman" w:hAnsi="Times New Roman" w:cs="Times New Roman"/>
            <w:sz w:val="24"/>
            <w:szCs w:val="24"/>
          </w:rPr>
          <w:t>or example, Berndes</w:t>
        </w:r>
        <w:r w:rsidR="00391FE7" w:rsidRPr="008D7260">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&lt;EndNote&gt;&lt;Cite&gt;&lt;Author&gt;Berndes&lt;/Author&gt;&lt;Year&gt;(2002)&lt;/Year&gt;&lt;RecNum&gt;7&lt;/RecNum&gt;&lt;DisplayText&gt;(15)&lt;/DisplayText&gt;&lt;record&gt;&lt;rec-number&gt;7&lt;/rec-number&gt;&lt;foreign-keys&gt;&lt;key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instrText>
      </w:r>
      <w:ins w:id="211" w:author="ewarner" w:date="2014-07-15T12:16:00Z">
        <w:r w:rsidR="00391FE7" w:rsidRPr="008D7260">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15" w:tooltip="Berndes, (2002) #7" w:history="1">
        <w:r w:rsidR="006D2C77">
          <w:rPr>
            <w:rFonts w:ascii="Times New Roman" w:hAnsi="Times New Roman" w:cs="Times New Roman"/>
            <w:noProof/>
            <w:sz w:val="24"/>
            <w:szCs w:val="24"/>
            <w:vertAlign w:val="superscript"/>
          </w:rPr>
          <w:t>15</w:t>
        </w:r>
      </w:hyperlink>
      <w:r w:rsidR="00FB36AF">
        <w:rPr>
          <w:rFonts w:ascii="Times New Roman" w:hAnsi="Times New Roman" w:cs="Times New Roman"/>
          <w:noProof/>
          <w:sz w:val="24"/>
          <w:szCs w:val="24"/>
          <w:vertAlign w:val="superscript"/>
        </w:rPr>
        <w:t>)</w:t>
      </w:r>
      <w:ins w:id="212" w:author="ewarner" w:date="2014-07-15T12:16:00Z">
        <w:r w:rsidR="00391FE7" w:rsidRPr="008D7260">
          <w:rPr>
            <w:rFonts w:ascii="Times New Roman" w:hAnsi="Times New Roman" w:cs="Times New Roman"/>
            <w:sz w:val="24"/>
            <w:szCs w:val="24"/>
            <w:vertAlign w:val="superscript"/>
          </w:rPr>
          <w:fldChar w:fldCharType="end"/>
        </w:r>
        <w:r w:rsidR="002B0B32" w:rsidRPr="008D7260">
          <w:rPr>
            <w:rFonts w:ascii="Times New Roman" w:hAnsi="Times New Roman" w:cs="Times New Roman"/>
            <w:sz w:val="24"/>
            <w:szCs w:val="24"/>
          </w:rPr>
          <w:t xml:space="preserve"> </w:t>
        </w:r>
        <w:r w:rsidR="002B0B32" w:rsidRPr="008D7260">
          <w:rPr>
            <w:rFonts w:ascii="Times New Roman" w:hAnsi="Times New Roman" w:cs="Times New Roman"/>
            <w:sz w:val="24"/>
            <w:szCs w:val="24"/>
          </w:rPr>
          <w:lastRenderedPageBreak/>
          <w:t>reports that a large-scale expansion of bio</w:t>
        </w:r>
        <w:r w:rsidR="002B0B32">
          <w:rPr>
            <w:rFonts w:ascii="Times New Roman" w:hAnsi="Times New Roman" w:cs="Times New Roman"/>
            <w:sz w:val="24"/>
            <w:szCs w:val="24"/>
          </w:rPr>
          <w:t xml:space="preserve">fuel </w:t>
        </w:r>
        <w:r w:rsidR="002B0B32" w:rsidRPr="008D7260">
          <w:rPr>
            <w:rFonts w:ascii="Times New Roman" w:hAnsi="Times New Roman" w:cs="Times New Roman"/>
            <w:sz w:val="24"/>
            <w:szCs w:val="24"/>
          </w:rPr>
          <w:t xml:space="preserve">energy </w:t>
        </w:r>
        <w:r w:rsidR="002B0B32">
          <w:rPr>
            <w:rFonts w:ascii="Times New Roman" w:hAnsi="Times New Roman" w:cs="Times New Roman"/>
            <w:sz w:val="24"/>
            <w:szCs w:val="24"/>
          </w:rPr>
          <w:t>systems</w:t>
        </w:r>
        <w:r w:rsidR="002B0B32" w:rsidRPr="008D7260">
          <w:rPr>
            <w:rFonts w:ascii="Times New Roman" w:hAnsi="Times New Roman" w:cs="Times New Roman"/>
            <w:sz w:val="24"/>
            <w:szCs w:val="24"/>
          </w:rPr>
          <w:t xml:space="preserve"> would lead </w:t>
        </w:r>
        <w:r w:rsidR="002B0B32">
          <w:rPr>
            <w:rFonts w:ascii="Times New Roman" w:hAnsi="Times New Roman" w:cs="Times New Roman"/>
            <w:sz w:val="24"/>
            <w:szCs w:val="24"/>
          </w:rPr>
          <w:t xml:space="preserve"> to increased </w:t>
        </w:r>
        <w:r w:rsidR="002B0B32" w:rsidRPr="008D7260">
          <w:rPr>
            <w:rFonts w:ascii="Times New Roman" w:hAnsi="Times New Roman" w:cs="Times New Roman"/>
            <w:sz w:val="24"/>
            <w:szCs w:val="24"/>
          </w:rPr>
          <w:t>water use</w:t>
        </w:r>
        <w:r w:rsidR="002B0B32">
          <w:rPr>
            <w:rFonts w:ascii="Times New Roman" w:hAnsi="Times New Roman" w:cs="Times New Roman"/>
            <w:sz w:val="24"/>
            <w:szCs w:val="24"/>
          </w:rPr>
          <w:t>,</w:t>
        </w:r>
        <w:r w:rsidR="002B0B32" w:rsidRPr="008D7260">
          <w:rPr>
            <w:rFonts w:ascii="Times New Roman" w:hAnsi="Times New Roman" w:cs="Times New Roman"/>
            <w:sz w:val="24"/>
            <w:szCs w:val="24"/>
          </w:rPr>
          <w:t xml:space="preserve"> through evapotranspiration</w:t>
        </w:r>
        <w:r w:rsidR="002B0B32">
          <w:rPr>
            <w:rFonts w:ascii="Times New Roman" w:hAnsi="Times New Roman" w:cs="Times New Roman"/>
            <w:sz w:val="24"/>
            <w:szCs w:val="24"/>
          </w:rPr>
          <w:t>,</w:t>
        </w:r>
        <w:r w:rsidR="002B0B32" w:rsidRPr="008D7260">
          <w:rPr>
            <w:rFonts w:ascii="Times New Roman" w:hAnsi="Times New Roman" w:cs="Times New Roman"/>
            <w:sz w:val="24"/>
            <w:szCs w:val="24"/>
          </w:rPr>
          <w:t xml:space="preserve"> that is potentially as large as existing water consumption from agricultural land.</w:t>
        </w:r>
      </w:ins>
    </w:p>
    <w:p w:rsidR="002725E7" w:rsidRPr="002D6718" w:rsidDel="002B0B32" w:rsidRDefault="002725E7" w:rsidP="002725E7">
      <w:pPr>
        <w:spacing w:line="480" w:lineRule="auto"/>
        <w:ind w:firstLine="720"/>
        <w:rPr>
          <w:del w:id="213" w:author="ewarner" w:date="2014-07-15T12:14:00Z"/>
          <w:rFonts w:ascii="Times New Roman" w:hAnsi="Times New Roman" w:cs="Times New Roman"/>
          <w:sz w:val="24"/>
          <w:szCs w:val="24"/>
          <w:highlight w:val="yellow"/>
        </w:rPr>
      </w:pPr>
      <w:moveToRangeStart w:id="214" w:author="ewarner" w:date="2014-07-15T11:44:00Z" w:name="move393188009"/>
      <w:moveTo w:id="215" w:author="ewarner" w:date="2014-07-15T11:44:00Z">
        <w:del w:id="216" w:author="ewarner" w:date="2014-07-15T12:14:00Z">
          <w:r w:rsidDel="002B0B32">
            <w:rPr>
              <w:rFonts w:ascii="Times New Roman" w:hAnsi="Times New Roman" w:cs="Times New Roman"/>
              <w:sz w:val="24"/>
              <w:szCs w:val="24"/>
            </w:rPr>
            <w:delText>Understanding the spatial implications of water consumption from multiple bio</w:delText>
          </w:r>
        </w:del>
        <w:del w:id="217" w:author="ewarner" w:date="2014-07-15T11:49:00Z">
          <w:r w:rsidDel="001F2044">
            <w:rPr>
              <w:rFonts w:ascii="Times New Roman" w:hAnsi="Times New Roman" w:cs="Times New Roman"/>
              <w:sz w:val="24"/>
              <w:szCs w:val="24"/>
            </w:rPr>
            <w:delText>energy</w:delText>
          </w:r>
        </w:del>
        <w:del w:id="218" w:author="ewarner" w:date="2014-07-15T12:14:00Z">
          <w:r w:rsidDel="002B0B32">
            <w:rPr>
              <w:rFonts w:ascii="Times New Roman" w:hAnsi="Times New Roman" w:cs="Times New Roman"/>
              <w:sz w:val="24"/>
              <w:szCs w:val="24"/>
            </w:rPr>
            <w:delText xml:space="preserve"> feedstocks is important for determining the impacts that expansion</w:delText>
          </w:r>
        </w:del>
        <w:del w:id="219" w:author="ewarner" w:date="2014-07-15T11:46:00Z">
          <w:r w:rsidDel="001F2044">
            <w:rPr>
              <w:rFonts w:ascii="Times New Roman" w:hAnsi="Times New Roman" w:cs="Times New Roman"/>
              <w:sz w:val="24"/>
              <w:szCs w:val="24"/>
            </w:rPr>
            <w:delText>ary</w:delText>
          </w:r>
        </w:del>
        <w:del w:id="220" w:author="ewarner" w:date="2014-07-15T12:14:00Z">
          <w:r w:rsidDel="002B0B32">
            <w:rPr>
              <w:rFonts w:ascii="Times New Roman" w:hAnsi="Times New Roman" w:cs="Times New Roman"/>
              <w:sz w:val="24"/>
              <w:szCs w:val="24"/>
            </w:rPr>
            <w:delText xml:space="preserve"> bio</w:delText>
          </w:r>
        </w:del>
        <w:del w:id="221" w:author="ewarner" w:date="2014-07-15T11:46:00Z">
          <w:r w:rsidDel="001F2044">
            <w:rPr>
              <w:rFonts w:ascii="Times New Roman" w:hAnsi="Times New Roman" w:cs="Times New Roman"/>
              <w:sz w:val="24"/>
              <w:szCs w:val="24"/>
            </w:rPr>
            <w:delText>energy policy</w:delText>
          </w:r>
        </w:del>
        <w:del w:id="222" w:author="ewarner" w:date="2014-07-15T12:14:00Z">
          <w:r w:rsidDel="002B0B32">
            <w:rPr>
              <w:rFonts w:ascii="Times New Roman" w:hAnsi="Times New Roman" w:cs="Times New Roman"/>
              <w:sz w:val="24"/>
              <w:szCs w:val="24"/>
            </w:rPr>
            <w:delText xml:space="preserve"> ha</w:delText>
          </w:r>
        </w:del>
        <w:del w:id="223" w:author="ewarner" w:date="2014-07-15T11:46:00Z">
          <w:r w:rsidDel="001F2044">
            <w:rPr>
              <w:rFonts w:ascii="Times New Roman" w:hAnsi="Times New Roman" w:cs="Times New Roman"/>
              <w:sz w:val="24"/>
              <w:szCs w:val="24"/>
            </w:rPr>
            <w:delText>s</w:delText>
          </w:r>
        </w:del>
        <w:del w:id="224" w:author="ewarner" w:date="2014-07-15T12:14:00Z">
          <w:r w:rsidDel="002B0B32">
            <w:rPr>
              <w:rFonts w:ascii="Times New Roman" w:hAnsi="Times New Roman" w:cs="Times New Roman"/>
              <w:sz w:val="24"/>
              <w:szCs w:val="24"/>
            </w:rPr>
            <w:delText xml:space="preserve"> on water resources.</w:delText>
          </w:r>
          <w:r w:rsidRPr="000B49D1" w:rsidDel="002B0B32">
            <w:rPr>
              <w:rFonts w:ascii="Times New Roman" w:hAnsi="Times New Roman" w:cs="Times New Roman"/>
              <w:sz w:val="24"/>
              <w:szCs w:val="24"/>
            </w:rPr>
            <w:delText xml:space="preserve"> </w:delText>
          </w:r>
          <w:r w:rsidRPr="007A0B37" w:rsidDel="002B0B32">
            <w:rPr>
              <w:rFonts w:ascii="Times New Roman" w:hAnsi="Times New Roman" w:cs="Times New Roman"/>
              <w:sz w:val="24"/>
              <w:szCs w:val="24"/>
            </w:rPr>
            <w:delText>As water is diverted to production of bio</w:delText>
          </w:r>
        </w:del>
        <w:del w:id="225" w:author="ewarner" w:date="2014-07-15T11:49:00Z">
          <w:r w:rsidDel="001F2044">
            <w:rPr>
              <w:rFonts w:ascii="Times New Roman" w:hAnsi="Times New Roman" w:cs="Times New Roman"/>
              <w:sz w:val="24"/>
              <w:szCs w:val="24"/>
            </w:rPr>
            <w:delText>energy</w:delText>
          </w:r>
        </w:del>
        <w:del w:id="226" w:author="ewarner" w:date="2014-07-15T12:14:00Z">
          <w:r w:rsidRPr="007A0B37" w:rsidDel="002B0B32">
            <w:rPr>
              <w:rFonts w:ascii="Times New Roman" w:hAnsi="Times New Roman" w:cs="Times New Roman"/>
              <w:sz w:val="24"/>
              <w:szCs w:val="24"/>
            </w:rPr>
            <w:delText xml:space="preserve"> feedstocks, the water availability for food</w:delText>
          </w:r>
          <w:r w:rsidDel="002B0B32">
            <w:rPr>
              <w:rFonts w:ascii="Times New Roman" w:hAnsi="Times New Roman" w:cs="Times New Roman"/>
              <w:sz w:val="24"/>
              <w:szCs w:val="24"/>
            </w:rPr>
            <w:delText>, feed, and fiber production could decrease</w:delText>
          </w:r>
          <w:r w:rsidRPr="007A0B37" w:rsidDel="002B0B32">
            <w:rPr>
              <w:rFonts w:ascii="Times New Roman" w:hAnsi="Times New Roman" w:cs="Times New Roman"/>
              <w:sz w:val="24"/>
              <w:szCs w:val="24"/>
            </w:rPr>
            <w:delText>.</w:delText>
          </w:r>
          <w:r w:rsidR="00391FE7" w:rsidRPr="007A0B37" w:rsidDel="002B0B32">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del>
      </w:moveTo>
      <w:del w:id="227" w:author="ewarner" w:date="2014-07-15T12:14:00Z">
        <w:r w:rsidR="001F2044" w:rsidDel="002B0B32">
          <w:rPr>
            <w:rFonts w:ascii="Times New Roman" w:hAnsi="Times New Roman" w:cs="Times New Roman"/>
            <w:sz w:val="24"/>
            <w:szCs w:val="24"/>
            <w:vertAlign w:val="superscript"/>
          </w:rPr>
          <w:delInstrText xml:space="preserve"> ADDIN EN.CITE </w:delInstrText>
        </w:r>
        <w:r w:rsidR="00391FE7" w:rsidDel="002B0B32">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1F2044" w:rsidDel="002B0B32">
          <w:rPr>
            <w:rFonts w:ascii="Times New Roman" w:hAnsi="Times New Roman" w:cs="Times New Roman"/>
            <w:sz w:val="24"/>
            <w:szCs w:val="24"/>
            <w:vertAlign w:val="superscript"/>
          </w:rPr>
          <w:delInstrText xml:space="preserve"> ADDIN EN.CITE.DATA </w:delInstrText>
        </w:r>
        <w:r w:rsidR="00391FE7" w:rsidDel="002B0B32">
          <w:rPr>
            <w:rFonts w:ascii="Times New Roman" w:hAnsi="Times New Roman" w:cs="Times New Roman"/>
            <w:sz w:val="24"/>
            <w:szCs w:val="24"/>
            <w:vertAlign w:val="superscript"/>
          </w:rPr>
        </w:r>
        <w:r w:rsidR="00391FE7" w:rsidDel="002B0B32">
          <w:rPr>
            <w:rFonts w:ascii="Times New Roman" w:hAnsi="Times New Roman" w:cs="Times New Roman"/>
            <w:sz w:val="24"/>
            <w:szCs w:val="24"/>
            <w:vertAlign w:val="superscript"/>
          </w:rPr>
          <w:fldChar w:fldCharType="end"/>
        </w:r>
      </w:del>
      <w:ins w:id="228" w:author="ewarner" w:date="2014-07-15T11:44:00Z">
        <w:del w:id="229" w:author="ewarner" w:date="2014-07-15T12:14:00Z">
          <w:r w:rsidR="00391FE7" w:rsidRPr="007A0B37" w:rsidDel="002B0B32">
            <w:rPr>
              <w:rFonts w:ascii="Times New Roman" w:hAnsi="Times New Roman" w:cs="Times New Roman"/>
              <w:sz w:val="24"/>
              <w:szCs w:val="24"/>
              <w:vertAlign w:val="superscript"/>
            </w:rPr>
          </w:r>
        </w:del>
      </w:ins>
      <w:moveTo w:id="230" w:author="ewarner" w:date="2014-07-15T11:44:00Z">
        <w:del w:id="231" w:author="ewarner" w:date="2014-07-15T12:14:00Z">
          <w:r w:rsidR="00391FE7" w:rsidRPr="007A0B37" w:rsidDel="002B0B32">
            <w:rPr>
              <w:rFonts w:ascii="Times New Roman" w:hAnsi="Times New Roman" w:cs="Times New Roman"/>
              <w:sz w:val="24"/>
              <w:szCs w:val="24"/>
              <w:vertAlign w:val="superscript"/>
            </w:rPr>
            <w:fldChar w:fldCharType="separate"/>
          </w:r>
        </w:del>
      </w:moveTo>
      <w:del w:id="232" w:author="ewarner" w:date="2014-07-15T12:14:00Z">
        <w:r w:rsidR="001F2044" w:rsidDel="002B0B32">
          <w:rPr>
            <w:rFonts w:ascii="Times New Roman" w:hAnsi="Times New Roman" w:cs="Times New Roman"/>
            <w:noProof/>
            <w:sz w:val="24"/>
            <w:szCs w:val="24"/>
            <w:vertAlign w:val="superscript"/>
          </w:rPr>
          <w:delText>(</w:delText>
        </w:r>
        <w:r w:rsidR="00391FE7"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"_ENREF_13" \o "Chakravorty, (2009) #37" </w:delInstrText>
        </w:r>
        <w:r w:rsidR="00391FE7"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13</w:delText>
        </w:r>
        <w:r w:rsidR="00391FE7"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 xml:space="preserve">, </w:delText>
        </w:r>
        <w:r w:rsidR="00391FE7"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"_ENREF_14" \o "Hoekstra, (2010) #38" </w:delInstrText>
        </w:r>
        <w:r w:rsidR="00391FE7"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14</w:delText>
        </w:r>
        <w:r w:rsidR="00391FE7"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w:delText>
        </w:r>
      </w:del>
      <w:moveTo w:id="233" w:author="ewarner" w:date="2014-07-15T11:44:00Z">
        <w:del w:id="234" w:author="ewarner" w:date="2014-07-15T12:14:00Z">
          <w:r w:rsidR="00391FE7" w:rsidRPr="007A0B37" w:rsidDel="002B0B32">
            <w:rPr>
              <w:rFonts w:ascii="Times New Roman" w:hAnsi="Times New Roman" w:cs="Times New Roman"/>
              <w:sz w:val="24"/>
              <w:szCs w:val="24"/>
              <w:vertAlign w:val="superscript"/>
            </w:rPr>
            <w:fldChar w:fldCharType="end"/>
          </w:r>
          <w:r w:rsidDel="002B0B32">
            <w:rPr>
              <w:rFonts w:ascii="Times New Roman" w:hAnsi="Times New Roman" w:cs="Times New Roman"/>
              <w:sz w:val="24"/>
              <w:szCs w:val="24"/>
            </w:rPr>
            <w:delText xml:space="preserve"> </w:delText>
          </w:r>
        </w:del>
        <w:del w:id="235" w:author="ewarner" w:date="2014-07-15T11:50:00Z">
          <w:r w:rsidDel="001F2044">
            <w:rPr>
              <w:rFonts w:ascii="Times New Roman" w:hAnsi="Times New Roman" w:cs="Times New Roman"/>
              <w:sz w:val="24"/>
              <w:szCs w:val="24"/>
            </w:rPr>
            <w:delText>Greater</w:delText>
          </w:r>
          <w:r w:rsidRPr="000D084D" w:rsidDel="001F2044">
            <w:rPr>
              <w:rFonts w:ascii="Times New Roman" w:hAnsi="Times New Roman" w:cs="Times New Roman"/>
              <w:sz w:val="24"/>
              <w:szCs w:val="24"/>
            </w:rPr>
            <w:delText xml:space="preserve"> biomass production </w:delText>
          </w:r>
          <w:r w:rsidDel="001F2044">
            <w:rPr>
              <w:rFonts w:ascii="Times New Roman" w:hAnsi="Times New Roman" w:cs="Times New Roman"/>
              <w:sz w:val="24"/>
              <w:szCs w:val="24"/>
            </w:rPr>
            <w:delText xml:space="preserve">may </w:delText>
          </w:r>
          <w:r w:rsidRPr="000D084D" w:rsidDel="001F2044">
            <w:rPr>
              <w:rFonts w:ascii="Times New Roman" w:hAnsi="Times New Roman" w:cs="Times New Roman"/>
              <w:sz w:val="24"/>
              <w:szCs w:val="24"/>
            </w:rPr>
            <w:delText>increase competition for water in critical ar</w:delText>
          </w:r>
          <w:r w:rsidDel="001F2044">
            <w:rPr>
              <w:rFonts w:ascii="Times New Roman" w:hAnsi="Times New Roman" w:cs="Times New Roman"/>
              <w:sz w:val="24"/>
              <w:szCs w:val="24"/>
            </w:rPr>
            <w:delText>eas</w:delText>
          </w:r>
          <w:r w:rsidRPr="000D084D" w:rsidDel="001F2044">
            <w:rPr>
              <w:rFonts w:ascii="Times New Roman" w:hAnsi="Times New Roman" w:cs="Times New Roman"/>
              <w:sz w:val="24"/>
              <w:szCs w:val="24"/>
            </w:rPr>
            <w:delText>.</w:delText>
          </w:r>
          <w:r w:rsidR="00391FE7" w:rsidRPr="00B57EEA" w:rsidDel="001F2044">
            <w:rPr>
              <w:rFonts w:ascii="Times New Roman" w:hAnsi="Times New Roman" w:cs="Times New Roman"/>
              <w:sz w:val="24"/>
              <w:szCs w:val="24"/>
              <w:vertAlign w:val="superscript"/>
            </w:rPr>
            <w:fldChar w:fldCharType="begin"/>
          </w:r>
        </w:del>
      </w:moveTo>
      <w:del w:id="236" w:author="ewarner" w:date="2014-07-15T11:50:00Z">
        <w:r w:rsidR="001F2044" w:rsidDel="001F2044">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237" w:author="ewarner" w:date="2014-07-15T11:44:00Z">
        <w:del w:id="238" w:author="ewarner" w:date="2014-07-15T11:50:00Z">
          <w:r w:rsidR="00391FE7" w:rsidRPr="00B57EEA" w:rsidDel="001F2044">
            <w:rPr>
              <w:rFonts w:ascii="Times New Roman" w:hAnsi="Times New Roman" w:cs="Times New Roman"/>
              <w:sz w:val="24"/>
              <w:szCs w:val="24"/>
              <w:vertAlign w:val="superscript"/>
            </w:rPr>
            <w:fldChar w:fldCharType="separate"/>
          </w:r>
        </w:del>
      </w:moveTo>
      <w:del w:id="239" w:author="ewarner" w:date="2014-07-15T11:50:00Z">
        <w:r w:rsidR="001F2044" w:rsidDel="001F2044">
          <w:rPr>
            <w:rFonts w:ascii="Times New Roman" w:hAnsi="Times New Roman" w:cs="Times New Roman"/>
            <w:noProof/>
            <w:sz w:val="24"/>
            <w:szCs w:val="24"/>
            <w:vertAlign w:val="superscript"/>
          </w:rPr>
          <w:delText>(</w:delText>
        </w:r>
        <w:r w:rsidR="00391FE7" w:rsidDel="001F2044">
          <w:rPr>
            <w:rFonts w:ascii="Times New Roman" w:hAnsi="Times New Roman" w:cs="Times New Roman"/>
            <w:noProof/>
            <w:sz w:val="24"/>
            <w:szCs w:val="24"/>
            <w:vertAlign w:val="superscript"/>
          </w:rPr>
          <w:fldChar w:fldCharType="begin"/>
        </w:r>
        <w:r w:rsidR="001F2044" w:rsidDel="001F2044">
          <w:rPr>
            <w:rFonts w:ascii="Times New Roman" w:hAnsi="Times New Roman" w:cs="Times New Roman"/>
            <w:noProof/>
            <w:sz w:val="24"/>
            <w:szCs w:val="24"/>
            <w:vertAlign w:val="superscript"/>
          </w:rPr>
          <w:delInstrText xml:space="preserve"> HYPERLINK \l "_ENREF_11" \o "Fingerman, (2010) #12" </w:delInstrText>
        </w:r>
        <w:r w:rsidR="00391FE7" w:rsidDel="001F2044">
          <w:rPr>
            <w:rFonts w:ascii="Times New Roman" w:hAnsi="Times New Roman" w:cs="Times New Roman"/>
            <w:noProof/>
            <w:sz w:val="24"/>
            <w:szCs w:val="24"/>
            <w:vertAlign w:val="superscript"/>
          </w:rPr>
          <w:fldChar w:fldCharType="separate"/>
        </w:r>
        <w:r w:rsidR="001F2044" w:rsidDel="001F2044">
          <w:rPr>
            <w:rFonts w:ascii="Times New Roman" w:hAnsi="Times New Roman" w:cs="Times New Roman"/>
            <w:noProof/>
            <w:sz w:val="24"/>
            <w:szCs w:val="24"/>
            <w:vertAlign w:val="superscript"/>
          </w:rPr>
          <w:delText>11</w:delText>
        </w:r>
        <w:r w:rsidR="00391FE7" w:rsidDel="001F2044">
          <w:rPr>
            <w:rFonts w:ascii="Times New Roman" w:hAnsi="Times New Roman" w:cs="Times New Roman"/>
            <w:noProof/>
            <w:sz w:val="24"/>
            <w:szCs w:val="24"/>
            <w:vertAlign w:val="superscript"/>
          </w:rPr>
          <w:fldChar w:fldCharType="end"/>
        </w:r>
        <w:r w:rsidR="001F2044" w:rsidDel="001F2044">
          <w:rPr>
            <w:rFonts w:ascii="Times New Roman" w:hAnsi="Times New Roman" w:cs="Times New Roman"/>
            <w:noProof/>
            <w:sz w:val="24"/>
            <w:szCs w:val="24"/>
            <w:vertAlign w:val="superscript"/>
          </w:rPr>
          <w:delText>)</w:delText>
        </w:r>
      </w:del>
      <w:moveTo w:id="240" w:author="ewarner" w:date="2014-07-15T11:44:00Z">
        <w:del w:id="241" w:author="ewarner" w:date="2014-07-15T11:50:00Z">
          <w:r w:rsidR="00391FE7" w:rsidRPr="00B57EEA" w:rsidDel="001F2044">
            <w:rPr>
              <w:rFonts w:ascii="Times New Roman" w:hAnsi="Times New Roman" w:cs="Times New Roman"/>
              <w:sz w:val="24"/>
              <w:szCs w:val="24"/>
              <w:vertAlign w:val="superscript"/>
            </w:rPr>
            <w:fldChar w:fldCharType="end"/>
          </w:r>
          <w:r w:rsidRPr="00B57EEA" w:rsidDel="001F2044">
            <w:rPr>
              <w:rFonts w:ascii="Times New Roman" w:hAnsi="Times New Roman" w:cs="Times New Roman"/>
              <w:sz w:val="24"/>
              <w:szCs w:val="24"/>
            </w:rPr>
            <w:delText xml:space="preserve"> </w:delText>
          </w:r>
        </w:del>
        <w:del w:id="242" w:author="ewarner" w:date="2014-07-15T12:14:00Z">
          <w:r w:rsidRPr="00B57EEA" w:rsidDel="002B0B32">
            <w:rPr>
              <w:rFonts w:ascii="Times New Roman" w:hAnsi="Times New Roman" w:cs="Times New Roman"/>
              <w:sz w:val="24"/>
              <w:szCs w:val="24"/>
            </w:rPr>
            <w:delText>F</w:delText>
          </w:r>
          <w:r w:rsidRPr="008D7260" w:rsidDel="002B0B32">
            <w:rPr>
              <w:rFonts w:ascii="Times New Roman" w:hAnsi="Times New Roman" w:cs="Times New Roman"/>
              <w:sz w:val="24"/>
              <w:szCs w:val="24"/>
            </w:rPr>
            <w:delText>or example, Berndes</w:delText>
          </w:r>
          <w:r w:rsidR="00391FE7" w:rsidRPr="008D7260" w:rsidDel="002B0B32">
            <w:rPr>
              <w:rFonts w:ascii="Times New Roman" w:hAnsi="Times New Roman" w:cs="Times New Roman"/>
              <w:sz w:val="24"/>
              <w:szCs w:val="24"/>
              <w:vertAlign w:val="superscript"/>
            </w:rPr>
            <w:fldChar w:fldCharType="begin"/>
          </w:r>
        </w:del>
      </w:moveTo>
      <w:del w:id="243" w:author="ewarner" w:date="2014-07-15T12:14:00Z">
        <w:r w:rsidR="001F2044" w:rsidDel="002B0B32">
          <w:rPr>
            <w:rFonts w:ascii="Times New Roman" w:hAnsi="Times New Roman" w:cs="Times New Roman"/>
            <w:sz w:val="24"/>
            <w:szCs w:val="24"/>
            <w:vertAlign w:val="superscript"/>
          </w:rPr>
          <w:delInstrText xml:space="preserve"> ADDIN EN.CITE &lt;EndNote&gt;&lt;Cite&gt;&lt;Author&gt;Berndes&lt;/Author&gt;&lt;Year&gt;(2002)&lt;/Year&gt;&lt;RecNum&gt;7&lt;/RecNum&gt;&lt;DisplayText&gt;(15)&lt;/DisplayText&gt;&lt;record&gt;&lt;rec-number&gt;7&lt;/rec-number&gt;&lt;foreign-keys&gt;&lt;key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delInstrText>
        </w:r>
      </w:del>
      <w:moveTo w:id="244" w:author="ewarner" w:date="2014-07-15T11:44:00Z">
        <w:del w:id="245" w:author="ewarner" w:date="2014-07-15T12:14:00Z">
          <w:r w:rsidR="00391FE7" w:rsidRPr="008D7260" w:rsidDel="002B0B32">
            <w:rPr>
              <w:rFonts w:ascii="Times New Roman" w:hAnsi="Times New Roman" w:cs="Times New Roman"/>
              <w:sz w:val="24"/>
              <w:szCs w:val="24"/>
              <w:vertAlign w:val="superscript"/>
            </w:rPr>
            <w:fldChar w:fldCharType="separate"/>
          </w:r>
        </w:del>
      </w:moveTo>
      <w:del w:id="246" w:author="ewarner" w:date="2014-07-15T12:14:00Z">
        <w:r w:rsidR="001F2044" w:rsidDel="002B0B32">
          <w:rPr>
            <w:rFonts w:ascii="Times New Roman" w:hAnsi="Times New Roman" w:cs="Times New Roman"/>
            <w:noProof/>
            <w:sz w:val="24"/>
            <w:szCs w:val="24"/>
            <w:vertAlign w:val="superscript"/>
          </w:rPr>
          <w:delText>(</w:delText>
        </w:r>
        <w:r w:rsidR="00391FE7"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"_ENREF_15" \o "Berndes, (2002) #7" </w:delInstrText>
        </w:r>
        <w:r w:rsidR="00391FE7"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15</w:delText>
        </w:r>
        <w:r w:rsidR="00391FE7"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w:delText>
        </w:r>
      </w:del>
      <w:moveTo w:id="247" w:author="ewarner" w:date="2014-07-15T11:44:00Z">
        <w:del w:id="248" w:author="ewarner" w:date="2014-07-15T12:14:00Z">
          <w:r w:rsidR="00391FE7" w:rsidRPr="008D7260" w:rsidDel="002B0B32">
            <w:rPr>
              <w:rFonts w:ascii="Times New Roman" w:hAnsi="Times New Roman" w:cs="Times New Roman"/>
              <w:sz w:val="24"/>
              <w:szCs w:val="24"/>
              <w:vertAlign w:val="superscript"/>
            </w:rPr>
            <w:fldChar w:fldCharType="end"/>
          </w:r>
          <w:r w:rsidRPr="008D7260" w:rsidDel="002B0B32">
            <w:rPr>
              <w:rFonts w:ascii="Times New Roman" w:hAnsi="Times New Roman" w:cs="Times New Roman"/>
              <w:sz w:val="24"/>
              <w:szCs w:val="24"/>
            </w:rPr>
            <w:delText xml:space="preserve"> reports that a large-scale expansion of bioenergy </w:delText>
          </w:r>
          <w:r w:rsidDel="002B0B32">
            <w:rPr>
              <w:rFonts w:ascii="Times New Roman" w:hAnsi="Times New Roman" w:cs="Times New Roman"/>
              <w:sz w:val="24"/>
              <w:szCs w:val="24"/>
            </w:rPr>
            <w:delText>systems</w:delText>
          </w:r>
          <w:r w:rsidRPr="008D7260" w:rsidDel="002B0B32">
            <w:rPr>
              <w:rFonts w:ascii="Times New Roman" w:hAnsi="Times New Roman" w:cs="Times New Roman"/>
              <w:sz w:val="24"/>
              <w:szCs w:val="24"/>
            </w:rPr>
            <w:delText xml:space="preserve"> would lead </w:delText>
          </w:r>
          <w:r w:rsidDel="002B0B32">
            <w:rPr>
              <w:rFonts w:ascii="Times New Roman" w:hAnsi="Times New Roman" w:cs="Times New Roman"/>
              <w:sz w:val="24"/>
              <w:szCs w:val="24"/>
            </w:rPr>
            <w:delText xml:space="preserve"> to increased </w:delText>
          </w:r>
          <w:r w:rsidRPr="008D7260" w:rsidDel="002B0B32">
            <w:rPr>
              <w:rFonts w:ascii="Times New Roman" w:hAnsi="Times New Roman" w:cs="Times New Roman"/>
              <w:sz w:val="24"/>
              <w:szCs w:val="24"/>
            </w:rPr>
            <w:delText>water use</w:delText>
          </w:r>
          <w:r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through evapotranspiration</w:delText>
          </w:r>
          <w:r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that is potentially as large as existing water consumption from agricultural land.</w:delText>
          </w:r>
        </w:del>
      </w:moveTo>
    </w:p>
    <w:p w:rsidR="002B0B32" w:rsidRDefault="002725E7" w:rsidP="002725E7">
      <w:pPr>
        <w:spacing w:line="480" w:lineRule="auto"/>
        <w:ind w:firstLine="720"/>
        <w:rPr>
          <w:ins w:id="249" w:author="ewarner" w:date="2014-07-15T12:16:00Z"/>
          <w:rFonts w:ascii="Times New Roman" w:hAnsi="Times New Roman" w:cs="Times New Roman"/>
          <w:sz w:val="24"/>
          <w:szCs w:val="24"/>
        </w:rPr>
      </w:pPr>
      <w:moveToRangeStart w:id="250" w:author="ewarner" w:date="2014-07-15T11:44:00Z" w:name="move393187981"/>
      <w:moveToRangeEnd w:id="214"/>
      <w:moveTo w:id="251" w:author="ewarner" w:date="2014-07-15T11:44:00Z">
        <w:r w:rsidRPr="008D7260">
          <w:rPr>
            <w:rFonts w:ascii="Times New Roman" w:hAnsi="Times New Roman" w:cs="Times New Roman"/>
            <w:sz w:val="24"/>
            <w:szCs w:val="24"/>
          </w:rPr>
          <w:t xml:space="preserve">Water availability </w:t>
        </w:r>
        <w:r>
          <w:rPr>
            <w:rFonts w:ascii="Times New Roman" w:hAnsi="Times New Roman" w:cs="Times New Roman"/>
            <w:sz w:val="24"/>
            <w:szCs w:val="24"/>
          </w:rPr>
          <w:t xml:space="preserve">may </w:t>
        </w:r>
        <w:r w:rsidRPr="008D7260">
          <w:rPr>
            <w:rFonts w:ascii="Times New Roman" w:hAnsi="Times New Roman" w:cs="Times New Roman"/>
            <w:sz w:val="24"/>
            <w:szCs w:val="24"/>
          </w:rPr>
          <w:t xml:space="preserve">already impose barriers on the </w:t>
        </w:r>
        <w:r>
          <w:rPr>
            <w:rFonts w:ascii="Times New Roman" w:hAnsi="Times New Roman" w:cs="Times New Roman"/>
            <w:sz w:val="24"/>
            <w:szCs w:val="24"/>
          </w:rPr>
          <w:t xml:space="preserve">future </w:t>
        </w:r>
        <w:r w:rsidRPr="008D7260">
          <w:rPr>
            <w:rFonts w:ascii="Times New Roman" w:hAnsi="Times New Roman" w:cs="Times New Roman"/>
            <w:sz w:val="24"/>
            <w:szCs w:val="24"/>
          </w:rPr>
          <w:t>expansion of bio</w:t>
        </w:r>
      </w:moveTo>
      <w:ins w:id="252" w:author="ewarner" w:date="2014-07-15T12:12:00Z">
        <w:r w:rsidR="002B0B32">
          <w:rPr>
            <w:rFonts w:ascii="Times New Roman" w:hAnsi="Times New Roman" w:cs="Times New Roman"/>
            <w:sz w:val="24"/>
            <w:szCs w:val="24"/>
          </w:rPr>
          <w:t>fuel</w:t>
        </w:r>
      </w:ins>
      <w:moveTo w:id="253" w:author="ewarner" w:date="2014-07-15T11:44:00Z">
        <w:del w:id="254" w:author="ewarner" w:date="2014-07-15T12:12:00Z">
          <w:r w:rsidRPr="008D7260" w:rsidDel="002B0B32">
            <w:rPr>
              <w:rFonts w:ascii="Times New Roman" w:hAnsi="Times New Roman" w:cs="Times New Roman"/>
              <w:sz w:val="24"/>
              <w:szCs w:val="24"/>
            </w:rPr>
            <w:delText>energy</w:delText>
          </w:r>
        </w:del>
        <w:r w:rsidRPr="008D7260">
          <w:rPr>
            <w:rFonts w:ascii="Times New Roman" w:hAnsi="Times New Roman" w:cs="Times New Roman"/>
            <w:sz w:val="24"/>
            <w:szCs w:val="24"/>
          </w:rPr>
          <w:t xml:space="preserve"> </w:t>
        </w:r>
        <w:r>
          <w:rPr>
            <w:rFonts w:ascii="Times New Roman" w:hAnsi="Times New Roman" w:cs="Times New Roman"/>
            <w:sz w:val="24"/>
            <w:szCs w:val="24"/>
          </w:rPr>
          <w:t>in a way that does not</w:t>
        </w:r>
        <w:r w:rsidRPr="008D7260">
          <w:rPr>
            <w:rFonts w:ascii="Times New Roman" w:hAnsi="Times New Roman" w:cs="Times New Roman"/>
            <w:sz w:val="24"/>
            <w:szCs w:val="24"/>
          </w:rPr>
          <w:t xml:space="preserve"> conflict </w:t>
        </w:r>
        <w:r>
          <w:rPr>
            <w:rFonts w:ascii="Times New Roman" w:hAnsi="Times New Roman" w:cs="Times New Roman"/>
            <w:sz w:val="24"/>
            <w:szCs w:val="24"/>
          </w:rPr>
          <w:t>existing agricultural</w:t>
        </w:r>
        <w:r w:rsidRPr="008D7260">
          <w:rPr>
            <w:rFonts w:ascii="Times New Roman" w:hAnsi="Times New Roman" w:cs="Times New Roman"/>
            <w:sz w:val="24"/>
            <w:szCs w:val="24"/>
          </w:rPr>
          <w:t xml:space="preserve"> food, feed, and fiber production.</w:t>
        </w:r>
        <w:r>
          <w:rPr>
            <w:rFonts w:ascii="Times New Roman" w:hAnsi="Times New Roman" w:cs="Times New Roman"/>
            <w:sz w:val="24"/>
            <w:szCs w:val="24"/>
          </w:rPr>
          <w:t xml:space="preserve"> In the </w:t>
        </w:r>
        <w:proofErr w:type="spellStart"/>
        <w:r>
          <w:rPr>
            <w:rFonts w:ascii="Times New Roman" w:hAnsi="Times New Roman" w:cs="Times New Roman"/>
            <w:sz w:val="24"/>
            <w:szCs w:val="24"/>
          </w:rPr>
          <w:t>Berndes</w:t>
        </w:r>
        <w:proofErr w:type="spellEnd"/>
        <w:r w:rsidR="00391FE7" w:rsidRPr="00B57B88">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&lt;EndNote&gt;&lt;Cite&gt;&lt;Author&gt;Berndes&lt;/Author&gt;&lt;Year&gt;(2008)&lt;/Year&gt;&lt;RecNum&gt;8&lt;/RecNum&gt;&lt;DisplayText&gt;(16)&lt;/DisplayText&gt;&lt;record&gt;&lt;rec-number&gt;8&lt;/rec-number&gt;&lt;foreign-keys&gt;&lt;key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55" w:author="ewarner" w:date="2014-07-15T11:44:00Z">
        <w:r w:rsidR="00391FE7" w:rsidRPr="00B57B88">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391FE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"_ENREF_16" \o "Berndes, (2008) #8" </w:instrText>
      </w:r>
      <w:r w:rsidR="00391FE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16</w:t>
      </w:r>
      <w:r w:rsidR="00391FE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256" w:author="ewarner" w:date="2014-07-15T11:44:00Z">
        <w:r w:rsidR="00391FE7" w:rsidRPr="00B57B88">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study, s</w:t>
        </w:r>
        <w:r w:rsidRPr="008D7260">
          <w:rPr>
            <w:rFonts w:ascii="Times New Roman" w:hAnsi="Times New Roman" w:cs="Times New Roman"/>
            <w:sz w:val="24"/>
            <w:szCs w:val="24"/>
          </w:rPr>
          <w:t>ome countries</w:t>
        </w:r>
        <w:r>
          <w:rPr>
            <w:rFonts w:ascii="Times New Roman" w:hAnsi="Times New Roman" w:cs="Times New Roman"/>
            <w:sz w:val="24"/>
            <w:szCs w:val="24"/>
          </w:rPr>
          <w:t xml:space="preserve"> (e.g., the United States)</w:t>
        </w:r>
        <w:r w:rsidRPr="008D7260">
          <w:rPr>
            <w:rFonts w:ascii="Times New Roman" w:hAnsi="Times New Roman" w:cs="Times New Roman"/>
            <w:sz w:val="24"/>
            <w:szCs w:val="24"/>
          </w:rPr>
          <w:t xml:space="preserve"> are not </w:t>
        </w:r>
        <w:r>
          <w:rPr>
            <w:rFonts w:ascii="Times New Roman" w:hAnsi="Times New Roman" w:cs="Times New Roman"/>
            <w:sz w:val="24"/>
            <w:szCs w:val="24"/>
          </w:rPr>
          <w:t xml:space="preserve">currently </w:t>
        </w:r>
        <w:r w:rsidRPr="008D7260">
          <w:rPr>
            <w:rFonts w:ascii="Times New Roman" w:hAnsi="Times New Roman" w:cs="Times New Roman"/>
            <w:sz w:val="24"/>
            <w:szCs w:val="24"/>
          </w:rPr>
          <w:t xml:space="preserve">facing major water constraints, but </w:t>
        </w:r>
        <w:r>
          <w:rPr>
            <w:rFonts w:ascii="Times New Roman" w:hAnsi="Times New Roman" w:cs="Times New Roman"/>
            <w:sz w:val="24"/>
            <w:szCs w:val="24"/>
          </w:rPr>
          <w:t>are</w:t>
        </w:r>
        <w:r w:rsidRPr="008D7260">
          <w:rPr>
            <w:rFonts w:ascii="Times New Roman" w:hAnsi="Times New Roman" w:cs="Times New Roman"/>
            <w:sz w:val="24"/>
            <w:szCs w:val="24"/>
          </w:rPr>
          <w:t xml:space="preserve"> projected to </w:t>
        </w:r>
        <w:r>
          <w:rPr>
            <w:rFonts w:ascii="Times New Roman" w:hAnsi="Times New Roman" w:cs="Times New Roman"/>
            <w:sz w:val="24"/>
            <w:szCs w:val="24"/>
          </w:rPr>
          <w:t>use</w:t>
        </w:r>
        <w:r w:rsidRPr="008D7260">
          <w:rPr>
            <w:rFonts w:ascii="Times New Roman" w:hAnsi="Times New Roman" w:cs="Times New Roman"/>
            <w:sz w:val="24"/>
            <w:szCs w:val="24"/>
          </w:rPr>
          <w:t xml:space="preserve"> more than 25% of available surface and ground water reserv</w:t>
        </w:r>
        <w:r w:rsidRPr="00111BCB">
          <w:rPr>
            <w:rFonts w:ascii="Times New Roman" w:hAnsi="Times New Roman" w:cs="Times New Roman"/>
            <w:sz w:val="24"/>
            <w:szCs w:val="24"/>
          </w:rPr>
          <w:t>es</w:t>
        </w:r>
        <w:r>
          <w:rPr>
            <w:rFonts w:ascii="Times New Roman" w:hAnsi="Times New Roman" w:cs="Times New Roman"/>
            <w:sz w:val="24"/>
            <w:szCs w:val="24"/>
          </w:rPr>
          <w:t xml:space="preserve"> by 2075</w:t>
        </w:r>
        <w:r w:rsidRPr="00111BCB">
          <w:rPr>
            <w:rFonts w:ascii="Times New Roman" w:hAnsi="Times New Roman" w:cs="Times New Roman"/>
            <w:sz w:val="24"/>
            <w:szCs w:val="24"/>
          </w:rPr>
          <w:t>.</w:t>
        </w:r>
        <w:r w:rsidR="00391FE7" w:rsidRPr="00E92B72">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&lt;EndNote&gt;&lt;Cite&gt;&lt;Author&gt;Berndes&lt;/Author&gt;&lt;Year&gt;(2008)&lt;/Year&gt;&lt;RecNum&gt;8&lt;/RecNum&gt;&lt;DisplayText&gt;(16)&lt;/DisplayText&gt;&lt;record&gt;&lt;rec-number&gt;8&lt;/rec-number&gt;&lt;foreign-keys&gt;&lt;key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57" w:author="ewarner" w:date="2014-07-15T11:44:00Z">
        <w:r w:rsidR="00391FE7" w:rsidRPr="00E92B72">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391FE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"_ENREF_16" \o "Berndes, (2008) #8" </w:instrText>
      </w:r>
      <w:r w:rsidR="00391FE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16</w:t>
      </w:r>
      <w:r w:rsidR="00391FE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258" w:author="ewarner" w:date="2014-07-15T11:44:00Z">
        <w:r w:rsidR="00391FE7" w:rsidRPr="00E92B72">
          <w:rPr>
            <w:rFonts w:ascii="Times New Roman" w:hAnsi="Times New Roman" w:cs="Times New Roman"/>
            <w:sz w:val="24"/>
            <w:szCs w:val="24"/>
            <w:vertAlign w:val="superscript"/>
          </w:rPr>
          <w:fldChar w:fldCharType="end"/>
        </w:r>
        <w:r>
          <w:rPr>
            <w:rFonts w:ascii="Times New Roman" w:hAnsi="Times New Roman" w:cs="Times New Roman"/>
            <w:sz w:val="24"/>
            <w:szCs w:val="24"/>
          </w:rPr>
          <w:t>M</w:t>
        </w:r>
        <w:r w:rsidRPr="008D7260">
          <w:rPr>
            <w:rFonts w:ascii="Times New Roman" w:hAnsi="Times New Roman" w:cs="Times New Roman"/>
            <w:sz w:val="24"/>
            <w:szCs w:val="24"/>
          </w:rPr>
          <w:t>any countries such as South Africa, China</w:t>
        </w:r>
        <w:r>
          <w:rPr>
            <w:rFonts w:ascii="Times New Roman" w:hAnsi="Times New Roman" w:cs="Times New Roman"/>
            <w:sz w:val="24"/>
            <w:szCs w:val="24"/>
          </w:rPr>
          <w:t>,</w:t>
        </w:r>
        <w:r w:rsidRPr="008D7260">
          <w:rPr>
            <w:rFonts w:ascii="Times New Roman" w:hAnsi="Times New Roman" w:cs="Times New Roman"/>
            <w:sz w:val="24"/>
            <w:szCs w:val="24"/>
          </w:rPr>
          <w:t xml:space="preserve"> and India are already facing water scarcity issues that constrain large-scale bio</w:t>
        </w:r>
      </w:moveTo>
      <w:ins w:id="259" w:author="ewarner" w:date="2014-07-15T12:12:00Z">
        <w:r w:rsidR="002B0B32">
          <w:rPr>
            <w:rFonts w:ascii="Times New Roman" w:hAnsi="Times New Roman" w:cs="Times New Roman"/>
            <w:sz w:val="24"/>
            <w:szCs w:val="24"/>
          </w:rPr>
          <w:t>fuel</w:t>
        </w:r>
      </w:ins>
      <w:moveTo w:id="260" w:author="ewarner" w:date="2014-07-15T11:44:00Z">
        <w:del w:id="261" w:author="ewarner" w:date="2014-07-15T12:12:00Z">
          <w:r w:rsidRPr="008D7260" w:rsidDel="002B0B32">
            <w:rPr>
              <w:rFonts w:ascii="Times New Roman" w:hAnsi="Times New Roman" w:cs="Times New Roman"/>
              <w:sz w:val="24"/>
              <w:szCs w:val="24"/>
            </w:rPr>
            <w:delText>energy</w:delText>
          </w:r>
        </w:del>
        <w:r w:rsidRPr="008D7260">
          <w:rPr>
            <w:rFonts w:ascii="Times New Roman" w:hAnsi="Times New Roman" w:cs="Times New Roman"/>
            <w:sz w:val="24"/>
            <w:szCs w:val="24"/>
          </w:rPr>
          <w:t xml:space="preserve"> productio</w:t>
        </w:r>
        <w:r>
          <w:rPr>
            <w:rFonts w:ascii="Times New Roman" w:hAnsi="Times New Roman" w:cs="Times New Roman"/>
            <w:sz w:val="24"/>
            <w:szCs w:val="24"/>
          </w:rPr>
          <w:t>n</w:t>
        </w:r>
        <w:r w:rsidRPr="008D7260">
          <w:rPr>
            <w:rFonts w:ascii="Times New Roman" w:hAnsi="Times New Roman" w:cs="Times New Roman"/>
            <w:sz w:val="24"/>
            <w:szCs w:val="24"/>
          </w:rPr>
          <w:t>.</w:t>
        </w:r>
        <w:r w:rsidR="00391FE7" w:rsidRPr="008D7260">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&lt;EndNote&gt;&lt;Cite&gt;&lt;Author&gt;Berndes&lt;/Author&gt;&lt;Year&gt;(2008)&lt;/Year&gt;&lt;RecNum&gt;8&lt;/RecNum&gt;&lt;DisplayText&gt;(16)&lt;/DisplayText&gt;&lt;record&gt;&lt;rec-number&gt;8&lt;/rec-number&gt;&lt;foreign-keys&gt;&lt;key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62" w:author="ewarner" w:date="2014-07-15T11:44:00Z">
        <w:r w:rsidR="00391FE7" w:rsidRPr="008D7260">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391FE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"_ENREF_16" \o "Berndes, (2008) #8" </w:instrText>
      </w:r>
      <w:r w:rsidR="00391FE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16</w:t>
      </w:r>
      <w:r w:rsidR="00391FE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263" w:author="ewarner" w:date="2014-07-15T11:44:00Z">
        <w:r w:rsidR="00391FE7" w:rsidRPr="008D7260">
          <w:rPr>
            <w:rFonts w:ascii="Times New Roman" w:hAnsi="Times New Roman" w:cs="Times New Roman"/>
            <w:sz w:val="24"/>
            <w:szCs w:val="24"/>
            <w:vertAlign w:val="superscript"/>
          </w:rPr>
          <w:fldChar w:fldCharType="end"/>
        </w:r>
        <w:r w:rsidRPr="008D7260">
          <w:rPr>
            <w:rFonts w:ascii="Times New Roman" w:hAnsi="Times New Roman" w:cs="Times New Roman"/>
            <w:sz w:val="24"/>
            <w:szCs w:val="24"/>
            <w:vertAlign w:val="superscript"/>
          </w:rPr>
          <w:t xml:space="preserve"> </w:t>
        </w:r>
        <w:r w:rsidRPr="008D7260">
          <w:rPr>
            <w:rFonts w:ascii="Times New Roman" w:hAnsi="Times New Roman" w:cs="Times New Roman"/>
            <w:sz w:val="24"/>
            <w:szCs w:val="24"/>
          </w:rPr>
          <w:t xml:space="preserve">In the future, climate change and population </w:t>
        </w:r>
        <w:r>
          <w:rPr>
            <w:rFonts w:ascii="Times New Roman" w:hAnsi="Times New Roman" w:cs="Times New Roman"/>
            <w:sz w:val="24"/>
            <w:szCs w:val="24"/>
          </w:rPr>
          <w:t>growth may</w:t>
        </w:r>
        <w:r w:rsidRPr="008D7260">
          <w:rPr>
            <w:rFonts w:ascii="Times New Roman" w:hAnsi="Times New Roman" w:cs="Times New Roman"/>
            <w:sz w:val="24"/>
            <w:szCs w:val="24"/>
          </w:rPr>
          <w:t xml:space="preserve"> exacerbate these </w:t>
        </w:r>
        <w:r>
          <w:rPr>
            <w:rFonts w:ascii="Times New Roman" w:hAnsi="Times New Roman" w:cs="Times New Roman"/>
            <w:sz w:val="24"/>
            <w:szCs w:val="24"/>
          </w:rPr>
          <w:t>limitations</w:t>
        </w:r>
      </w:moveTo>
      <w:ins w:id="264" w:author="ewarner" w:date="2014-07-15T12:15:00Z">
        <w:r w:rsidR="002B0B32">
          <w:rPr>
            <w:rFonts w:ascii="Times New Roman" w:hAnsi="Times New Roman" w:cs="Times New Roman"/>
            <w:sz w:val="24"/>
            <w:szCs w:val="24"/>
          </w:rPr>
          <w:t xml:space="preserve">. </w:t>
        </w:r>
      </w:ins>
    </w:p>
    <w:p w:rsidR="002725E7" w:rsidRPr="008D7260" w:rsidDel="002B0B32" w:rsidRDefault="002725E7" w:rsidP="002725E7">
      <w:pPr>
        <w:spacing w:line="480" w:lineRule="auto"/>
        <w:ind w:firstLine="720"/>
        <w:rPr>
          <w:del w:id="265" w:author="ewarner" w:date="2014-07-15T12:16:00Z"/>
          <w:rFonts w:ascii="Times New Roman" w:hAnsi="Times New Roman" w:cs="Times New Roman"/>
          <w:sz w:val="24"/>
          <w:szCs w:val="24"/>
          <w:vertAlign w:val="superscript"/>
        </w:rPr>
      </w:pPr>
      <w:moveTo w:id="266" w:author="ewarner" w:date="2014-07-15T11:44:00Z">
        <w:del w:id="267" w:author="ewarner" w:date="2014-07-15T11:50:00Z">
          <w:r w:rsidDel="001F2044">
            <w:rPr>
              <w:rFonts w:ascii="Times New Roman" w:hAnsi="Times New Roman" w:cs="Times New Roman"/>
              <w:sz w:val="24"/>
              <w:szCs w:val="24"/>
            </w:rPr>
            <w:delText xml:space="preserve">; </w:delText>
          </w:r>
          <w:r w:rsidRPr="008D7260" w:rsidDel="001F2044">
            <w:rPr>
              <w:rFonts w:ascii="Times New Roman" w:hAnsi="Times New Roman" w:cs="Times New Roman"/>
              <w:sz w:val="24"/>
              <w:szCs w:val="24"/>
            </w:rPr>
            <w:delText xml:space="preserve">increasing the </w:delText>
          </w:r>
          <w:r w:rsidDel="001F2044">
            <w:rPr>
              <w:rFonts w:ascii="Times New Roman" w:hAnsi="Times New Roman" w:cs="Times New Roman"/>
              <w:sz w:val="24"/>
              <w:szCs w:val="24"/>
            </w:rPr>
            <w:delText xml:space="preserve">utilization </w:delText>
          </w:r>
          <w:r w:rsidRPr="008D7260" w:rsidDel="001F2044">
            <w:rPr>
              <w:rFonts w:ascii="Times New Roman" w:hAnsi="Times New Roman" w:cs="Times New Roman"/>
              <w:sz w:val="24"/>
              <w:szCs w:val="24"/>
            </w:rPr>
            <w:delText xml:space="preserve">efficiency of existing water resources </w:delText>
          </w:r>
          <w:r w:rsidDel="001F2044">
            <w:rPr>
              <w:rFonts w:ascii="Times New Roman" w:hAnsi="Times New Roman" w:cs="Times New Roman"/>
              <w:sz w:val="24"/>
              <w:szCs w:val="24"/>
            </w:rPr>
            <w:delText>may reduce the risk of</w:delText>
          </w:r>
          <w:r w:rsidRPr="008D7260" w:rsidDel="001F2044">
            <w:rPr>
              <w:rFonts w:ascii="Times New Roman" w:hAnsi="Times New Roman" w:cs="Times New Roman"/>
              <w:sz w:val="24"/>
              <w:szCs w:val="24"/>
            </w:rPr>
            <w:delText xml:space="preserve"> conflicting with other uses.</w:delText>
          </w:r>
          <w:r w:rsidR="00391FE7" w:rsidRPr="00E92B72" w:rsidDel="001F2044">
            <w:rPr>
              <w:rFonts w:ascii="Times New Roman" w:hAnsi="Times New Roman" w:cs="Times New Roman"/>
              <w:sz w:val="24"/>
              <w:szCs w:val="24"/>
              <w:vertAlign w:val="superscript"/>
            </w:rPr>
            <w:fldChar w:fldCharType="begin"/>
          </w:r>
        </w:del>
      </w:moveTo>
      <w:del w:id="268" w:author="ewarner" w:date="2014-07-15T11:50:00Z">
        <w:r w:rsidR="001F2044" w:rsidDel="001F2044">
          <w:rPr>
            <w:rFonts w:ascii="Times New Roman" w:hAnsi="Times New Roman" w:cs="Times New Roman"/>
            <w:sz w:val="24"/>
            <w:szCs w:val="24"/>
            <w:vertAlign w:val="superscript"/>
          </w:rPr>
          <w:delInstrText xml:space="preserve"> ADDIN EN.CITE &lt;EndNote&gt;&lt;Cite&gt;&lt;Author&gt;Chum&lt;/Author&gt;&lt;Year&gt;(2011)&lt;/Year&gt;&lt;RecNum&gt;67&lt;/RecNum&gt;&lt;DisplayText&gt;(17)&lt;/DisplayText&gt;&lt;record&gt;&lt;rec-number&gt;67&lt;/rec-number&gt;&lt;foreign-keys&gt;&lt;key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del>
      <w:moveTo w:id="269" w:author="ewarner" w:date="2014-07-15T11:44:00Z">
        <w:del w:id="270" w:author="ewarner" w:date="2014-07-15T11:50:00Z">
          <w:r w:rsidR="00391FE7" w:rsidRPr="00E92B72" w:rsidDel="001F2044">
            <w:rPr>
              <w:rFonts w:ascii="Times New Roman" w:hAnsi="Times New Roman" w:cs="Times New Roman"/>
              <w:sz w:val="24"/>
              <w:szCs w:val="24"/>
              <w:vertAlign w:val="superscript"/>
            </w:rPr>
            <w:fldChar w:fldCharType="separate"/>
          </w:r>
        </w:del>
      </w:moveTo>
      <w:del w:id="271" w:author="ewarner" w:date="2014-07-15T11:50:00Z">
        <w:r w:rsidR="001F2044" w:rsidDel="001F2044">
          <w:rPr>
            <w:rFonts w:ascii="Times New Roman" w:hAnsi="Times New Roman" w:cs="Times New Roman"/>
            <w:noProof/>
            <w:sz w:val="24"/>
            <w:szCs w:val="24"/>
            <w:vertAlign w:val="superscript"/>
          </w:rPr>
          <w:delText>(</w:delText>
        </w:r>
        <w:r w:rsidR="00391FE7" w:rsidDel="001F2044">
          <w:rPr>
            <w:rFonts w:ascii="Times New Roman" w:hAnsi="Times New Roman" w:cs="Times New Roman"/>
            <w:noProof/>
            <w:sz w:val="24"/>
            <w:szCs w:val="24"/>
            <w:vertAlign w:val="superscript"/>
          </w:rPr>
          <w:fldChar w:fldCharType="begin"/>
        </w:r>
        <w:r w:rsidR="001F2044" w:rsidDel="001F2044">
          <w:rPr>
            <w:rFonts w:ascii="Times New Roman" w:hAnsi="Times New Roman" w:cs="Times New Roman"/>
            <w:noProof/>
            <w:sz w:val="24"/>
            <w:szCs w:val="24"/>
            <w:vertAlign w:val="superscript"/>
          </w:rPr>
          <w:delInstrText xml:space="preserve"> HYPERLINK \l "_ENREF_17" \o "Chum, (2011) #67" </w:delInstrText>
        </w:r>
        <w:r w:rsidR="00391FE7" w:rsidDel="001F2044">
          <w:rPr>
            <w:rFonts w:ascii="Times New Roman" w:hAnsi="Times New Roman" w:cs="Times New Roman"/>
            <w:noProof/>
            <w:sz w:val="24"/>
            <w:szCs w:val="24"/>
            <w:vertAlign w:val="superscript"/>
          </w:rPr>
          <w:fldChar w:fldCharType="separate"/>
        </w:r>
        <w:r w:rsidR="001F2044" w:rsidDel="001F2044">
          <w:rPr>
            <w:rFonts w:ascii="Times New Roman" w:hAnsi="Times New Roman" w:cs="Times New Roman"/>
            <w:noProof/>
            <w:sz w:val="24"/>
            <w:szCs w:val="24"/>
            <w:vertAlign w:val="superscript"/>
          </w:rPr>
          <w:delText>17</w:delText>
        </w:r>
        <w:r w:rsidR="00391FE7" w:rsidDel="001F2044">
          <w:rPr>
            <w:rFonts w:ascii="Times New Roman" w:hAnsi="Times New Roman" w:cs="Times New Roman"/>
            <w:noProof/>
            <w:sz w:val="24"/>
            <w:szCs w:val="24"/>
            <w:vertAlign w:val="superscript"/>
          </w:rPr>
          <w:fldChar w:fldCharType="end"/>
        </w:r>
        <w:r w:rsidR="001F2044" w:rsidDel="001F2044">
          <w:rPr>
            <w:rFonts w:ascii="Times New Roman" w:hAnsi="Times New Roman" w:cs="Times New Roman"/>
            <w:noProof/>
            <w:sz w:val="24"/>
            <w:szCs w:val="24"/>
            <w:vertAlign w:val="superscript"/>
          </w:rPr>
          <w:delText>)</w:delText>
        </w:r>
      </w:del>
      <w:moveTo w:id="272" w:author="ewarner" w:date="2014-07-15T11:44:00Z">
        <w:del w:id="273" w:author="ewarner" w:date="2014-07-15T11:50:00Z">
          <w:r w:rsidR="00391FE7" w:rsidRPr="00E92B72" w:rsidDel="001F2044">
            <w:rPr>
              <w:rFonts w:ascii="Times New Roman" w:hAnsi="Times New Roman" w:cs="Times New Roman"/>
              <w:sz w:val="24"/>
              <w:szCs w:val="24"/>
              <w:vertAlign w:val="superscript"/>
            </w:rPr>
            <w:fldChar w:fldCharType="end"/>
          </w:r>
        </w:del>
      </w:moveTo>
    </w:p>
    <w:moveToRangeEnd w:id="250"/>
    <w:p w:rsidR="00235820" w:rsidRDefault="008C7C21">
      <w:pPr>
        <w:spacing w:line="480" w:lineRule="auto"/>
        <w:ind w:firstLine="720"/>
        <w:rPr>
          <w:ins w:id="274" w:author="ewarner" w:date="2014-07-15T11:51:00Z"/>
          <w:rFonts w:ascii="Times New Roman" w:hAnsi="Times New Roman" w:cs="Times New Roman"/>
          <w:sz w:val="24"/>
          <w:szCs w:val="24"/>
        </w:rPr>
        <w:pPrChange w:id="275" w:author="ewarner" w:date="2014-07-15T11:34:00Z">
          <w:pPr>
            <w:spacing w:line="480" w:lineRule="auto"/>
          </w:pPr>
        </w:pPrChange>
      </w:pPr>
      <w:ins w:id="276" w:author="ewarner" w:date="2014-07-15T11:19:00Z">
        <w:r>
          <w:rPr>
            <w:rFonts w:ascii="Times New Roman" w:hAnsi="Times New Roman" w:cs="Times New Roman"/>
            <w:sz w:val="24"/>
            <w:szCs w:val="24"/>
          </w:rPr>
          <w:t>R</w:t>
        </w:r>
        <w:r w:rsidRPr="00576C06">
          <w:rPr>
            <w:rFonts w:ascii="Times New Roman" w:hAnsi="Times New Roman" w:cs="Times New Roman"/>
            <w:sz w:val="24"/>
            <w:szCs w:val="24"/>
          </w:rPr>
          <w:t>ecent studies indicate that considerable improvements can be made in efficiency of water consumption in the production of agriculture and</w:t>
        </w:r>
        <w:r>
          <w:rPr>
            <w:rFonts w:ascii="Times New Roman" w:hAnsi="Times New Roman" w:cs="Times New Roman"/>
            <w:sz w:val="24"/>
            <w:szCs w:val="24"/>
          </w:rPr>
          <w:t>, specifically,</w:t>
        </w:r>
        <w:r w:rsidRPr="00576C06">
          <w:rPr>
            <w:rFonts w:ascii="Times New Roman" w:hAnsi="Times New Roman" w:cs="Times New Roman"/>
            <w:sz w:val="24"/>
            <w:szCs w:val="24"/>
          </w:rPr>
          <w:t xml:space="preserve"> </w:t>
        </w:r>
        <w:proofErr w:type="spellStart"/>
        <w:r w:rsidRPr="00576C06">
          <w:rPr>
            <w:rFonts w:ascii="Times New Roman" w:hAnsi="Times New Roman" w:cs="Times New Roman"/>
            <w:sz w:val="24"/>
            <w:szCs w:val="24"/>
          </w:rPr>
          <w:t>bio</w:t>
        </w:r>
      </w:ins>
      <w:ins w:id="277" w:author="ewarner" w:date="2014-07-15T12:12:00Z">
        <w:r w:rsidR="002B0B32">
          <w:rPr>
            <w:rFonts w:ascii="Times New Roman" w:hAnsi="Times New Roman" w:cs="Times New Roman"/>
            <w:sz w:val="24"/>
            <w:szCs w:val="24"/>
          </w:rPr>
          <w:t>fuel</w:t>
        </w:r>
      </w:ins>
      <w:proofErr w:type="spellEnd"/>
      <w:ins w:id="278" w:author="ewarner" w:date="2014-07-15T11:19:00Z">
        <w:r w:rsidRPr="00576C06">
          <w:rPr>
            <w:rFonts w:ascii="Times New Roman" w:hAnsi="Times New Roman" w:cs="Times New Roman"/>
            <w:sz w:val="24"/>
            <w:szCs w:val="24"/>
          </w:rPr>
          <w:t xml:space="preserve"> crops.</w:t>
        </w:r>
        <w:r w:rsidR="00391FE7" w:rsidRPr="00E92B7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cj48UmVjTnVtPjM5PC9SZWNOdW0+PERpc3BsYXlUZXh0PigxMiwgMTYtMTkpPC9EaXNwbGF5VGV4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PjwvQ2l0ZT48Q2l0ZT48QXV0aG9yPkJlcm5kZXM8L0F1dGhvcj48WWVhcj4oMjAwOCk8L1llYXI+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</w:fldData>
          </w:fldChar>
        </w:r>
      </w:ins>
      <w:r w:rsidR="00FB36AF">
        <w:rPr>
          <w:rFonts w:ascii="Times New Roman" w:hAnsi="Times New Roman" w:cs="Times New Roman"/>
          <w:sz w:val="24"/>
          <w:szCs w:val="24"/>
          <w:vertAlign w:val="superscript"/>
        </w:rPr>
        <w:instrText xml:space="preserve"> ADDIN EN.CITE </w:instrText>
      </w:r>
      <w:r w:rsidR="00391FE7">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cj48UmVjTnVtPjM5PC9SZWNOdW0+PERpc3BsYXlUZXh0PigxMiwgMTYtMTkpPC9EaXNwbGF5VGV4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PjwvQ2l0ZT48Q2l0ZT48QXV0aG9yPkJlcm5kZXM8L0F1dGhvcj48WWVhcj4oMjAwOCk8L1llYXI+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</w:fldData>
        </w:fldChar>
      </w:r>
      <w:r w:rsidR="00FB36AF">
        <w:rPr>
          <w:rFonts w:ascii="Times New Roman" w:hAnsi="Times New Roman" w:cs="Times New Roman"/>
          <w:sz w:val="24"/>
          <w:szCs w:val="24"/>
          <w:vertAlign w:val="superscript"/>
        </w:rPr>
        <w:instrText xml:space="preserve"> ADDIN EN.CITE.DATA </w:instrText>
      </w:r>
      <w:r w:rsidR="00391FE7">
        <w:rPr>
          <w:rFonts w:ascii="Times New Roman" w:hAnsi="Times New Roman" w:cs="Times New Roman"/>
          <w:sz w:val="24"/>
          <w:szCs w:val="24"/>
          <w:vertAlign w:val="superscript"/>
        </w:rPr>
      </w:r>
      <w:r w:rsidR="00391FE7">
        <w:rPr>
          <w:rFonts w:ascii="Times New Roman" w:hAnsi="Times New Roman" w:cs="Times New Roman"/>
          <w:sz w:val="24"/>
          <w:szCs w:val="24"/>
          <w:vertAlign w:val="superscript"/>
        </w:rPr>
        <w:fldChar w:fldCharType="end"/>
      </w:r>
      <w:ins w:id="279" w:author="ewarner" w:date="2014-07-15T11:19:00Z">
        <w:r w:rsidR="00391FE7" w:rsidRPr="00E92B72">
          <w:rPr>
            <w:rFonts w:ascii="Times New Roman" w:hAnsi="Times New Roman" w:cs="Times New Roman"/>
            <w:sz w:val="24"/>
            <w:szCs w:val="24"/>
            <w:vertAlign w:val="superscript"/>
          </w:rPr>
        </w:r>
        <w:r w:rsidR="00391FE7" w:rsidRPr="00E92B72">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r w:rsidR="00391FE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"_ENREF_12" \o "Wu, (2009) #15" </w:instrText>
      </w:r>
      <w:r w:rsidR="00391FE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12</w:t>
      </w:r>
      <w:r w:rsidR="00391FE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 xml:space="preserve">, </w:t>
      </w:r>
      <w:r w:rsidR="00391FE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"_ENREF_16" \o "Berndes, (2008) #8" </w:instrText>
      </w:r>
      <w:r w:rsidR="00391FE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16-19</w:t>
      </w:r>
      <w:r w:rsidR="00391FE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ins w:id="280" w:author="ewarner" w:date="2014-07-15T11:19:00Z">
        <w:r w:rsidR="00391FE7" w:rsidRPr="00E92B72">
          <w:rPr>
            <w:rFonts w:ascii="Times New Roman" w:hAnsi="Times New Roman" w:cs="Times New Roman"/>
            <w:sz w:val="24"/>
            <w:szCs w:val="24"/>
            <w:vertAlign w:val="superscript"/>
          </w:rPr>
          <w:fldChar w:fldCharType="end"/>
        </w:r>
        <w:r w:rsidRPr="00576C06">
          <w:rPr>
            <w:rFonts w:ascii="Times New Roman" w:hAnsi="Times New Roman" w:cs="Times New Roman"/>
            <w:sz w:val="24"/>
            <w:szCs w:val="24"/>
            <w:vertAlign w:val="superscript"/>
          </w:rPr>
          <w:t xml:space="preserve"> </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For </w:t>
        </w:r>
        <w:r>
          <w:rPr>
            <w:rFonts w:ascii="Times New Roman" w:hAnsi="Times New Roman" w:cs="Times New Roman"/>
            <w:sz w:val="24"/>
            <w:szCs w:val="24"/>
          </w:rPr>
          <w:lastRenderedPageBreak/>
          <w:t>instance, perennial energy crops</w:t>
        </w:r>
        <w:r w:rsidRPr="001B21B5">
          <w:rPr>
            <w:rFonts w:ascii="Times New Roman" w:hAnsi="Times New Roman" w:cs="Times New Roman"/>
            <w:sz w:val="24"/>
            <w:szCs w:val="24"/>
          </w:rPr>
          <w:t xml:space="preserve"> </w:t>
        </w:r>
        <w:r>
          <w:rPr>
            <w:rFonts w:ascii="Times New Roman" w:hAnsi="Times New Roman" w:cs="Times New Roman"/>
            <w:sz w:val="24"/>
            <w:szCs w:val="24"/>
          </w:rPr>
          <w:t xml:space="preserve">could reduce overall water use if </w:t>
        </w:r>
        <w:r w:rsidRPr="001B21B5">
          <w:rPr>
            <w:rFonts w:ascii="Times New Roman" w:hAnsi="Times New Roman" w:cs="Times New Roman"/>
            <w:sz w:val="24"/>
            <w:szCs w:val="24"/>
          </w:rPr>
          <w:t>grown</w:t>
        </w:r>
        <w:r>
          <w:rPr>
            <w:rFonts w:ascii="Times New Roman" w:hAnsi="Times New Roman" w:cs="Times New Roman"/>
            <w:sz w:val="24"/>
            <w:szCs w:val="24"/>
          </w:rPr>
          <w:t xml:space="preserve"> on extensively managed land, such as arable fields used intermittently as</w:t>
        </w:r>
        <w:r w:rsidRPr="001B21B5">
          <w:rPr>
            <w:rFonts w:ascii="Times New Roman" w:hAnsi="Times New Roman" w:cs="Times New Roman"/>
            <w:sz w:val="24"/>
            <w:szCs w:val="24"/>
          </w:rPr>
          <w:t xml:space="preserve"> pasture for grazi</w:t>
        </w:r>
        <w:r>
          <w:rPr>
            <w:rFonts w:ascii="Times New Roman" w:hAnsi="Times New Roman" w:cs="Times New Roman"/>
            <w:sz w:val="24"/>
            <w:szCs w:val="24"/>
          </w:rPr>
          <w:t>ng animals.</w:t>
        </w:r>
        <w:r w:rsidR="00391FE7" w:rsidRPr="00E92B72">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instrText>
      </w:r>
      <w:ins w:id="281" w:author="ewarner" w:date="2014-07-15T11:19:00Z">
        <w:r w:rsidR="00391FE7" w:rsidRPr="00E92B72">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r w:rsidR="00391FE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"_ENREF_20" \o "Chum, (2011) #67" </w:instrText>
      </w:r>
      <w:r w:rsidR="00391FE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20</w:t>
      </w:r>
      <w:r w:rsidR="00391FE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ins w:id="282" w:author="ewarner" w:date="2014-07-15T11:19:00Z">
        <w:r w:rsidR="00391FE7" w:rsidRPr="00E92B72">
          <w:rPr>
            <w:rFonts w:ascii="Times New Roman" w:hAnsi="Times New Roman" w:cs="Times New Roman"/>
            <w:sz w:val="24"/>
            <w:szCs w:val="24"/>
            <w:vertAlign w:val="superscript"/>
          </w:rPr>
          <w:fldChar w:fldCharType="end"/>
        </w:r>
        <w:r w:rsidRPr="00576C06">
          <w:rPr>
            <w:rFonts w:ascii="Times New Roman" w:hAnsi="Times New Roman" w:cs="Times New Roman"/>
            <w:sz w:val="24"/>
            <w:szCs w:val="24"/>
          </w:rPr>
          <w:t xml:space="preserve"> </w:t>
        </w:r>
      </w:ins>
      <w:ins w:id="283" w:author="ewarner" w:date="2014-07-15T11:34:00Z">
        <w:r w:rsidR="00102934">
          <w:rPr>
            <w:rFonts w:ascii="Times New Roman" w:hAnsi="Times New Roman" w:cs="Times New Roman"/>
            <w:sz w:val="24"/>
            <w:szCs w:val="24"/>
          </w:rPr>
          <w:t xml:space="preserve"> </w:t>
        </w:r>
      </w:ins>
      <w:proofErr w:type="spellStart"/>
      <w:ins w:id="284" w:author="ewarner" w:date="2014-07-15T11:19:00Z">
        <w:r>
          <w:rPr>
            <w:rFonts w:ascii="Times New Roman" w:hAnsi="Times New Roman" w:cs="Times New Roman"/>
            <w:sz w:val="24"/>
            <w:szCs w:val="24"/>
          </w:rPr>
          <w:t>B</w:t>
        </w:r>
        <w:r w:rsidRPr="00576C06">
          <w:rPr>
            <w:rFonts w:ascii="Times New Roman" w:hAnsi="Times New Roman" w:cs="Times New Roman"/>
            <w:sz w:val="24"/>
            <w:szCs w:val="24"/>
          </w:rPr>
          <w:t>io</w:t>
        </w:r>
      </w:ins>
      <w:ins w:id="285" w:author="ewarner" w:date="2014-07-15T12:12:00Z">
        <w:r w:rsidR="002B0B32">
          <w:rPr>
            <w:rFonts w:ascii="Times New Roman" w:hAnsi="Times New Roman" w:cs="Times New Roman"/>
            <w:sz w:val="24"/>
            <w:szCs w:val="24"/>
          </w:rPr>
          <w:t>fuel</w:t>
        </w:r>
      </w:ins>
      <w:proofErr w:type="spellEnd"/>
      <w:ins w:id="286" w:author="ewarner" w:date="2014-07-15T11:19:00Z">
        <w:r w:rsidRPr="00576C06">
          <w:rPr>
            <w:rFonts w:ascii="Times New Roman" w:hAnsi="Times New Roman" w:cs="Times New Roman"/>
            <w:sz w:val="24"/>
            <w:szCs w:val="24"/>
          </w:rPr>
          <w:t xml:space="preserve"> systems</w:t>
        </w:r>
        <w:r w:rsidRPr="008D7260">
          <w:rPr>
            <w:rFonts w:ascii="Times New Roman" w:hAnsi="Times New Roman" w:cs="Times New Roman"/>
            <w:sz w:val="24"/>
            <w:szCs w:val="24"/>
          </w:rPr>
          <w:t xml:space="preserve"> can use a range of agricultural, industry, and forestry related wastes and residues</w:t>
        </w:r>
        <w:r>
          <w:rPr>
            <w:rFonts w:ascii="Times New Roman" w:hAnsi="Times New Roman" w:cs="Times New Roman"/>
            <w:sz w:val="24"/>
            <w:szCs w:val="24"/>
          </w:rPr>
          <w:t xml:space="preserve"> that</w:t>
        </w:r>
        <w:r w:rsidRPr="008D7260">
          <w:rPr>
            <w:rFonts w:ascii="Times New Roman" w:hAnsi="Times New Roman" w:cs="Times New Roman"/>
            <w:sz w:val="24"/>
            <w:szCs w:val="24"/>
          </w:rPr>
          <w:t xml:space="preserve"> have little to no direct </w:t>
        </w:r>
        <w:r>
          <w:rPr>
            <w:rFonts w:ascii="Times New Roman" w:hAnsi="Times New Roman" w:cs="Times New Roman"/>
            <w:sz w:val="24"/>
            <w:szCs w:val="24"/>
          </w:rPr>
          <w:t xml:space="preserve">claims on </w:t>
        </w:r>
        <w:r w:rsidRPr="008D7260">
          <w:rPr>
            <w:rFonts w:ascii="Times New Roman" w:hAnsi="Times New Roman" w:cs="Times New Roman"/>
            <w:sz w:val="24"/>
            <w:szCs w:val="24"/>
          </w:rPr>
          <w:t>water consumption</w:t>
        </w:r>
        <w:r>
          <w:rPr>
            <w:rFonts w:ascii="Times New Roman" w:hAnsi="Times New Roman" w:cs="Times New Roman"/>
            <w:sz w:val="24"/>
            <w:szCs w:val="24"/>
          </w:rPr>
          <w:t xml:space="preserve"> and are higher yielding </w:t>
        </w:r>
        <w:proofErr w:type="spellStart"/>
        <w:r>
          <w:rPr>
            <w:rFonts w:ascii="Times New Roman" w:hAnsi="Times New Roman" w:cs="Times New Roman"/>
            <w:sz w:val="24"/>
            <w:szCs w:val="24"/>
          </w:rPr>
          <w:t>feedstocks</w:t>
        </w:r>
        <w:proofErr w:type="spellEnd"/>
        <w:r w:rsidRPr="008D7260">
          <w:rPr>
            <w:rFonts w:ascii="Times New Roman" w:hAnsi="Times New Roman" w:cs="Times New Roman"/>
            <w:sz w:val="24"/>
            <w:szCs w:val="24"/>
          </w:rPr>
          <w:t>.</w:t>
        </w:r>
        <w:r w:rsidR="00391FE7" w:rsidRPr="008D7260">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&lt;EndNote&gt;&lt;Cite&gt;&lt;Author&gt;Berndes&lt;/Author&gt;&lt;Year&gt;(2008)&lt;/Year&gt;&lt;RecNum&gt;42&lt;/RecNum&gt;&lt;DisplayText&gt;(19)&lt;/DisplayText&gt;&lt;record&gt;&lt;rec-number&gt;42&lt;/rec-number&gt;&lt;foreign-keys&gt;&lt;key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ins w:id="287" w:author="ewarner" w:date="2014-07-15T11:19:00Z">
        <w:r w:rsidR="00391FE7" w:rsidRPr="008D7260">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r w:rsidR="00391FE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"_ENREF_19" \o "Berndes, (2008) #42" </w:instrText>
      </w:r>
      <w:r w:rsidR="00391FE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19</w:t>
      </w:r>
      <w:r w:rsidR="00391FE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ins w:id="288" w:author="ewarner" w:date="2014-07-15T11:19:00Z">
        <w:r w:rsidR="00391FE7" w:rsidRPr="008D7260">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Removal of wastes and residues may have implications for the hydrological cycle, but their impacts depend on the prior use of the waste or residue (e.g., left in field or sent to land fill).</w:t>
        </w:r>
        <w:r w:rsidRPr="008D7260">
          <w:rPr>
            <w:rFonts w:ascii="Times New Roman" w:hAnsi="Times New Roman" w:cs="Times New Roman"/>
            <w:sz w:val="24"/>
            <w:szCs w:val="24"/>
          </w:rPr>
          <w:t xml:space="preserve"> </w:t>
        </w:r>
      </w:ins>
    </w:p>
    <w:p w:rsidR="00E34A32" w:rsidRPr="002B0B32" w:rsidDel="002B0B32" w:rsidRDefault="002B0B32">
      <w:pPr>
        <w:spacing w:line="480" w:lineRule="auto"/>
        <w:ind w:firstLine="720"/>
        <w:rPr>
          <w:del w:id="289" w:author="ewarner" w:date="2014-07-15T12:13:00Z"/>
          <w:rFonts w:ascii="Times New Roman" w:hAnsi="Times New Roman" w:cs="Times New Roman"/>
          <w:sz w:val="24"/>
          <w:szCs w:val="24"/>
          <w:highlight w:val="yellow"/>
          <w:rPrChange w:id="290" w:author="ewarner" w:date="2014-07-15T12:15:00Z">
            <w:rPr>
              <w:del w:id="291" w:author="ewarner" w:date="2014-07-15T12:13:00Z"/>
              <w:rFonts w:ascii="Times New Roman" w:hAnsi="Times New Roman" w:cs="Times New Roman"/>
              <w:sz w:val="24"/>
              <w:szCs w:val="24"/>
            </w:rPr>
          </w:rPrChange>
        </w:rPr>
      </w:pPr>
      <w:ins w:id="292" w:author="ewarner" w:date="2014-07-15T12:14:00Z">
        <w:r>
          <w:rPr>
            <w:rFonts w:ascii="Times New Roman" w:hAnsi="Times New Roman" w:cs="Times New Roman"/>
            <w:sz w:val="24"/>
            <w:szCs w:val="24"/>
          </w:rPr>
          <w:t>Understanding the spatial implications of water consumption from multiple biofuel</w:t>
        </w:r>
        <w:del w:id="293" w:author="ewarner" w:date="2014-07-15T11:49:00Z">
          <w:r w:rsidDel="001F2044">
            <w:rPr>
              <w:rFonts w:ascii="Times New Roman" w:hAnsi="Times New Roman" w:cs="Times New Roman"/>
              <w:sz w:val="24"/>
              <w:szCs w:val="24"/>
            </w:rPr>
            <w:delText>energy</w:delText>
          </w:r>
        </w:del>
        <w:r>
          <w:rPr>
            <w:rFonts w:ascii="Times New Roman" w:hAnsi="Times New Roman" w:cs="Times New Roman"/>
            <w:sz w:val="24"/>
            <w:szCs w:val="24"/>
          </w:rPr>
          <w:t xml:space="preserve"> feedstocks is important for determining the impacts that the expansion</w:t>
        </w:r>
        <w:del w:id="294" w:author="ewarner" w:date="2014-07-15T11:46:00Z">
          <w:r w:rsidDel="001F2044">
            <w:rPr>
              <w:rFonts w:ascii="Times New Roman" w:hAnsi="Times New Roman" w:cs="Times New Roman"/>
              <w:sz w:val="24"/>
              <w:szCs w:val="24"/>
            </w:rPr>
            <w:delText>ary</w:delText>
          </w:r>
        </w:del>
        <w:r>
          <w:rPr>
            <w:rFonts w:ascii="Times New Roman" w:hAnsi="Times New Roman" w:cs="Times New Roman"/>
            <w:sz w:val="24"/>
            <w:szCs w:val="24"/>
          </w:rPr>
          <w:t xml:space="preserve"> of biofuel use</w:t>
        </w:r>
        <w:del w:id="295" w:author="ewarner" w:date="2014-07-15T11:46:00Z">
          <w:r w:rsidDel="001F2044">
            <w:rPr>
              <w:rFonts w:ascii="Times New Roman" w:hAnsi="Times New Roman" w:cs="Times New Roman"/>
              <w:sz w:val="24"/>
              <w:szCs w:val="24"/>
            </w:rPr>
            <w:delText>energy policy</w:delText>
          </w:r>
        </w:del>
        <w:r>
          <w:rPr>
            <w:rFonts w:ascii="Times New Roman" w:hAnsi="Times New Roman" w:cs="Times New Roman"/>
            <w:sz w:val="24"/>
            <w:szCs w:val="24"/>
          </w:rPr>
          <w:t xml:space="preserve"> could have</w:t>
        </w:r>
        <w:del w:id="296" w:author="ewarner" w:date="2014-07-15T11:46:00Z">
          <w:r w:rsidDel="001F2044">
            <w:rPr>
              <w:rFonts w:ascii="Times New Roman" w:hAnsi="Times New Roman" w:cs="Times New Roman"/>
              <w:sz w:val="24"/>
              <w:szCs w:val="24"/>
            </w:rPr>
            <w:delText>s</w:delText>
          </w:r>
        </w:del>
        <w:r>
          <w:rPr>
            <w:rFonts w:ascii="Times New Roman" w:hAnsi="Times New Roman" w:cs="Times New Roman"/>
            <w:sz w:val="24"/>
            <w:szCs w:val="24"/>
          </w:rPr>
          <w:t xml:space="preserve"> on water resources.</w:t>
        </w:r>
        <w:r w:rsidRPr="000B49D1">
          <w:rPr>
            <w:rFonts w:ascii="Times New Roman" w:hAnsi="Times New Roman" w:cs="Times New Roman"/>
            <w:sz w:val="24"/>
            <w:szCs w:val="24"/>
          </w:rPr>
          <w:t xml:space="preserve"> </w:t>
        </w:r>
      </w:ins>
      <w:ins w:id="297" w:author="ewarner" w:date="2014-07-15T12:11:00Z">
        <w:r>
          <w:rPr>
            <w:rFonts w:ascii="Times New Roman" w:hAnsi="Times New Roman" w:cs="Times New Roman"/>
            <w:sz w:val="24"/>
            <w:szCs w:val="24"/>
          </w:rPr>
          <w:t>I</w:t>
        </w:r>
      </w:ins>
      <w:ins w:id="298" w:author="ewarner" w:date="2014-07-15T11:51:00Z">
        <w:r w:rsidR="001F2044" w:rsidRPr="008D7260">
          <w:rPr>
            <w:rFonts w:ascii="Times New Roman" w:hAnsi="Times New Roman" w:cs="Times New Roman"/>
            <w:sz w:val="24"/>
            <w:szCs w:val="24"/>
          </w:rPr>
          <w:t xml:space="preserve">ncreasing the </w:t>
        </w:r>
        <w:r w:rsidR="001F2044">
          <w:rPr>
            <w:rFonts w:ascii="Times New Roman" w:hAnsi="Times New Roman" w:cs="Times New Roman"/>
            <w:sz w:val="24"/>
            <w:szCs w:val="24"/>
          </w:rPr>
          <w:t xml:space="preserve">utilization </w:t>
        </w:r>
        <w:r w:rsidR="001F2044" w:rsidRPr="008D7260">
          <w:rPr>
            <w:rFonts w:ascii="Times New Roman" w:hAnsi="Times New Roman" w:cs="Times New Roman"/>
            <w:sz w:val="24"/>
            <w:szCs w:val="24"/>
          </w:rPr>
          <w:t xml:space="preserve">efficiency of existing water resources </w:t>
        </w:r>
        <w:r w:rsidR="001F2044">
          <w:rPr>
            <w:rFonts w:ascii="Times New Roman" w:hAnsi="Times New Roman" w:cs="Times New Roman"/>
            <w:sz w:val="24"/>
            <w:szCs w:val="24"/>
          </w:rPr>
          <w:t>may reduce the risk of</w:t>
        </w:r>
        <w:r w:rsidR="001F2044" w:rsidRPr="008D7260">
          <w:rPr>
            <w:rFonts w:ascii="Times New Roman" w:hAnsi="Times New Roman" w:cs="Times New Roman"/>
            <w:sz w:val="24"/>
            <w:szCs w:val="24"/>
          </w:rPr>
          <w:t xml:space="preserve"> conflicting with other uses.</w:t>
        </w:r>
        <w:r w:rsidR="00391FE7" w:rsidRPr="00E92B72">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instrText>
      </w:r>
      <w:ins w:id="299" w:author="ewarner" w:date="2014-07-15T11:51:00Z">
        <w:r w:rsidR="00391FE7" w:rsidRPr="00E92B72">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0" w:tooltip="Chum, (2011) #67" w:history="1">
        <w:r w:rsidR="006D2C77">
          <w:rPr>
            <w:rFonts w:ascii="Times New Roman" w:hAnsi="Times New Roman" w:cs="Times New Roman"/>
            <w:noProof/>
            <w:sz w:val="24"/>
            <w:szCs w:val="24"/>
            <w:vertAlign w:val="superscript"/>
          </w:rPr>
          <w:t>20</w:t>
        </w:r>
      </w:hyperlink>
      <w:r w:rsidR="00FB36AF">
        <w:rPr>
          <w:rFonts w:ascii="Times New Roman" w:hAnsi="Times New Roman" w:cs="Times New Roman"/>
          <w:noProof/>
          <w:sz w:val="24"/>
          <w:szCs w:val="24"/>
          <w:vertAlign w:val="superscript"/>
        </w:rPr>
        <w:t>)</w:t>
      </w:r>
      <w:ins w:id="300" w:author="ewarner" w:date="2014-07-15T11:51:00Z">
        <w:r w:rsidR="00391FE7" w:rsidRPr="00E92B72">
          <w:rPr>
            <w:rFonts w:ascii="Times New Roman" w:hAnsi="Times New Roman" w:cs="Times New Roman"/>
            <w:sz w:val="24"/>
            <w:szCs w:val="24"/>
            <w:vertAlign w:val="superscript"/>
          </w:rPr>
          <w:fldChar w:fldCharType="end"/>
        </w:r>
      </w:ins>
      <w:ins w:id="301" w:author="ewarner" w:date="2014-07-15T12:15:00Z">
        <w:r>
          <w:rPr>
            <w:rFonts w:ascii="Times New Roman" w:hAnsi="Times New Roman" w:cs="Times New Roman"/>
            <w:sz w:val="24"/>
            <w:szCs w:val="24"/>
          </w:rPr>
          <w:t xml:space="preserve"> Water use analysis can be used to understand these issues.</w:t>
        </w:r>
      </w:ins>
      <w:moveFromRangeStart w:id="302" w:author="ewarner" w:date="2014-07-15T11:07:00Z" w:name="move393185751"/>
      <w:moveFrom w:id="303" w:author="ewarner" w:date="2014-07-15T11:07:00Z">
        <w:del w:id="304" w:author="ewarner" w:date="2014-07-15T12:13:00Z">
          <w:r w:rsidR="00C864C2" w:rsidDel="002B0B32">
            <w:rPr>
              <w:rFonts w:ascii="Times New Roman" w:hAnsi="Times New Roman" w:cs="Times New Roman"/>
              <w:sz w:val="24"/>
              <w:szCs w:val="24"/>
            </w:rPr>
            <w:delText xml:space="preserve">In our study we specifically differentiate “full growth” water consumption for a given climate </w:delText>
          </w:r>
          <w:r w:rsidR="00694AE6" w:rsidDel="002B0B32">
            <w:rPr>
              <w:rFonts w:ascii="Times New Roman" w:hAnsi="Times New Roman" w:cs="Times New Roman"/>
              <w:sz w:val="24"/>
              <w:szCs w:val="24"/>
            </w:rPr>
            <w:delText xml:space="preserve">and crop production </w:delText>
          </w:r>
          <w:r w:rsidR="00C864C2" w:rsidDel="002B0B32">
            <w:rPr>
              <w:rFonts w:ascii="Times New Roman" w:hAnsi="Times New Roman" w:cs="Times New Roman"/>
              <w:sz w:val="24"/>
              <w:szCs w:val="24"/>
            </w:rPr>
            <w:delText xml:space="preserve">from “actual” water consumption. Actual water consumption represents what a farmer applied and </w:delText>
          </w:r>
          <w:r w:rsidR="002E6501" w:rsidDel="002B0B32">
            <w:rPr>
              <w:rFonts w:ascii="Times New Roman" w:hAnsi="Times New Roman" w:cs="Times New Roman"/>
              <w:sz w:val="24"/>
              <w:szCs w:val="24"/>
            </w:rPr>
            <w:delText xml:space="preserve">what </w:delText>
          </w:r>
          <w:r w:rsidR="00C864C2" w:rsidDel="002B0B32">
            <w:rPr>
              <w:rFonts w:ascii="Times New Roman" w:hAnsi="Times New Roman" w:cs="Times New Roman"/>
              <w:sz w:val="24"/>
              <w:szCs w:val="24"/>
            </w:rPr>
            <w:delText xml:space="preserve">is used by an agricultural crop. </w:delText>
          </w:r>
          <w:r w:rsidR="00742ACE" w:rsidDel="002B0B32">
            <w:rPr>
              <w:rFonts w:ascii="Times New Roman" w:hAnsi="Times New Roman" w:cs="Times New Roman"/>
              <w:sz w:val="24"/>
              <w:szCs w:val="24"/>
            </w:rPr>
            <w:delText>A</w:delText>
          </w:r>
          <w:r w:rsidR="00C864C2" w:rsidDel="002B0B32">
            <w:rPr>
              <w:rFonts w:ascii="Times New Roman" w:hAnsi="Times New Roman" w:cs="Times New Roman"/>
              <w:sz w:val="24"/>
              <w:szCs w:val="24"/>
            </w:rPr>
            <w:delText>ctual water consumption</w:delText>
          </w:r>
          <w:r w:rsidR="00C864C2" w:rsidRPr="00027A03" w:rsidDel="002B0B32">
            <w:rPr>
              <w:rFonts w:ascii="Times New Roman" w:hAnsi="Times New Roman" w:cs="Times New Roman"/>
              <w:sz w:val="24"/>
              <w:szCs w:val="24"/>
            </w:rPr>
            <w:delText xml:space="preserve"> may </w:delText>
          </w:r>
          <w:r w:rsidR="00C864C2" w:rsidDel="002B0B32">
            <w:rPr>
              <w:rFonts w:ascii="Times New Roman" w:hAnsi="Times New Roman" w:cs="Times New Roman"/>
              <w:sz w:val="24"/>
              <w:szCs w:val="24"/>
            </w:rPr>
            <w:delText xml:space="preserve">be lower than “full growth” water consumption </w:delText>
          </w:r>
          <w:r w:rsidR="00742ACE" w:rsidDel="002B0B32">
            <w:rPr>
              <w:rFonts w:ascii="Times New Roman" w:hAnsi="Times New Roman" w:cs="Times New Roman"/>
              <w:sz w:val="24"/>
              <w:szCs w:val="24"/>
            </w:rPr>
            <w:delText xml:space="preserve">depending on the </w:delText>
          </w:r>
          <w:r w:rsidR="00DC50DE" w:rsidDel="002B0B32">
            <w:rPr>
              <w:rFonts w:ascii="Times New Roman" w:hAnsi="Times New Roman" w:cs="Times New Roman"/>
              <w:sz w:val="24"/>
              <w:szCs w:val="24"/>
            </w:rPr>
            <w:delText xml:space="preserve">individual producer’s </w:delText>
          </w:r>
          <w:r w:rsidR="001D7DE0" w:rsidDel="002B0B32">
            <w:rPr>
              <w:rFonts w:ascii="Times New Roman" w:hAnsi="Times New Roman" w:cs="Times New Roman"/>
              <w:sz w:val="24"/>
              <w:szCs w:val="24"/>
            </w:rPr>
            <w:delText xml:space="preserve">risk </w:delText>
          </w:r>
          <w:r w:rsidR="00DC50DE" w:rsidDel="002B0B32">
            <w:rPr>
              <w:rFonts w:ascii="Times New Roman" w:hAnsi="Times New Roman" w:cs="Times New Roman"/>
              <w:sz w:val="24"/>
              <w:szCs w:val="24"/>
            </w:rPr>
            <w:delText>tolerance</w:delText>
          </w:r>
          <w:r w:rsidR="001D7DE0" w:rsidDel="002B0B32">
            <w:rPr>
              <w:rFonts w:ascii="Times New Roman" w:hAnsi="Times New Roman" w:cs="Times New Roman"/>
              <w:sz w:val="24"/>
              <w:szCs w:val="24"/>
            </w:rPr>
            <w:delText xml:space="preserve"> </w:delText>
          </w:r>
          <w:r w:rsidR="00DC50DE" w:rsidDel="002B0B32">
            <w:rPr>
              <w:rFonts w:ascii="Times New Roman" w:hAnsi="Times New Roman" w:cs="Times New Roman"/>
              <w:sz w:val="24"/>
              <w:szCs w:val="24"/>
            </w:rPr>
            <w:delText>(i.e., yield reduction because of reduced water)</w:delText>
          </w:r>
          <w:r w:rsidR="00C864C2" w:rsidDel="002B0B32">
            <w:rPr>
              <w:rFonts w:ascii="Times New Roman" w:hAnsi="Times New Roman" w:cs="Times New Roman"/>
              <w:sz w:val="24"/>
              <w:szCs w:val="24"/>
            </w:rPr>
            <w:delText>.</w:delText>
          </w:r>
          <w:r w:rsidR="00391FE7" w:rsidRPr="00714FF5" w:rsidDel="002B0B32">
            <w:rPr>
              <w:rFonts w:ascii="Times New Roman" w:hAnsi="Times New Roman" w:cs="Times New Roman"/>
              <w:sz w:val="24"/>
              <w:szCs w:val="24"/>
              <w:vertAlign w:val="superscript"/>
            </w:rPr>
            <w:fldChar w:fldCharType="begin"/>
          </w:r>
          <w:r w:rsidR="00ED0C0F" w:rsidDel="002B0B32">
            <w:rPr>
              <w:rFonts w:ascii="Times New Roman" w:hAnsi="Times New Roman" w:cs="Times New Roman"/>
              <w:sz w:val="24"/>
              <w:szCs w:val="24"/>
              <w:vertAlign w:val="superscript"/>
            </w:rPr>
            <w:delInstrText xml:space="preserve"> ADDIN EN.CITE &lt;EndNote&gt;&lt;Cite&gt;&lt;Author&gt;Allen&lt;/Author&gt;&lt;Year&gt;(1998)&lt;/Year&gt;&lt;RecNum&gt;31&lt;/RecNum&gt;&lt;DisplayText&gt;(21)&lt;/DisplayText&gt;&lt;record&gt;&lt;rec-number&gt;31&lt;/rec-number&gt;&lt;foreign-keys&gt;&lt;key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delInstrText>
          </w:r>
          <w:r w:rsidR="00391FE7" w:rsidRPr="00714FF5" w:rsidDel="002B0B32">
            <w:rPr>
              <w:rFonts w:ascii="Times New Roman" w:hAnsi="Times New Roman" w:cs="Times New Roman"/>
              <w:sz w:val="24"/>
              <w:szCs w:val="24"/>
              <w:vertAlign w:val="superscript"/>
            </w:rPr>
            <w:fldChar w:fldCharType="separate"/>
          </w:r>
          <w:r w:rsidR="00ED0C0F" w:rsidDel="002B0B32">
            <w:rPr>
              <w:rFonts w:ascii="Times New Roman" w:hAnsi="Times New Roman" w:cs="Times New Roman"/>
              <w:noProof/>
              <w:sz w:val="24"/>
              <w:szCs w:val="24"/>
              <w:vertAlign w:val="superscript"/>
            </w:rPr>
            <w:delText>(</w:delText>
          </w:r>
          <w:r w:rsidR="00391FE7" w:rsidRPr="00391FE7" w:rsidDel="002B0B32">
            <w:fldChar w:fldCharType="begin"/>
          </w:r>
          <w:r w:rsidR="00993461" w:rsidDel="002B0B32">
            <w:delInstrText xml:space="preserve"> HYPERLINK \l "_ENREF_21" \o "Allen, (1998) #31" </w:delInstrText>
          </w:r>
          <w:r w:rsidR="00391FE7" w:rsidRPr="00391FE7" w:rsidDel="002B0B32">
            <w:fldChar w:fldCharType="separate"/>
          </w:r>
          <w:r w:rsidR="006E04D8" w:rsidDel="002B0B32">
            <w:rPr>
              <w:rFonts w:ascii="Times New Roman" w:hAnsi="Times New Roman" w:cs="Times New Roman"/>
              <w:noProof/>
              <w:sz w:val="24"/>
              <w:szCs w:val="24"/>
              <w:vertAlign w:val="superscript"/>
            </w:rPr>
            <w:delText>21</w:delText>
          </w:r>
          <w:r w:rsidR="00391FE7" w:rsidDel="002B0B32">
            <w:rPr>
              <w:rFonts w:ascii="Times New Roman" w:hAnsi="Times New Roman" w:cs="Times New Roman"/>
              <w:noProof/>
              <w:sz w:val="24"/>
              <w:szCs w:val="24"/>
              <w:vertAlign w:val="superscript"/>
            </w:rPr>
            <w:fldChar w:fldCharType="end"/>
          </w:r>
          <w:r w:rsidR="00ED0C0F" w:rsidDel="002B0B32">
            <w:rPr>
              <w:rFonts w:ascii="Times New Roman" w:hAnsi="Times New Roman" w:cs="Times New Roman"/>
              <w:noProof/>
              <w:sz w:val="24"/>
              <w:szCs w:val="24"/>
              <w:vertAlign w:val="superscript"/>
            </w:rPr>
            <w:delText>)</w:delText>
          </w:r>
          <w:r w:rsidR="00391FE7" w:rsidRPr="00714FF5" w:rsidDel="002B0B32">
            <w:rPr>
              <w:rFonts w:ascii="Times New Roman" w:hAnsi="Times New Roman" w:cs="Times New Roman"/>
              <w:sz w:val="24"/>
              <w:szCs w:val="24"/>
              <w:vertAlign w:val="superscript"/>
            </w:rPr>
            <w:fldChar w:fldCharType="end"/>
          </w:r>
          <w:r w:rsidR="00C864C2" w:rsidRPr="00027A03" w:rsidDel="002B0B32">
            <w:rPr>
              <w:rFonts w:ascii="Times New Roman" w:hAnsi="Times New Roman" w:cs="Times New Roman"/>
              <w:sz w:val="24"/>
              <w:szCs w:val="24"/>
            </w:rPr>
            <w:delText xml:space="preserve"> </w:delText>
          </w:r>
          <w:r w:rsidR="00C864C2" w:rsidDel="002B0B32">
            <w:rPr>
              <w:rFonts w:ascii="Times New Roman" w:hAnsi="Times New Roman" w:cs="Times New Roman"/>
              <w:sz w:val="24"/>
              <w:szCs w:val="24"/>
            </w:rPr>
            <w:delText>For example, farmers may deliberately not irrigate if</w:delText>
          </w:r>
          <w:r w:rsidR="00C864C2" w:rsidRPr="00027A03" w:rsidDel="002B0B32">
            <w:rPr>
              <w:rFonts w:ascii="Times New Roman" w:hAnsi="Times New Roman" w:cs="Times New Roman"/>
              <w:sz w:val="24"/>
              <w:szCs w:val="24"/>
            </w:rPr>
            <w:delText xml:space="preserve"> local water </w:delText>
          </w:r>
          <w:r w:rsidR="00C864C2" w:rsidDel="002B0B32">
            <w:rPr>
              <w:rFonts w:ascii="Times New Roman" w:hAnsi="Times New Roman" w:cs="Times New Roman"/>
              <w:sz w:val="24"/>
              <w:szCs w:val="24"/>
            </w:rPr>
            <w:delText>resources are restricted (</w:delText>
          </w:r>
          <w:r w:rsidR="00742ACE" w:rsidDel="002B0B32">
            <w:rPr>
              <w:rFonts w:ascii="Times New Roman" w:hAnsi="Times New Roman" w:cs="Times New Roman"/>
              <w:sz w:val="24"/>
              <w:szCs w:val="24"/>
            </w:rPr>
            <w:delText xml:space="preserve">e.g., by </w:delText>
          </w:r>
          <w:r w:rsidR="00C864C2" w:rsidDel="002B0B32">
            <w:rPr>
              <w:rFonts w:ascii="Times New Roman" w:hAnsi="Times New Roman" w:cs="Times New Roman"/>
              <w:sz w:val="24"/>
              <w:szCs w:val="24"/>
            </w:rPr>
            <w:delText>physical</w:delText>
          </w:r>
          <w:r w:rsidR="00E34A32" w:rsidDel="002B0B32">
            <w:rPr>
              <w:rFonts w:ascii="Times New Roman" w:hAnsi="Times New Roman" w:cs="Times New Roman"/>
              <w:sz w:val="24"/>
              <w:szCs w:val="24"/>
            </w:rPr>
            <w:delText xml:space="preserve"> </w:delText>
          </w:r>
          <w:r w:rsidR="00742ACE" w:rsidDel="002B0B32">
            <w:rPr>
              <w:rFonts w:ascii="Times New Roman" w:hAnsi="Times New Roman" w:cs="Times New Roman"/>
              <w:sz w:val="24"/>
              <w:szCs w:val="24"/>
            </w:rPr>
            <w:delText xml:space="preserve">availability, lack of irrigation </w:delText>
          </w:r>
          <w:r w:rsidR="00E34A32" w:rsidDel="002B0B32">
            <w:rPr>
              <w:rFonts w:ascii="Times New Roman" w:hAnsi="Times New Roman" w:cs="Times New Roman"/>
              <w:sz w:val="24"/>
              <w:szCs w:val="24"/>
            </w:rPr>
            <w:delText>infrastructure</w:delText>
          </w:r>
          <w:r w:rsidR="00742ACE"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or by public policy) or </w:delText>
          </w:r>
          <w:r w:rsidR="00DC50DE" w:rsidDel="002B0B32">
            <w:rPr>
              <w:rFonts w:ascii="Times New Roman" w:hAnsi="Times New Roman" w:cs="Times New Roman"/>
              <w:sz w:val="24"/>
              <w:szCs w:val="24"/>
            </w:rPr>
            <w:delText xml:space="preserve">market conditions are such that </w:delText>
          </w:r>
          <w:r w:rsidR="00C864C2" w:rsidDel="002B0B32">
            <w:rPr>
              <w:rFonts w:ascii="Times New Roman" w:hAnsi="Times New Roman" w:cs="Times New Roman"/>
              <w:sz w:val="24"/>
              <w:szCs w:val="24"/>
            </w:rPr>
            <w:delText xml:space="preserve">irrigation </w:delText>
          </w:r>
          <w:r w:rsidR="00DC50DE" w:rsidDel="002B0B32">
            <w:rPr>
              <w:rFonts w:ascii="Times New Roman" w:hAnsi="Times New Roman" w:cs="Times New Roman"/>
              <w:sz w:val="24"/>
              <w:szCs w:val="24"/>
            </w:rPr>
            <w:delText xml:space="preserve">is not </w:delText>
          </w:r>
          <w:r w:rsidR="00C864C2" w:rsidDel="002B0B32">
            <w:rPr>
              <w:rFonts w:ascii="Times New Roman" w:hAnsi="Times New Roman" w:cs="Times New Roman"/>
              <w:sz w:val="24"/>
              <w:szCs w:val="24"/>
            </w:rPr>
            <w:delText>cost-effective</w:delText>
          </w:r>
          <w:r w:rsidR="00C864C2" w:rsidRPr="00027A03"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r w:rsidR="000A1E3C" w:rsidDel="002B0B32">
            <w:rPr>
              <w:rFonts w:ascii="Times New Roman" w:hAnsi="Times New Roman" w:cs="Times New Roman"/>
              <w:sz w:val="24"/>
              <w:szCs w:val="24"/>
            </w:rPr>
            <w:delText>Water consumption and its effects have been measured differently across studies</w:delText>
          </w:r>
          <w:r w:rsidR="0086633C" w:rsidDel="002B0B32">
            <w:rPr>
              <w:rFonts w:ascii="Times New Roman" w:hAnsi="Times New Roman" w:cs="Times New Roman"/>
              <w:sz w:val="24"/>
              <w:szCs w:val="24"/>
            </w:rPr>
            <w:delText>.</w:delText>
          </w:r>
          <w:r w:rsidR="00391FE7" w:rsidRPr="007544CD" w:rsidDel="002B0B32">
            <w:rPr>
              <w:rFonts w:ascii="Times New Roman" w:hAnsi="Times New Roman" w:cs="Times New Roman"/>
              <w:sz w:val="24"/>
              <w:szCs w:val="24"/>
              <w:vertAlign w:val="superscript"/>
            </w:rPr>
            <w:fldChar w:fldCharType="begin"/>
          </w:r>
          <w:r w:rsidR="00917C34" w:rsidDel="002B0B32">
            <w:rPr>
              <w:rFonts w:ascii="Times New Roman" w:hAnsi="Times New Roman" w:cs="Times New Roman"/>
              <w:sz w:val="24"/>
              <w:szCs w:val="24"/>
              <w:vertAlign w:val="superscript"/>
            </w:rPr>
            <w:delInstrText xml:space="preserve"> ADDIN EN.CITE &lt;EndNote&gt;&lt;Cite&gt;&lt;Author&gt;Yeh&lt;/Author&gt;&lt;Year&gt;(2011)&lt;/Year&gt;&lt;RecNum&gt;73&lt;/RecNum&gt;&lt;DisplayText&gt;(18)&lt;/DisplayText&gt;&lt;record&gt;&lt;rec-number&gt;73&lt;/rec-number&gt;&lt;foreign-keys&gt;&lt;key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delInstrText>
          </w:r>
          <w:r w:rsidR="00391FE7" w:rsidRPr="007544CD" w:rsidDel="002B0B32">
            <w:rPr>
              <w:rFonts w:ascii="Times New Roman" w:hAnsi="Times New Roman" w:cs="Times New Roman"/>
              <w:sz w:val="24"/>
              <w:szCs w:val="24"/>
              <w:vertAlign w:val="superscript"/>
            </w:rPr>
            <w:fldChar w:fldCharType="separate"/>
          </w:r>
          <w:r w:rsidR="000A1E3C" w:rsidDel="002B0B32">
            <w:rPr>
              <w:rFonts w:ascii="Times New Roman" w:hAnsi="Times New Roman" w:cs="Times New Roman"/>
              <w:noProof/>
              <w:sz w:val="24"/>
              <w:szCs w:val="24"/>
              <w:vertAlign w:val="superscript"/>
            </w:rPr>
            <w:delText>(</w:delText>
          </w:r>
          <w:r w:rsidR="00391FE7" w:rsidRPr="00391FE7" w:rsidDel="002B0B32">
            <w:fldChar w:fldCharType="begin"/>
          </w:r>
          <w:r w:rsidR="00993461" w:rsidDel="002B0B32">
            <w:delInstrText xml:space="preserve"> HYPERLINK \l "_ENREF_18" \o "Yeh, (2011) #73" </w:delInstrText>
          </w:r>
          <w:r w:rsidR="00391FE7" w:rsidRPr="00391FE7" w:rsidDel="002B0B32">
            <w:fldChar w:fldCharType="separate"/>
          </w:r>
          <w:r w:rsidR="006E04D8" w:rsidDel="002B0B32">
            <w:rPr>
              <w:rFonts w:ascii="Times New Roman" w:hAnsi="Times New Roman" w:cs="Times New Roman"/>
              <w:noProof/>
              <w:sz w:val="24"/>
              <w:szCs w:val="24"/>
              <w:vertAlign w:val="superscript"/>
            </w:rPr>
            <w:delText>18</w:delText>
          </w:r>
          <w:r w:rsidR="00391FE7" w:rsidDel="002B0B32">
            <w:rPr>
              <w:rFonts w:ascii="Times New Roman" w:hAnsi="Times New Roman" w:cs="Times New Roman"/>
              <w:noProof/>
              <w:sz w:val="24"/>
              <w:szCs w:val="24"/>
              <w:vertAlign w:val="superscript"/>
            </w:rPr>
            <w:fldChar w:fldCharType="end"/>
          </w:r>
          <w:r w:rsidR="000A1E3C" w:rsidDel="002B0B32">
            <w:rPr>
              <w:rFonts w:ascii="Times New Roman" w:hAnsi="Times New Roman" w:cs="Times New Roman"/>
              <w:noProof/>
              <w:sz w:val="24"/>
              <w:szCs w:val="24"/>
              <w:vertAlign w:val="superscript"/>
            </w:rPr>
            <w:delText>)</w:delText>
          </w:r>
          <w:r w:rsidR="00391FE7" w:rsidRPr="007544CD" w:rsidDel="002B0B32">
            <w:rPr>
              <w:rFonts w:ascii="Times New Roman" w:hAnsi="Times New Roman" w:cs="Times New Roman"/>
              <w:sz w:val="24"/>
              <w:szCs w:val="24"/>
              <w:vertAlign w:val="superscript"/>
            </w:rPr>
            <w:fldChar w:fldCharType="end"/>
          </w:r>
          <w:r w:rsidR="00C727B8" w:rsidDel="002B0B32">
            <w:rPr>
              <w:rFonts w:ascii="Times New Roman" w:hAnsi="Times New Roman" w:cs="Times New Roman"/>
              <w:sz w:val="24"/>
              <w:szCs w:val="24"/>
            </w:rPr>
            <w:delText xml:space="preserve"> L</w:delText>
          </w:r>
          <w:r w:rsidR="00C864C2" w:rsidDel="002B0B32">
            <w:rPr>
              <w:rFonts w:ascii="Times New Roman" w:hAnsi="Times New Roman" w:cs="Times New Roman"/>
              <w:sz w:val="24"/>
              <w:szCs w:val="24"/>
            </w:rPr>
            <w:delText xml:space="preserve">iterature </w:delText>
          </w:r>
          <w:r w:rsidR="0086633C" w:rsidDel="002B0B32">
            <w:rPr>
              <w:rFonts w:ascii="Times New Roman" w:hAnsi="Times New Roman" w:cs="Times New Roman"/>
              <w:sz w:val="24"/>
              <w:szCs w:val="24"/>
            </w:rPr>
            <w:delText xml:space="preserve">focused </w:delText>
          </w:r>
          <w:r w:rsidR="00C864C2" w:rsidDel="002B0B32">
            <w:rPr>
              <w:rFonts w:ascii="Times New Roman" w:hAnsi="Times New Roman" w:cs="Times New Roman"/>
              <w:sz w:val="24"/>
              <w:szCs w:val="24"/>
            </w:rPr>
            <w:delText>on total water consumption</w:delText>
          </w:r>
          <w:r w:rsidR="00C727B8" w:rsidDel="002B0B32">
            <w:rPr>
              <w:rFonts w:ascii="Times New Roman" w:hAnsi="Times New Roman" w:cs="Times New Roman"/>
              <w:sz w:val="24"/>
              <w:szCs w:val="24"/>
            </w:rPr>
            <w:delText xml:space="preserve"> </w:delText>
          </w:r>
          <w:r w:rsidR="00E34A32" w:rsidDel="002B0B32">
            <w:rPr>
              <w:rFonts w:ascii="Times New Roman" w:hAnsi="Times New Roman" w:cs="Times New Roman"/>
              <w:sz w:val="24"/>
              <w:szCs w:val="24"/>
            </w:rPr>
            <w:delText xml:space="preserve">is </w:delText>
          </w:r>
          <w:r w:rsidR="00C57AEE" w:rsidDel="002B0B32">
            <w:rPr>
              <w:rFonts w:ascii="Times New Roman" w:hAnsi="Times New Roman" w:cs="Times New Roman"/>
              <w:sz w:val="24"/>
              <w:szCs w:val="24"/>
            </w:rPr>
            <w:delText>mostly based on evaluating</w:delText>
          </w:r>
          <w:r w:rsidR="00E34A32" w:rsidDel="002B0B32">
            <w:rPr>
              <w:rFonts w:ascii="Times New Roman" w:hAnsi="Times New Roman" w:cs="Times New Roman"/>
              <w:sz w:val="24"/>
              <w:szCs w:val="24"/>
            </w:rPr>
            <w:delText xml:space="preserve"> self-reported</w:delText>
          </w:r>
          <w:r w:rsidR="00C864C2"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 xml:space="preserve">blue </w:delText>
          </w:r>
          <w:r w:rsidR="00C864C2" w:rsidDel="002B0B32">
            <w:rPr>
              <w:rFonts w:ascii="Times New Roman" w:hAnsi="Times New Roman" w:cs="Times New Roman"/>
              <w:sz w:val="24"/>
              <w:szCs w:val="24"/>
            </w:rPr>
            <w:delText xml:space="preserve">water </w:delText>
          </w:r>
          <w:r w:rsidR="00C57AEE" w:rsidDel="002B0B32">
            <w:rPr>
              <w:rFonts w:ascii="Times New Roman" w:hAnsi="Times New Roman" w:cs="Times New Roman"/>
              <w:sz w:val="24"/>
              <w:szCs w:val="24"/>
            </w:rPr>
            <w:delText>use</w:delText>
          </w:r>
          <w:r w:rsidR="00E34A32"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combined with</w:delText>
          </w:r>
          <w:r w:rsidR="0086633C"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green water use estimates.</w:delText>
          </w:r>
        </w:del>
      </w:moveFrom>
    </w:p>
    <w:p w:rsidR="00235820" w:rsidRDefault="00953E43">
      <w:pPr>
        <w:spacing w:line="480" w:lineRule="auto"/>
        <w:ind w:firstLine="720"/>
        <w:rPr>
          <w:del w:id="305" w:author="ewarner" w:date="2014-07-15T12:13:00Z"/>
          <w:rFonts w:ascii="Times New Roman" w:hAnsi="Times New Roman" w:cs="Times New Roman"/>
          <w:i/>
          <w:sz w:val="24"/>
          <w:szCs w:val="24"/>
        </w:rPr>
        <w:pPrChange w:id="306" w:author="ewarner" w:date="2014-07-15T12:15:00Z">
          <w:pPr>
            <w:spacing w:line="480" w:lineRule="auto"/>
          </w:pPr>
        </w:pPrChange>
      </w:pPr>
      <w:moveFromRangeStart w:id="307" w:author="ewarner" w:date="2014-07-15T11:13:00Z" w:name="move393186120"/>
      <w:moveFromRangeEnd w:id="302"/>
      <w:moveFrom w:id="308" w:author="ewarner" w:date="2014-07-15T11:13:00Z">
        <w:del w:id="309" w:author="ewarner" w:date="2014-07-15T12:13:00Z">
          <w:r w:rsidRPr="00096D65" w:rsidDel="002B0B32">
            <w:rPr>
              <w:rFonts w:ascii="Times New Roman" w:hAnsi="Times New Roman" w:cs="Times New Roman"/>
              <w:i/>
              <w:sz w:val="24"/>
              <w:szCs w:val="24"/>
            </w:rPr>
            <w:delText>1</w:delText>
          </w:r>
          <w:r w:rsidR="00C864C2" w:rsidRPr="00096D65" w:rsidDel="002B0B32">
            <w:rPr>
              <w:rFonts w:ascii="Times New Roman" w:hAnsi="Times New Roman" w:cs="Times New Roman"/>
              <w:i/>
              <w:sz w:val="24"/>
              <w:szCs w:val="24"/>
            </w:rPr>
            <w:delText>.</w:delText>
          </w:r>
          <w:r w:rsidR="00C22598" w:rsidDel="002B0B32">
            <w:rPr>
              <w:rFonts w:ascii="Times New Roman" w:hAnsi="Times New Roman" w:cs="Times New Roman"/>
              <w:i/>
              <w:sz w:val="24"/>
              <w:szCs w:val="24"/>
            </w:rPr>
            <w:delText>3</w:delText>
          </w:r>
          <w:r w:rsidR="00C864C2" w:rsidRPr="00096D65" w:rsidDel="002B0B32">
            <w:rPr>
              <w:rFonts w:ascii="Times New Roman" w:hAnsi="Times New Roman" w:cs="Times New Roman"/>
              <w:i/>
              <w:sz w:val="24"/>
              <w:szCs w:val="24"/>
            </w:rPr>
            <w:delText xml:space="preserve">. Existing Water Footprinting </w:delText>
          </w:r>
          <w:r w:rsidRPr="00096D65" w:rsidDel="002B0B32">
            <w:rPr>
              <w:rFonts w:ascii="Times New Roman" w:hAnsi="Times New Roman" w:cs="Times New Roman"/>
              <w:i/>
              <w:sz w:val="24"/>
              <w:szCs w:val="24"/>
            </w:rPr>
            <w:delText>Studies</w:delText>
          </w:r>
        </w:del>
      </w:moveFrom>
    </w:p>
    <w:p w:rsidR="00DC50DE" w:rsidDel="002B0B32" w:rsidRDefault="0086633C">
      <w:pPr>
        <w:spacing w:line="480" w:lineRule="auto"/>
        <w:ind w:firstLine="720"/>
        <w:rPr>
          <w:del w:id="310" w:author="ewarner" w:date="2014-07-15T12:13:00Z"/>
          <w:rFonts w:ascii="Times New Roman" w:hAnsi="Times New Roman" w:cs="Times New Roman"/>
          <w:sz w:val="24"/>
          <w:szCs w:val="24"/>
        </w:rPr>
      </w:pPr>
      <w:moveFrom w:id="311" w:author="ewarner" w:date="2014-07-15T11:13:00Z">
        <w:del w:id="312" w:author="ewarner" w:date="2014-07-15T12:13:00Z">
          <w:r w:rsidDel="002B0B32">
            <w:rPr>
              <w:rFonts w:ascii="Times New Roman" w:hAnsi="Times New Roman" w:cs="Times New Roman"/>
              <w:sz w:val="24"/>
              <w:szCs w:val="24"/>
            </w:rPr>
            <w:lastRenderedPageBreak/>
            <w:delText xml:space="preserve">Production of crop-based </w:delText>
          </w:r>
          <w:r w:rsidR="00847FCB" w:rsidRPr="00EA27BE" w:rsidDel="002B0B32">
            <w:rPr>
              <w:rFonts w:ascii="Times New Roman" w:hAnsi="Times New Roman" w:cs="Times New Roman"/>
              <w:sz w:val="24"/>
              <w:szCs w:val="24"/>
            </w:rPr>
            <w:delText xml:space="preserve"> </w:delText>
          </w:r>
          <w:r w:rsidR="00694AE6" w:rsidDel="002B0B32">
            <w:rPr>
              <w:rFonts w:ascii="Times New Roman" w:hAnsi="Times New Roman" w:cs="Times New Roman"/>
              <w:sz w:val="24"/>
              <w:szCs w:val="24"/>
            </w:rPr>
            <w:delText xml:space="preserve">transportation fuel </w:delText>
          </w:r>
          <w:r w:rsidR="00DC50DE" w:rsidDel="002B0B32">
            <w:rPr>
              <w:rFonts w:ascii="Times New Roman" w:hAnsi="Times New Roman" w:cs="Times New Roman"/>
              <w:sz w:val="24"/>
              <w:szCs w:val="24"/>
            </w:rPr>
            <w:delText>has been reported to consume</w:delText>
          </w:r>
          <w:r w:rsidR="00847FCB" w:rsidRPr="00EA27BE" w:rsidDel="002B0B32">
            <w:rPr>
              <w:rFonts w:ascii="Times New Roman" w:hAnsi="Times New Roman" w:cs="Times New Roman"/>
              <w:sz w:val="24"/>
              <w:szCs w:val="24"/>
            </w:rPr>
            <w:delText xml:space="preserve"> more water than </w:delText>
          </w:r>
          <w:r w:rsidR="00DC50DE" w:rsidDel="002B0B32">
            <w:rPr>
              <w:rFonts w:ascii="Times New Roman" w:hAnsi="Times New Roman" w:cs="Times New Roman"/>
              <w:sz w:val="24"/>
              <w:szCs w:val="24"/>
            </w:rPr>
            <w:delText>fossil energy</w:delText>
          </w:r>
          <w:r w:rsidR="00DC50DE" w:rsidRPr="00EA27BE" w:rsidDel="002B0B32">
            <w:rPr>
              <w:rFonts w:ascii="Times New Roman" w:hAnsi="Times New Roman" w:cs="Times New Roman"/>
              <w:sz w:val="24"/>
              <w:szCs w:val="24"/>
            </w:rPr>
            <w:delText xml:space="preserve"> </w:delText>
          </w:r>
          <w:r w:rsidR="00847FCB" w:rsidRPr="00EA27BE" w:rsidDel="002B0B32">
            <w:rPr>
              <w:rFonts w:ascii="Times New Roman" w:hAnsi="Times New Roman" w:cs="Times New Roman"/>
              <w:sz w:val="24"/>
              <w:szCs w:val="24"/>
            </w:rPr>
            <w:delText>production</w:delText>
          </w:r>
          <w:r w:rsidR="00694AE6" w:rsidDel="002B0B32">
            <w:rPr>
              <w:rFonts w:ascii="Times New Roman" w:hAnsi="Times New Roman" w:cs="Times New Roman"/>
              <w:sz w:val="24"/>
              <w:szCs w:val="24"/>
            </w:rPr>
            <w:delText xml:space="preserve"> per unit of fuel produced</w:delText>
          </w:r>
          <w:r w:rsidR="00847FCB" w:rsidRPr="00EA27BE" w:rsidDel="002B0B32">
            <w:rPr>
              <w:rFonts w:ascii="Times New Roman" w:hAnsi="Times New Roman" w:cs="Times New Roman"/>
              <w:sz w:val="24"/>
              <w:szCs w:val="24"/>
            </w:rPr>
            <w:delText>.</w:delText>
          </w:r>
          <w:r w:rsidR="00391FE7" w:rsidRPr="002D6718"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&lt;EndNote&gt;&lt;Cite&gt;&lt;Author&gt;Wu&lt;/Author&gt;&lt;Year&gt;(2009)&lt;/Year&gt;&lt;RecNum&gt;15&lt;/RecNum&gt;&lt;DisplayText&gt;(15, 16)&lt;/DisplayText&gt;&lt;record&gt;&lt;rec-number&gt;15&lt;/rec-number&gt;&lt;foreign-keys&gt;&lt;key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r w:rsidR="00391FE7" w:rsidRPr="002D6718"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391FE7"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"_ENREF_15" \o "Wu, (2009) #15" </w:delInstrText>
          </w:r>
          <w:r w:rsidR="00391FE7"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15</w:delText>
          </w:r>
          <w:r w:rsidR="00391FE7"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391FE7"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"_ENREF_16" \o "Fingerman, (2010) #12" </w:delInstrText>
          </w:r>
          <w:r w:rsidR="00391FE7"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16</w:delText>
          </w:r>
          <w:r w:rsidR="00391FE7"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391FE7" w:rsidRPr="002D6718" w:rsidDel="002B0B32">
            <w:rPr>
              <w:rFonts w:ascii="Times New Roman" w:hAnsi="Times New Roman" w:cs="Times New Roman"/>
              <w:sz w:val="24"/>
              <w:szCs w:val="24"/>
              <w:vertAlign w:val="superscript"/>
            </w:rPr>
            <w:fldChar w:fldCharType="end"/>
          </w:r>
          <w:r w:rsidR="00847FCB" w:rsidRPr="00EA27BE" w:rsidDel="002B0B32">
            <w:rPr>
              <w:rFonts w:ascii="Times New Roman" w:hAnsi="Times New Roman" w:cs="Times New Roman"/>
              <w:sz w:val="24"/>
              <w:szCs w:val="24"/>
              <w:vertAlign w:val="superscript"/>
            </w:rPr>
            <w:delText xml:space="preserve"> </w:delText>
          </w:r>
          <w:r w:rsidR="00847FCB" w:rsidRPr="00EA27BE" w:rsidDel="002B0B32">
            <w:rPr>
              <w:rFonts w:ascii="Times New Roman" w:hAnsi="Times New Roman" w:cs="Times New Roman"/>
              <w:sz w:val="24"/>
              <w:szCs w:val="24"/>
            </w:rPr>
            <w:delText>Bioenergy systems consume water all along the supply chain, but the major uses of water occur in the</w:delText>
          </w:r>
          <w:r w:rsidR="00C864C2" w:rsidDel="002B0B32">
            <w:rPr>
              <w:rFonts w:ascii="Times New Roman" w:hAnsi="Times New Roman" w:cs="Times New Roman"/>
              <w:sz w:val="24"/>
              <w:szCs w:val="24"/>
            </w:rPr>
            <w:delText xml:space="preserve"> cultivation of the biomass</w:delText>
          </w:r>
          <w:r w:rsidR="00891B22"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feedstock</w:delText>
          </w:r>
          <w:r w:rsidR="00847FCB" w:rsidDel="002B0B32">
            <w:rPr>
              <w:rFonts w:ascii="Times New Roman" w:hAnsi="Times New Roman" w:cs="Times New Roman"/>
              <w:sz w:val="24"/>
              <w:szCs w:val="24"/>
            </w:rPr>
            <w:delText xml:space="preserve"> and biomass</w:delText>
          </w:r>
          <w:r w:rsidR="00891B22" w:rsidDel="002B0B32">
            <w:rPr>
              <w:rFonts w:ascii="Times New Roman" w:hAnsi="Times New Roman" w:cs="Times New Roman"/>
              <w:sz w:val="24"/>
              <w:szCs w:val="24"/>
            </w:rPr>
            <w:delText>-</w:delText>
          </w:r>
          <w:r w:rsidR="00847FCB" w:rsidDel="002B0B32">
            <w:rPr>
              <w:rFonts w:ascii="Times New Roman" w:hAnsi="Times New Roman" w:cs="Times New Roman"/>
              <w:sz w:val="24"/>
              <w:szCs w:val="24"/>
            </w:rPr>
            <w:delText>conversion</w:delText>
          </w:r>
          <w:r w:rsidR="00891B22" w:rsidDel="002B0B32">
            <w:rPr>
              <w:rFonts w:ascii="Times New Roman" w:hAnsi="Times New Roman" w:cs="Times New Roman"/>
              <w:sz w:val="24"/>
              <w:szCs w:val="24"/>
            </w:rPr>
            <w:delText>-to-fuel</w:delText>
          </w:r>
          <w:r w:rsidR="00847FCB" w:rsidRPr="00E15979" w:rsidDel="002B0B32">
            <w:rPr>
              <w:rFonts w:ascii="Times New Roman" w:hAnsi="Times New Roman" w:cs="Times New Roman"/>
              <w:sz w:val="24"/>
              <w:szCs w:val="24"/>
            </w:rPr>
            <w:delText xml:space="preserve"> phases of </w:delText>
          </w:r>
          <w:r w:rsidR="00847FCB" w:rsidDel="002B0B32">
            <w:rPr>
              <w:rFonts w:ascii="Times New Roman" w:hAnsi="Times New Roman" w:cs="Times New Roman"/>
              <w:sz w:val="24"/>
              <w:szCs w:val="24"/>
            </w:rPr>
            <w:delText>bioenergy production.</w:delText>
          </w:r>
          <w:r w:rsidR="00391FE7" w:rsidRPr="009469AB"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&lt;EndNote&gt;&lt;Cite&gt;&lt;Author&gt;Fingerman&lt;/Author&gt;&lt;Year&gt;(2010)&lt;/Year&gt;&lt;RecNum&gt;12&lt;/RecNum&gt;&lt;DisplayText&gt;(16)&lt;/DisplayText&gt;&lt;record&gt;&lt;rec-number&gt;12&lt;/rec-number&gt;&lt;foreign-keys&gt;&lt;key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r w:rsidR="00391FE7" w:rsidRPr="009469AB"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391FE7"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"_ENREF_16" \o "Fingerman, (2010) #12" </w:delInstrText>
          </w:r>
          <w:r w:rsidR="00391FE7"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16</w:delText>
          </w:r>
          <w:r w:rsidR="00391FE7"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391FE7" w:rsidRPr="009469AB" w:rsidDel="002B0B32">
            <w:rPr>
              <w:rFonts w:ascii="Times New Roman" w:hAnsi="Times New Roman" w:cs="Times New Roman"/>
              <w:sz w:val="24"/>
              <w:szCs w:val="24"/>
              <w:vertAlign w:val="superscript"/>
            </w:rPr>
            <w:fldChar w:fldCharType="end"/>
          </w:r>
          <w:r w:rsidR="00847FCB" w:rsidDel="002B0B32">
            <w:rPr>
              <w:rFonts w:ascii="Times New Roman" w:hAnsi="Times New Roman" w:cs="Times New Roman"/>
              <w:sz w:val="24"/>
              <w:szCs w:val="24"/>
            </w:rPr>
            <w:delText xml:space="preserve"> This study </w:delText>
          </w:r>
          <w:r w:rsidR="00891B22" w:rsidDel="002B0B32">
            <w:rPr>
              <w:rFonts w:ascii="Times New Roman" w:hAnsi="Times New Roman" w:cs="Times New Roman"/>
              <w:sz w:val="24"/>
              <w:szCs w:val="24"/>
            </w:rPr>
            <w:delText xml:space="preserve">focuses </w:delText>
          </w:r>
          <w:r w:rsidR="00C864C2" w:rsidDel="002B0B32">
            <w:rPr>
              <w:rFonts w:ascii="Times New Roman" w:hAnsi="Times New Roman" w:cs="Times New Roman"/>
              <w:sz w:val="24"/>
              <w:szCs w:val="24"/>
            </w:rPr>
            <w:delText>on agricultural biomass production. In feedstock cultivation</w:delText>
          </w:r>
          <w:r w:rsidR="002E6501"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 xml:space="preserve">water is </w:delText>
          </w:r>
          <w:r w:rsidR="00847FCB" w:rsidDel="002B0B32">
            <w:rPr>
              <w:rFonts w:ascii="Times New Roman" w:hAnsi="Times New Roman" w:cs="Times New Roman"/>
              <w:sz w:val="24"/>
              <w:szCs w:val="24"/>
            </w:rPr>
            <w:delText xml:space="preserve">typically </w:delText>
          </w:r>
          <w:r w:rsidR="00847FCB" w:rsidRPr="00382294" w:rsidDel="002B0B32">
            <w:rPr>
              <w:rFonts w:ascii="Times New Roman" w:hAnsi="Times New Roman" w:cs="Times New Roman"/>
              <w:sz w:val="24"/>
              <w:szCs w:val="24"/>
            </w:rPr>
            <w:delText>lost to the atmosphere through evapotranspiration</w:delText>
          </w:r>
          <w:r w:rsidR="00847FCB"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 xml:space="preserve">during the </w:delText>
          </w:r>
          <w:r w:rsidR="00DC50DE" w:rsidDel="002B0B32">
            <w:rPr>
              <w:rFonts w:ascii="Times New Roman" w:hAnsi="Times New Roman" w:cs="Times New Roman"/>
              <w:sz w:val="24"/>
              <w:szCs w:val="24"/>
            </w:rPr>
            <w:delText>growth cycle</w:delText>
          </w:r>
          <w:r w:rsidR="00DC50DE" w:rsidRPr="00382294"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o</w:delText>
          </w:r>
          <w:r w:rsidR="00847FCB" w:rsidDel="002B0B32">
            <w:rPr>
              <w:rFonts w:ascii="Times New Roman" w:hAnsi="Times New Roman" w:cs="Times New Roman"/>
              <w:sz w:val="24"/>
              <w:szCs w:val="24"/>
            </w:rPr>
            <w:delText>f cultivated feedstock</w:delText>
          </w:r>
          <w:r w:rsidR="00847FCB" w:rsidRPr="00382294"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del>
      </w:moveFrom>
    </w:p>
    <w:p w:rsidR="00C727B8" w:rsidDel="002B0B32" w:rsidRDefault="00DC50DE">
      <w:pPr>
        <w:spacing w:line="480" w:lineRule="auto"/>
        <w:ind w:firstLine="720"/>
        <w:rPr>
          <w:del w:id="313" w:author="ewarner" w:date="2014-07-15T12:13:00Z"/>
          <w:rFonts w:ascii="Times New Roman" w:hAnsi="Times New Roman" w:cs="Times New Roman"/>
          <w:sz w:val="24"/>
          <w:szCs w:val="24"/>
        </w:rPr>
      </w:pPr>
      <w:moveFrom w:id="314" w:author="ewarner" w:date="2014-07-15T11:13:00Z">
        <w:del w:id="315" w:author="ewarner" w:date="2014-07-15T12:13:00Z">
          <w:r w:rsidDel="002B0B32">
            <w:rPr>
              <w:rFonts w:ascii="Times New Roman" w:hAnsi="Times New Roman" w:cs="Times New Roman"/>
              <w:sz w:val="24"/>
              <w:szCs w:val="24"/>
            </w:rPr>
            <w:delText>R</w:delText>
          </w:r>
          <w:r w:rsidR="003D427D" w:rsidRPr="00576C06" w:rsidDel="002B0B32">
            <w:rPr>
              <w:rFonts w:ascii="Times New Roman" w:hAnsi="Times New Roman" w:cs="Times New Roman"/>
              <w:sz w:val="24"/>
              <w:szCs w:val="24"/>
            </w:rPr>
            <w:delText xml:space="preserve">ecent studies indicate that considerable improvements can be made in </w:delText>
          </w:r>
          <w:r w:rsidR="00001469" w:rsidRPr="00576C06" w:rsidDel="002B0B32">
            <w:rPr>
              <w:rFonts w:ascii="Times New Roman" w:hAnsi="Times New Roman" w:cs="Times New Roman"/>
              <w:sz w:val="24"/>
              <w:szCs w:val="24"/>
            </w:rPr>
            <w:delText xml:space="preserve">efficiency of </w:delText>
          </w:r>
          <w:r w:rsidR="003D427D" w:rsidRPr="00576C06" w:rsidDel="002B0B32">
            <w:rPr>
              <w:rFonts w:ascii="Times New Roman" w:hAnsi="Times New Roman" w:cs="Times New Roman"/>
              <w:sz w:val="24"/>
              <w:szCs w:val="24"/>
            </w:rPr>
            <w:delText xml:space="preserve">water consumption </w:delText>
          </w:r>
          <w:r w:rsidR="00576C06" w:rsidRPr="00576C06" w:rsidDel="002B0B32">
            <w:rPr>
              <w:rFonts w:ascii="Times New Roman" w:hAnsi="Times New Roman" w:cs="Times New Roman"/>
              <w:sz w:val="24"/>
              <w:szCs w:val="24"/>
            </w:rPr>
            <w:delText>in the production of</w:delText>
          </w:r>
          <w:r w:rsidR="003D427D" w:rsidRPr="00576C06" w:rsidDel="002B0B32">
            <w:rPr>
              <w:rFonts w:ascii="Times New Roman" w:hAnsi="Times New Roman" w:cs="Times New Roman"/>
              <w:sz w:val="24"/>
              <w:szCs w:val="24"/>
            </w:rPr>
            <w:delText xml:space="preserve"> agriculture</w:delText>
          </w:r>
          <w:r w:rsidR="00001469" w:rsidRPr="00576C06" w:rsidDel="002B0B32">
            <w:rPr>
              <w:rFonts w:ascii="Times New Roman" w:hAnsi="Times New Roman" w:cs="Times New Roman"/>
              <w:sz w:val="24"/>
              <w:szCs w:val="24"/>
            </w:rPr>
            <w:delText xml:space="preserve"> and</w:delText>
          </w:r>
          <w:r w:rsidR="00891B22" w:rsidDel="002B0B32">
            <w:rPr>
              <w:rFonts w:ascii="Times New Roman" w:hAnsi="Times New Roman" w:cs="Times New Roman"/>
              <w:sz w:val="24"/>
              <w:szCs w:val="24"/>
            </w:rPr>
            <w:delText>, specifically,</w:delText>
          </w:r>
          <w:r w:rsidR="003D427D" w:rsidRPr="00576C06" w:rsidDel="002B0B32">
            <w:rPr>
              <w:rFonts w:ascii="Times New Roman" w:hAnsi="Times New Roman" w:cs="Times New Roman"/>
              <w:sz w:val="24"/>
              <w:szCs w:val="24"/>
            </w:rPr>
            <w:delText xml:space="preserve"> bioenergy crops.</w:delText>
          </w:r>
          <w:r w:rsidR="00391FE7" w:rsidRPr="00E92B72" w:rsidDel="002B0B3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cj48UmVjTnVtPjM5PC9SZWNOdW0+PERpc3BsYXlUZXh0PigxNSwgMTctMTkpPC9EaXNwbGF5VGV4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R="00993461" w:rsidDel="002B0B32">
            <w:rPr>
              <w:rFonts w:ascii="Times New Roman" w:hAnsi="Times New Roman" w:cs="Times New Roman"/>
              <w:sz w:val="24"/>
              <w:szCs w:val="24"/>
              <w:vertAlign w:val="superscript"/>
            </w:rPr>
            <w:delInstrText xml:space="preserve"> ADDIN EN.CITE </w:delInstrText>
          </w:r>
          <w:r w:rsidR="00391FE7" w:rsidDel="002B0B3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cj48UmVjTnVtPjM5PC9SZWNOdW0+PERpc3BsYXlUZXh0PigxNSwgMTctMTkpPC9EaXNwbGF5VGV4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R="00993461" w:rsidDel="002B0B32">
            <w:rPr>
              <w:rFonts w:ascii="Times New Roman" w:hAnsi="Times New Roman" w:cs="Times New Roman"/>
              <w:sz w:val="24"/>
              <w:szCs w:val="24"/>
              <w:vertAlign w:val="superscript"/>
            </w:rPr>
            <w:delInstrText xml:space="preserve"> ADDIN EN.CITE.DATA </w:delInstrText>
          </w:r>
        </w:del>
      </w:moveFrom>
      <w:del w:id="316" w:author="ewarner" w:date="2014-07-15T11:13:00Z">
        <w:r w:rsidR="00391FE7" w:rsidDel="002B0B32">
          <w:rPr>
            <w:rFonts w:ascii="Times New Roman" w:hAnsi="Times New Roman" w:cs="Times New Roman"/>
            <w:sz w:val="24"/>
            <w:szCs w:val="24"/>
            <w:vertAlign w:val="superscript"/>
          </w:rPr>
        </w:r>
      </w:del>
      <w:moveFrom w:id="317" w:author="ewarner" w:date="2014-07-15T11:13:00Z">
        <w:del w:id="318" w:author="ewarner" w:date="2014-07-15T12:13:00Z">
          <w:r w:rsidR="00391FE7" w:rsidDel="002B0B32">
            <w:rPr>
              <w:rFonts w:ascii="Times New Roman" w:hAnsi="Times New Roman" w:cs="Times New Roman"/>
              <w:sz w:val="24"/>
              <w:szCs w:val="24"/>
              <w:vertAlign w:val="superscript"/>
            </w:rPr>
            <w:fldChar w:fldCharType="end"/>
          </w:r>
        </w:del>
      </w:moveFrom>
      <w:del w:id="319" w:author="ewarner" w:date="2014-07-15T11:13:00Z">
        <w:r w:rsidR="00391FE7" w:rsidRPr="00E92B72" w:rsidDel="002B0B32">
          <w:rPr>
            <w:rFonts w:ascii="Times New Roman" w:hAnsi="Times New Roman" w:cs="Times New Roman"/>
            <w:sz w:val="24"/>
            <w:szCs w:val="24"/>
            <w:vertAlign w:val="superscript"/>
          </w:rPr>
        </w:r>
      </w:del>
      <w:moveFrom w:id="320" w:author="ewarner" w:date="2014-07-15T11:13:00Z">
        <w:del w:id="321" w:author="ewarner" w:date="2014-07-15T12:13:00Z">
          <w:r w:rsidR="00391FE7"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391FE7"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"_ENREF_15" \o "Wu, (2009) #15" </w:delInstrText>
          </w:r>
          <w:r w:rsidR="00391FE7"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15</w:delText>
          </w:r>
          <w:r w:rsidR="00391FE7"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391FE7"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"_ENREF_17" \o "Dornburg, (2008) #39" </w:delInstrText>
          </w:r>
          <w:r w:rsidR="00391FE7"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17-19</w:delText>
          </w:r>
          <w:r w:rsidR="00391FE7"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391FE7" w:rsidRPr="00E92B72" w:rsidDel="002B0B32">
            <w:rPr>
              <w:rFonts w:ascii="Times New Roman" w:hAnsi="Times New Roman" w:cs="Times New Roman"/>
              <w:sz w:val="24"/>
              <w:szCs w:val="24"/>
              <w:vertAlign w:val="superscript"/>
            </w:rPr>
            <w:fldChar w:fldCharType="end"/>
          </w:r>
          <w:r w:rsidR="003D427D" w:rsidRPr="00576C06" w:rsidDel="002B0B32">
            <w:rPr>
              <w:rFonts w:ascii="Times New Roman" w:hAnsi="Times New Roman" w:cs="Times New Roman"/>
              <w:sz w:val="24"/>
              <w:szCs w:val="24"/>
              <w:vertAlign w:val="superscript"/>
            </w:rPr>
            <w:delText xml:space="preserve"> </w:delText>
          </w:r>
          <w:r w:rsidDel="002B0B32">
            <w:rPr>
              <w:rFonts w:ascii="Times New Roman" w:hAnsi="Times New Roman" w:cs="Times New Roman"/>
              <w:sz w:val="24"/>
              <w:szCs w:val="24"/>
              <w:vertAlign w:val="superscript"/>
            </w:rPr>
            <w:delText xml:space="preserve"> </w:delText>
          </w:r>
          <w:r w:rsidR="001C0134" w:rsidDel="002B0B32">
            <w:rPr>
              <w:rFonts w:ascii="Times New Roman" w:hAnsi="Times New Roman" w:cs="Times New Roman"/>
              <w:sz w:val="24"/>
              <w:szCs w:val="24"/>
            </w:rPr>
            <w:delText>For instance</w:delText>
          </w:r>
          <w:r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perennial energy crops</w:delText>
          </w:r>
          <w:r w:rsidR="001B21B5" w:rsidRPr="001B21B5"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 xml:space="preserve">could reduce overall water use if </w:delText>
          </w:r>
          <w:r w:rsidR="001B21B5" w:rsidRPr="001B21B5" w:rsidDel="002B0B32">
            <w:rPr>
              <w:rFonts w:ascii="Times New Roman" w:hAnsi="Times New Roman" w:cs="Times New Roman"/>
              <w:sz w:val="24"/>
              <w:szCs w:val="24"/>
            </w:rPr>
            <w:delText>grown</w:delText>
          </w:r>
          <w:r w:rsidR="001B21B5" w:rsidDel="002B0B32">
            <w:rPr>
              <w:rFonts w:ascii="Times New Roman" w:hAnsi="Times New Roman" w:cs="Times New Roman"/>
              <w:sz w:val="24"/>
              <w:szCs w:val="24"/>
            </w:rPr>
            <w:delText xml:space="preserve"> on extensively managed land</w:delText>
          </w:r>
          <w:r w:rsidR="001C0134" w:rsidDel="002B0B32">
            <w:rPr>
              <w:rFonts w:ascii="Times New Roman" w:hAnsi="Times New Roman" w:cs="Times New Roman"/>
              <w:sz w:val="24"/>
              <w:szCs w:val="24"/>
            </w:rPr>
            <w:delText>,</w:delText>
          </w:r>
          <w:r w:rsidR="001B21B5" w:rsidDel="002B0B32">
            <w:rPr>
              <w:rFonts w:ascii="Times New Roman" w:hAnsi="Times New Roman" w:cs="Times New Roman"/>
              <w:sz w:val="24"/>
              <w:szCs w:val="24"/>
            </w:rPr>
            <w:delText xml:space="preserve"> such as arable fields </w:delText>
          </w:r>
          <w:r w:rsidR="00A82BE6" w:rsidDel="002B0B32">
            <w:rPr>
              <w:rFonts w:ascii="Times New Roman" w:hAnsi="Times New Roman" w:cs="Times New Roman"/>
              <w:sz w:val="24"/>
              <w:szCs w:val="24"/>
            </w:rPr>
            <w:delText>used</w:delText>
          </w:r>
          <w:r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intermittently as</w:delText>
          </w:r>
          <w:r w:rsidR="001B21B5" w:rsidRPr="001B21B5" w:rsidDel="002B0B32">
            <w:rPr>
              <w:rFonts w:ascii="Times New Roman" w:hAnsi="Times New Roman" w:cs="Times New Roman"/>
              <w:sz w:val="24"/>
              <w:szCs w:val="24"/>
            </w:rPr>
            <w:delText xml:space="preserve"> pasture for grazi</w:delText>
          </w:r>
          <w:r w:rsidR="001B21B5" w:rsidDel="002B0B32">
            <w:rPr>
              <w:rFonts w:ascii="Times New Roman" w:hAnsi="Times New Roman" w:cs="Times New Roman"/>
              <w:sz w:val="24"/>
              <w:szCs w:val="24"/>
            </w:rPr>
            <w:delText>ng animals.</w:delText>
          </w:r>
          <w:r w:rsidR="00391FE7" w:rsidRPr="00E92B72"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00391FE7"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391FE7"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"_ENREF_20" \o "Chum, (2011) #67" </w:delInstrText>
          </w:r>
          <w:r w:rsidR="00391FE7"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20</w:delText>
          </w:r>
          <w:r w:rsidR="00391FE7"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391FE7" w:rsidRPr="00E92B72" w:rsidDel="002B0B32">
            <w:rPr>
              <w:rFonts w:ascii="Times New Roman" w:hAnsi="Times New Roman" w:cs="Times New Roman"/>
              <w:sz w:val="24"/>
              <w:szCs w:val="24"/>
              <w:vertAlign w:val="superscript"/>
            </w:rPr>
            <w:fldChar w:fldCharType="end"/>
          </w:r>
          <w:r w:rsidR="003D427D" w:rsidRPr="00576C06" w:rsidDel="002B0B32">
            <w:rPr>
              <w:rFonts w:ascii="Times New Roman" w:hAnsi="Times New Roman" w:cs="Times New Roman"/>
              <w:sz w:val="24"/>
              <w:szCs w:val="24"/>
            </w:rPr>
            <w:delText xml:space="preserve"> </w:delText>
          </w:r>
          <w:r w:rsidDel="002B0B32">
            <w:rPr>
              <w:rFonts w:ascii="Times New Roman" w:hAnsi="Times New Roman" w:cs="Times New Roman"/>
              <w:sz w:val="24"/>
              <w:szCs w:val="24"/>
            </w:rPr>
            <w:delText>Studies have also suggested that p</w:delText>
          </w:r>
          <w:r w:rsidR="00261A6C" w:rsidRPr="00576C06" w:rsidDel="002B0B32">
            <w:rPr>
              <w:rFonts w:ascii="Times New Roman" w:hAnsi="Times New Roman" w:cs="Times New Roman"/>
              <w:sz w:val="24"/>
              <w:szCs w:val="24"/>
            </w:rPr>
            <w:delText xml:space="preserve">erennial crops </w:delText>
          </w:r>
          <w:r w:rsidR="0028097C" w:rsidDel="002B0B32">
            <w:rPr>
              <w:rFonts w:ascii="Times New Roman" w:hAnsi="Times New Roman" w:cs="Times New Roman"/>
              <w:sz w:val="24"/>
              <w:szCs w:val="24"/>
            </w:rPr>
            <w:delText>may</w:delText>
          </w:r>
          <w:r w:rsidR="0028097C" w:rsidRPr="00576C06" w:rsidDel="002B0B32">
            <w:rPr>
              <w:rFonts w:ascii="Times New Roman" w:hAnsi="Times New Roman" w:cs="Times New Roman"/>
              <w:sz w:val="24"/>
              <w:szCs w:val="24"/>
            </w:rPr>
            <w:delText xml:space="preserve"> </w:delText>
          </w:r>
          <w:r w:rsidR="00261A6C" w:rsidRPr="00576C06" w:rsidDel="002B0B32">
            <w:rPr>
              <w:rFonts w:ascii="Times New Roman" w:hAnsi="Times New Roman" w:cs="Times New Roman"/>
              <w:sz w:val="24"/>
              <w:szCs w:val="24"/>
            </w:rPr>
            <w:delText>improve soil water retention and lower soil evaporation</w:delText>
          </w:r>
          <w:r w:rsidR="00742ACE" w:rsidDel="002B0B32">
            <w:rPr>
              <w:rFonts w:ascii="Times New Roman" w:hAnsi="Times New Roman" w:cs="Times New Roman"/>
              <w:sz w:val="24"/>
              <w:szCs w:val="24"/>
            </w:rPr>
            <w:delText xml:space="preserve"> r</w:delText>
          </w:r>
          <w:r w:rsidR="00742ACE" w:rsidRPr="00576C06" w:rsidDel="002B0B32">
            <w:rPr>
              <w:rFonts w:ascii="Times New Roman" w:hAnsi="Times New Roman" w:cs="Times New Roman"/>
              <w:sz w:val="24"/>
              <w:szCs w:val="24"/>
            </w:rPr>
            <w:delText>elative to annual crop</w:delText>
          </w:r>
          <w:r w:rsidR="0028097C" w:rsidDel="002B0B32">
            <w:rPr>
              <w:rFonts w:ascii="Times New Roman" w:hAnsi="Times New Roman" w:cs="Times New Roman"/>
              <w:sz w:val="24"/>
              <w:szCs w:val="24"/>
            </w:rPr>
            <w:delText xml:space="preserve">s, </w:delText>
          </w:r>
          <w:r w:rsidR="00742ACE" w:rsidRPr="00576C06" w:rsidDel="002B0B32">
            <w:rPr>
              <w:rFonts w:ascii="Times New Roman" w:hAnsi="Times New Roman" w:cs="Times New Roman"/>
              <w:sz w:val="24"/>
              <w:szCs w:val="24"/>
            </w:rPr>
            <w:delText xml:space="preserve">depending on location and climate, </w:delText>
          </w:r>
          <w:r w:rsidR="003A159C" w:rsidDel="002B0B32">
            <w:rPr>
              <w:rFonts w:ascii="Times New Roman" w:hAnsi="Times New Roman" w:cs="Times New Roman"/>
              <w:sz w:val="24"/>
              <w:szCs w:val="24"/>
            </w:rPr>
            <w:delText>while redirecting unproductive water evaporation and runoff</w:delText>
          </w:r>
          <w:r w:rsidR="00742ACE" w:rsidDel="002B0B32">
            <w:rPr>
              <w:rFonts w:ascii="Times New Roman" w:hAnsi="Times New Roman" w:cs="Times New Roman"/>
              <w:sz w:val="24"/>
              <w:szCs w:val="24"/>
            </w:rPr>
            <w:delText xml:space="preserve"> </w:delText>
          </w:r>
          <w:r w:rsidR="00261A6C" w:rsidRPr="00576C06" w:rsidDel="002B0B32">
            <w:rPr>
              <w:rFonts w:ascii="Times New Roman" w:hAnsi="Times New Roman" w:cs="Times New Roman"/>
              <w:sz w:val="24"/>
              <w:szCs w:val="24"/>
            </w:rPr>
            <w:delText>.</w:delText>
          </w:r>
          <w:r w:rsidR="00391FE7" w:rsidRPr="000E154D" w:rsidDel="002B0B32">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PjxSZWNOdW0+ODwvUmVjTnVtPjxEaXNwbGF5VGV4dD4oMTksIDIxKTwvRGlzcGxheVRleHQ+PHJl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R="00993461" w:rsidDel="002B0B32">
            <w:rPr>
              <w:rFonts w:ascii="Times New Roman" w:hAnsi="Times New Roman" w:cs="Times New Roman"/>
              <w:sz w:val="24"/>
              <w:szCs w:val="24"/>
              <w:vertAlign w:val="superscript"/>
            </w:rPr>
            <w:delInstrText xml:space="preserve"> ADDIN EN.CITE </w:delInstrText>
          </w:r>
          <w:r w:rsidR="00391FE7" w:rsidDel="002B0B32">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PjxSZWNOdW0+ODwvUmVjTnVtPjxEaXNwbGF5VGV4dD4oMTksIDIxKTwvRGlzcGxheVRleHQ+PHJl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R="00993461" w:rsidDel="002B0B32">
            <w:rPr>
              <w:rFonts w:ascii="Times New Roman" w:hAnsi="Times New Roman" w:cs="Times New Roman"/>
              <w:sz w:val="24"/>
              <w:szCs w:val="24"/>
              <w:vertAlign w:val="superscript"/>
            </w:rPr>
            <w:delInstrText xml:space="preserve"> ADDIN EN.CITE.DATA </w:delInstrText>
          </w:r>
        </w:del>
      </w:moveFrom>
      <w:del w:id="322" w:author="ewarner" w:date="2014-07-15T11:13:00Z">
        <w:r w:rsidR="00391FE7" w:rsidDel="002B0B32">
          <w:rPr>
            <w:rFonts w:ascii="Times New Roman" w:hAnsi="Times New Roman" w:cs="Times New Roman"/>
            <w:sz w:val="24"/>
            <w:szCs w:val="24"/>
            <w:vertAlign w:val="superscript"/>
          </w:rPr>
        </w:r>
      </w:del>
      <w:moveFrom w:id="323" w:author="ewarner" w:date="2014-07-15T11:13:00Z">
        <w:del w:id="324" w:author="ewarner" w:date="2014-07-15T12:13:00Z">
          <w:r w:rsidR="00391FE7" w:rsidDel="002B0B32">
            <w:rPr>
              <w:rFonts w:ascii="Times New Roman" w:hAnsi="Times New Roman" w:cs="Times New Roman"/>
              <w:sz w:val="24"/>
              <w:szCs w:val="24"/>
              <w:vertAlign w:val="superscript"/>
            </w:rPr>
            <w:fldChar w:fldCharType="end"/>
          </w:r>
        </w:del>
      </w:moveFrom>
      <w:del w:id="325" w:author="ewarner" w:date="2014-07-15T11:13:00Z">
        <w:r w:rsidR="00391FE7" w:rsidRPr="000E154D" w:rsidDel="002B0B32">
          <w:rPr>
            <w:rFonts w:ascii="Times New Roman" w:hAnsi="Times New Roman" w:cs="Times New Roman"/>
            <w:sz w:val="24"/>
            <w:szCs w:val="24"/>
            <w:vertAlign w:val="superscript"/>
          </w:rPr>
        </w:r>
      </w:del>
      <w:moveFrom w:id="326" w:author="ewarner" w:date="2014-07-15T11:13:00Z">
        <w:del w:id="327" w:author="ewarner" w:date="2014-07-15T12:13:00Z">
          <w:r w:rsidR="00391FE7" w:rsidRPr="000E154D"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391FE7"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"_ENREF_19" \o "Berndes, (2008) #8" </w:delInstrText>
          </w:r>
          <w:r w:rsidR="00391FE7"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19</w:delText>
          </w:r>
          <w:r w:rsidR="00391FE7"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391FE7"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"_ENREF_21" \o "Berndes, (2008) #42" </w:delInstrText>
          </w:r>
          <w:r w:rsidR="00391FE7"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21</w:delText>
          </w:r>
          <w:r w:rsidR="00391FE7"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391FE7" w:rsidRPr="000E154D" w:rsidDel="002B0B32">
            <w:rPr>
              <w:rFonts w:ascii="Times New Roman" w:hAnsi="Times New Roman" w:cs="Times New Roman"/>
              <w:sz w:val="24"/>
              <w:szCs w:val="24"/>
              <w:vertAlign w:val="superscript"/>
            </w:rPr>
            <w:fldChar w:fldCharType="end"/>
          </w:r>
          <w:r w:rsidR="00576C06" w:rsidRPr="00576C06" w:rsidDel="002B0B32">
            <w:rPr>
              <w:rFonts w:ascii="Times New Roman" w:hAnsi="Times New Roman" w:cs="Times New Roman"/>
              <w:sz w:val="24"/>
              <w:szCs w:val="24"/>
            </w:rPr>
            <w:delText xml:space="preserve"> </w:delText>
          </w:r>
        </w:del>
      </w:moveFrom>
    </w:p>
    <w:p w:rsidR="00FA2B5F" w:rsidDel="00993461" w:rsidRDefault="0028097C">
      <w:pPr>
        <w:spacing w:line="480" w:lineRule="auto"/>
        <w:ind w:firstLine="720"/>
        <w:rPr>
          <w:rFonts w:ascii="Times New Roman" w:hAnsi="Times New Roman" w:cs="Times New Roman"/>
          <w:sz w:val="24"/>
          <w:szCs w:val="24"/>
        </w:rPr>
      </w:pPr>
      <w:moveFrom w:id="328" w:author="ewarner" w:date="2014-07-15T11:13:00Z">
        <w:r w:rsidDel="00993461">
          <w:rPr>
            <w:rFonts w:ascii="Times New Roman" w:hAnsi="Times New Roman" w:cs="Times New Roman"/>
            <w:sz w:val="24"/>
            <w:szCs w:val="24"/>
          </w:rPr>
          <w:t>B</w:t>
        </w:r>
        <w:r w:rsidR="00142CE9" w:rsidRPr="00576C06" w:rsidDel="00993461">
          <w:rPr>
            <w:rFonts w:ascii="Times New Roman" w:hAnsi="Times New Roman" w:cs="Times New Roman"/>
            <w:sz w:val="24"/>
            <w:szCs w:val="24"/>
          </w:rPr>
          <w:t>ioenergy systems</w:t>
        </w:r>
        <w:r w:rsidR="00001469" w:rsidRPr="008D7260" w:rsidDel="00993461">
          <w:rPr>
            <w:rFonts w:ascii="Times New Roman" w:hAnsi="Times New Roman" w:cs="Times New Roman"/>
            <w:sz w:val="24"/>
            <w:szCs w:val="24"/>
          </w:rPr>
          <w:t xml:space="preserve"> can use a range of agricultural</w:t>
        </w:r>
        <w:r w:rsidR="00142CE9" w:rsidRPr="008D7260" w:rsidDel="00993461">
          <w:rPr>
            <w:rFonts w:ascii="Times New Roman" w:hAnsi="Times New Roman" w:cs="Times New Roman"/>
            <w:sz w:val="24"/>
            <w:szCs w:val="24"/>
          </w:rPr>
          <w:t xml:space="preserve">, industry, and forestry </w:t>
        </w:r>
        <w:r w:rsidR="00001469" w:rsidRPr="008D7260" w:rsidDel="00993461">
          <w:rPr>
            <w:rFonts w:ascii="Times New Roman" w:hAnsi="Times New Roman" w:cs="Times New Roman"/>
            <w:sz w:val="24"/>
            <w:szCs w:val="24"/>
          </w:rPr>
          <w:t xml:space="preserve">related </w:t>
        </w:r>
        <w:r w:rsidR="00142CE9" w:rsidRPr="008D7260" w:rsidDel="00993461">
          <w:rPr>
            <w:rFonts w:ascii="Times New Roman" w:hAnsi="Times New Roman" w:cs="Times New Roman"/>
            <w:sz w:val="24"/>
            <w:szCs w:val="24"/>
          </w:rPr>
          <w:t xml:space="preserve">wastes </w:t>
        </w:r>
        <w:r w:rsidR="00576C06" w:rsidRPr="008D7260" w:rsidDel="00993461">
          <w:rPr>
            <w:rFonts w:ascii="Times New Roman" w:hAnsi="Times New Roman" w:cs="Times New Roman"/>
            <w:sz w:val="24"/>
            <w:szCs w:val="24"/>
          </w:rPr>
          <w:t xml:space="preserve">and </w:t>
        </w:r>
        <w:r w:rsidR="00001469" w:rsidRPr="008D7260" w:rsidDel="00993461">
          <w:rPr>
            <w:rFonts w:ascii="Times New Roman" w:hAnsi="Times New Roman" w:cs="Times New Roman"/>
            <w:sz w:val="24"/>
            <w:szCs w:val="24"/>
          </w:rPr>
          <w:t>residues</w:t>
        </w:r>
        <w:r w:rsidR="00A82BE6" w:rsidDel="00993461">
          <w:rPr>
            <w:rFonts w:ascii="Times New Roman" w:hAnsi="Times New Roman" w:cs="Times New Roman"/>
            <w:sz w:val="24"/>
            <w:szCs w:val="24"/>
          </w:rPr>
          <w:t xml:space="preserve"> that</w:t>
        </w:r>
        <w:r w:rsidR="00001469" w:rsidRPr="008D7260" w:rsidDel="00993461">
          <w:rPr>
            <w:rFonts w:ascii="Times New Roman" w:hAnsi="Times New Roman" w:cs="Times New Roman"/>
            <w:sz w:val="24"/>
            <w:szCs w:val="24"/>
          </w:rPr>
          <w:t xml:space="preserve"> </w:t>
        </w:r>
        <w:r w:rsidR="00576C06" w:rsidRPr="008D7260" w:rsidDel="00993461">
          <w:rPr>
            <w:rFonts w:ascii="Times New Roman" w:hAnsi="Times New Roman" w:cs="Times New Roman"/>
            <w:sz w:val="24"/>
            <w:szCs w:val="24"/>
          </w:rPr>
          <w:t xml:space="preserve">have </w:t>
        </w:r>
        <w:r w:rsidR="00142CE9" w:rsidRPr="008D7260" w:rsidDel="00993461">
          <w:rPr>
            <w:rFonts w:ascii="Times New Roman" w:hAnsi="Times New Roman" w:cs="Times New Roman"/>
            <w:sz w:val="24"/>
            <w:szCs w:val="24"/>
          </w:rPr>
          <w:t xml:space="preserve">little to no direct </w:t>
        </w:r>
        <w:r w:rsidR="00E61BEF" w:rsidDel="00993461">
          <w:rPr>
            <w:rFonts w:ascii="Times New Roman" w:hAnsi="Times New Roman" w:cs="Times New Roman"/>
            <w:sz w:val="24"/>
            <w:szCs w:val="24"/>
          </w:rPr>
          <w:t xml:space="preserve">claims on </w:t>
        </w:r>
        <w:r w:rsidR="00001469" w:rsidRPr="008D7260" w:rsidDel="00993461">
          <w:rPr>
            <w:rFonts w:ascii="Times New Roman" w:hAnsi="Times New Roman" w:cs="Times New Roman"/>
            <w:sz w:val="24"/>
            <w:szCs w:val="24"/>
          </w:rPr>
          <w:t>water</w:t>
        </w:r>
        <w:r w:rsidR="00576C06" w:rsidRPr="008D7260" w:rsidDel="00993461">
          <w:rPr>
            <w:rFonts w:ascii="Times New Roman" w:hAnsi="Times New Roman" w:cs="Times New Roman"/>
            <w:sz w:val="24"/>
            <w:szCs w:val="24"/>
          </w:rPr>
          <w:t xml:space="preserve"> consumption</w:t>
        </w:r>
        <w:r w:rsidR="00E61BEF" w:rsidDel="00993461">
          <w:rPr>
            <w:rFonts w:ascii="Times New Roman" w:hAnsi="Times New Roman" w:cs="Times New Roman"/>
            <w:sz w:val="24"/>
            <w:szCs w:val="24"/>
          </w:rPr>
          <w:t xml:space="preserve"> and are higher</w:t>
        </w:r>
        <w:r w:rsidR="00742ACE" w:rsidDel="00993461">
          <w:rPr>
            <w:rFonts w:ascii="Times New Roman" w:hAnsi="Times New Roman" w:cs="Times New Roman"/>
            <w:sz w:val="24"/>
            <w:szCs w:val="24"/>
          </w:rPr>
          <w:t xml:space="preserve"> yielding feedstocks</w:t>
        </w:r>
        <w:r w:rsidR="00001469" w:rsidRPr="008D7260" w:rsidDel="00993461">
          <w:rPr>
            <w:rFonts w:ascii="Times New Roman" w:hAnsi="Times New Roman" w:cs="Times New Roman"/>
            <w:sz w:val="24"/>
            <w:szCs w:val="24"/>
          </w:rPr>
          <w:t>.</w:t>
        </w:r>
        <w:r w:rsidR="00391FE7" w:rsidRPr="008D7260" w:rsidDel="00993461">
          <w:rPr>
            <w:rFonts w:ascii="Times New Roman" w:hAnsi="Times New Roman" w:cs="Times New Roman"/>
            <w:sz w:val="24"/>
            <w:szCs w:val="24"/>
            <w:vertAlign w:val="superscript"/>
          </w:rPr>
          <w:fldChar w:fldCharType="begin"/>
        </w:r>
        <w:r w:rsidR="00993461" w:rsidDel="00993461">
          <w:rPr>
            <w:rFonts w:ascii="Times New Roman" w:hAnsi="Times New Roman" w:cs="Times New Roman"/>
            <w:sz w:val="24"/>
            <w:szCs w:val="24"/>
            <w:vertAlign w:val="superscript"/>
          </w:rPr>
          <w:instrText xml:space="preserve"> ADDIN EN.CITE &lt;EndNote&gt;&lt;Cite&gt;&lt;Author&gt;Berndes&lt;/Author&gt;&lt;Year&gt;(2008)&lt;/Year&gt;&lt;RecNum&gt;42&lt;/RecNum&gt;&lt;DisplayText&gt;(21)&lt;/DisplayText&gt;&lt;record&gt;&lt;rec-number&gt;42&lt;/rec-number&gt;&lt;foreign-keys&gt;&lt;key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r w:rsidR="00391FE7" w:rsidRPr="008D7260" w:rsidDel="00993461">
          <w:rPr>
            <w:rFonts w:ascii="Times New Roman" w:hAnsi="Times New Roman" w:cs="Times New Roman"/>
            <w:sz w:val="24"/>
            <w:szCs w:val="24"/>
            <w:vertAlign w:val="superscript"/>
          </w:rPr>
          <w:fldChar w:fldCharType="separate"/>
        </w:r>
        <w:r w:rsidR="00993461" w:rsidDel="00993461">
          <w:rPr>
            <w:rFonts w:ascii="Times New Roman" w:hAnsi="Times New Roman" w:cs="Times New Roman"/>
            <w:noProof/>
            <w:sz w:val="24"/>
            <w:szCs w:val="24"/>
            <w:vertAlign w:val="superscript"/>
          </w:rPr>
          <w:t>(</w:t>
        </w:r>
        <w:r w:rsidR="00391FE7" w:rsidDel="00993461">
          <w:rPr>
            <w:rFonts w:ascii="Times New Roman" w:hAnsi="Times New Roman" w:cs="Times New Roman"/>
            <w:noProof/>
            <w:sz w:val="24"/>
            <w:szCs w:val="24"/>
            <w:vertAlign w:val="superscript"/>
          </w:rPr>
          <w:fldChar w:fldCharType="begin"/>
        </w:r>
        <w:r w:rsidR="00993461" w:rsidDel="00993461">
          <w:rPr>
            <w:rFonts w:ascii="Times New Roman" w:hAnsi="Times New Roman" w:cs="Times New Roman"/>
            <w:noProof/>
            <w:sz w:val="24"/>
            <w:szCs w:val="24"/>
            <w:vertAlign w:val="superscript"/>
          </w:rPr>
          <w:instrText xml:space="preserve"> HYPERLINK \l "_ENREF_21" \o "Berndes, (2008) #42" </w:instrText>
        </w:r>
        <w:r w:rsidR="00391FE7" w:rsidDel="00993461">
          <w:rPr>
            <w:rFonts w:ascii="Times New Roman" w:hAnsi="Times New Roman" w:cs="Times New Roman"/>
            <w:noProof/>
            <w:sz w:val="24"/>
            <w:szCs w:val="24"/>
            <w:vertAlign w:val="superscript"/>
          </w:rPr>
          <w:fldChar w:fldCharType="separate"/>
        </w:r>
        <w:r w:rsidR="00993461" w:rsidDel="00993461">
          <w:rPr>
            <w:rFonts w:ascii="Times New Roman" w:hAnsi="Times New Roman" w:cs="Times New Roman"/>
            <w:noProof/>
            <w:sz w:val="24"/>
            <w:szCs w:val="24"/>
            <w:vertAlign w:val="superscript"/>
          </w:rPr>
          <w:t>21</w:t>
        </w:r>
        <w:r w:rsidR="00391FE7" w:rsidDel="00993461">
          <w:rPr>
            <w:rFonts w:ascii="Times New Roman" w:hAnsi="Times New Roman" w:cs="Times New Roman"/>
            <w:noProof/>
            <w:sz w:val="24"/>
            <w:szCs w:val="24"/>
            <w:vertAlign w:val="superscript"/>
          </w:rPr>
          <w:fldChar w:fldCharType="end"/>
        </w:r>
        <w:r w:rsidR="00993461" w:rsidDel="00993461">
          <w:rPr>
            <w:rFonts w:ascii="Times New Roman" w:hAnsi="Times New Roman" w:cs="Times New Roman"/>
            <w:noProof/>
            <w:sz w:val="24"/>
            <w:szCs w:val="24"/>
            <w:vertAlign w:val="superscript"/>
          </w:rPr>
          <w:t>)</w:t>
        </w:r>
        <w:r w:rsidR="00391FE7" w:rsidRPr="008D7260" w:rsidDel="00993461">
          <w:rPr>
            <w:rFonts w:ascii="Times New Roman" w:hAnsi="Times New Roman" w:cs="Times New Roman"/>
            <w:sz w:val="24"/>
            <w:szCs w:val="24"/>
            <w:vertAlign w:val="superscript"/>
          </w:rPr>
          <w:fldChar w:fldCharType="end"/>
        </w:r>
        <w:r w:rsidR="00E34A32" w:rsidDel="00993461">
          <w:rPr>
            <w:rFonts w:ascii="Times New Roman" w:hAnsi="Times New Roman" w:cs="Times New Roman"/>
            <w:sz w:val="24"/>
            <w:szCs w:val="24"/>
          </w:rPr>
          <w:t xml:space="preserve"> Removal of wastes and residues may have implications for the hydrological cycle, but </w:t>
        </w:r>
        <w:r w:rsidR="00742ACE" w:rsidDel="00993461">
          <w:rPr>
            <w:rFonts w:ascii="Times New Roman" w:hAnsi="Times New Roman" w:cs="Times New Roman"/>
            <w:sz w:val="24"/>
            <w:szCs w:val="24"/>
          </w:rPr>
          <w:t>their impacts depend on</w:t>
        </w:r>
        <w:r w:rsidR="00E34A32" w:rsidDel="00993461">
          <w:rPr>
            <w:rFonts w:ascii="Times New Roman" w:hAnsi="Times New Roman" w:cs="Times New Roman"/>
            <w:sz w:val="24"/>
            <w:szCs w:val="24"/>
          </w:rPr>
          <w:t xml:space="preserve"> </w:t>
        </w:r>
        <w:r w:rsidR="00F23188" w:rsidDel="00993461">
          <w:rPr>
            <w:rFonts w:ascii="Times New Roman" w:hAnsi="Times New Roman" w:cs="Times New Roman"/>
            <w:sz w:val="24"/>
            <w:szCs w:val="24"/>
          </w:rPr>
          <w:t xml:space="preserve">the </w:t>
        </w:r>
        <w:r w:rsidR="00E34A32" w:rsidDel="00993461">
          <w:rPr>
            <w:rFonts w:ascii="Times New Roman" w:hAnsi="Times New Roman" w:cs="Times New Roman"/>
            <w:sz w:val="24"/>
            <w:szCs w:val="24"/>
          </w:rPr>
          <w:t>pr</w:t>
        </w:r>
        <w:r w:rsidR="00742ACE" w:rsidDel="00993461">
          <w:rPr>
            <w:rFonts w:ascii="Times New Roman" w:hAnsi="Times New Roman" w:cs="Times New Roman"/>
            <w:sz w:val="24"/>
            <w:szCs w:val="24"/>
          </w:rPr>
          <w:t>ior u</w:t>
        </w:r>
        <w:r w:rsidR="00E34A32" w:rsidDel="00993461">
          <w:rPr>
            <w:rFonts w:ascii="Times New Roman" w:hAnsi="Times New Roman" w:cs="Times New Roman"/>
            <w:sz w:val="24"/>
            <w:szCs w:val="24"/>
          </w:rPr>
          <w:t>se</w:t>
        </w:r>
        <w:r w:rsidR="00F23188" w:rsidDel="00993461">
          <w:rPr>
            <w:rFonts w:ascii="Times New Roman" w:hAnsi="Times New Roman" w:cs="Times New Roman"/>
            <w:sz w:val="24"/>
            <w:szCs w:val="24"/>
          </w:rPr>
          <w:t xml:space="preserve"> of the waste or residue (e.g., left in field or sent to land fill)</w:t>
        </w:r>
        <w:r w:rsidR="00E34A32" w:rsidDel="00993461">
          <w:rPr>
            <w:rFonts w:ascii="Times New Roman" w:hAnsi="Times New Roman" w:cs="Times New Roman"/>
            <w:sz w:val="24"/>
            <w:szCs w:val="24"/>
          </w:rPr>
          <w:t>.</w:t>
        </w:r>
        <w:r w:rsidR="00001469" w:rsidRPr="008D7260" w:rsidDel="00993461">
          <w:rPr>
            <w:rFonts w:ascii="Times New Roman" w:hAnsi="Times New Roman" w:cs="Times New Roman"/>
            <w:sz w:val="24"/>
            <w:szCs w:val="24"/>
          </w:rPr>
          <w:t xml:space="preserve"> </w:t>
        </w:r>
        <w:r w:rsidR="00C727B8" w:rsidDel="00993461">
          <w:rPr>
            <w:rFonts w:ascii="Times New Roman" w:hAnsi="Times New Roman" w:cs="Times New Roman"/>
            <w:sz w:val="24"/>
            <w:szCs w:val="24"/>
          </w:rPr>
          <w:t xml:space="preserve">For example, annual cropping systems that leave residues on the ground could provide soil water retention benefits. </w:t>
        </w:r>
        <w:r w:rsidR="00142CE9" w:rsidRPr="00576C06" w:rsidDel="00993461">
          <w:rPr>
            <w:rFonts w:ascii="Times New Roman" w:hAnsi="Times New Roman" w:cs="Times New Roman"/>
            <w:sz w:val="24"/>
            <w:szCs w:val="24"/>
          </w:rPr>
          <w:t>Another opportunity</w:t>
        </w:r>
        <w:r w:rsidR="00576C06" w:rsidRPr="00576C06" w:rsidDel="00993461">
          <w:rPr>
            <w:rFonts w:ascii="Times New Roman" w:hAnsi="Times New Roman" w:cs="Times New Roman"/>
            <w:sz w:val="24"/>
            <w:szCs w:val="24"/>
          </w:rPr>
          <w:t xml:space="preserve"> to improve the efficiency of water consumption is the use</w:t>
        </w:r>
        <w:r w:rsidR="00576C06" w:rsidRPr="008D7260" w:rsidDel="00993461">
          <w:rPr>
            <w:rFonts w:ascii="Times New Roman" w:hAnsi="Times New Roman" w:cs="Times New Roman"/>
            <w:sz w:val="24"/>
            <w:szCs w:val="24"/>
          </w:rPr>
          <w:t xml:space="preserve"> of land types unavailable for typical agricultural production (e.g., </w:t>
        </w:r>
        <w:r w:rsidR="004A5E77" w:rsidDel="00993461">
          <w:rPr>
            <w:rFonts w:ascii="Times New Roman" w:hAnsi="Times New Roman" w:cs="Times New Roman"/>
            <w:sz w:val="24"/>
            <w:szCs w:val="24"/>
          </w:rPr>
          <w:t>unirrigated</w:t>
        </w:r>
        <w:r w:rsidR="001C0134" w:rsidDel="00993461">
          <w:rPr>
            <w:rFonts w:ascii="Times New Roman" w:hAnsi="Times New Roman" w:cs="Times New Roman"/>
            <w:sz w:val="24"/>
            <w:szCs w:val="24"/>
          </w:rPr>
          <w:t>,</w:t>
        </w:r>
        <w:r w:rsidR="004A5E77" w:rsidDel="00993461">
          <w:rPr>
            <w:rFonts w:ascii="Times New Roman" w:hAnsi="Times New Roman" w:cs="Times New Roman"/>
            <w:sz w:val="24"/>
            <w:szCs w:val="24"/>
          </w:rPr>
          <w:t xml:space="preserve"> </w:t>
        </w:r>
        <w:r w:rsidR="00576C06" w:rsidRPr="008D7260" w:rsidDel="00993461">
          <w:rPr>
            <w:rFonts w:ascii="Times New Roman" w:hAnsi="Times New Roman" w:cs="Times New Roman"/>
            <w:sz w:val="24"/>
            <w:szCs w:val="24"/>
          </w:rPr>
          <w:t>degraded</w:t>
        </w:r>
        <w:r w:rsidR="001C0134" w:rsidDel="00993461">
          <w:rPr>
            <w:rFonts w:ascii="Times New Roman" w:hAnsi="Times New Roman" w:cs="Times New Roman"/>
            <w:sz w:val="24"/>
            <w:szCs w:val="24"/>
          </w:rPr>
          <w:t>,</w:t>
        </w:r>
        <w:r w:rsidR="00576C06" w:rsidRPr="008D7260" w:rsidDel="00993461">
          <w:rPr>
            <w:rFonts w:ascii="Times New Roman" w:hAnsi="Times New Roman" w:cs="Times New Roman"/>
            <w:sz w:val="24"/>
            <w:szCs w:val="24"/>
          </w:rPr>
          <w:t xml:space="preserve"> or marginal lan</w:t>
        </w:r>
        <w:r w:rsidR="004A5E77" w:rsidDel="00993461">
          <w:rPr>
            <w:rFonts w:ascii="Times New Roman" w:hAnsi="Times New Roman" w:cs="Times New Roman"/>
            <w:sz w:val="24"/>
            <w:szCs w:val="24"/>
          </w:rPr>
          <w:t>d</w:t>
        </w:r>
        <w:r w:rsidR="00576C06" w:rsidRPr="008D7260" w:rsidDel="00993461">
          <w:rPr>
            <w:rFonts w:ascii="Times New Roman" w:hAnsi="Times New Roman" w:cs="Times New Roman"/>
            <w:sz w:val="24"/>
            <w:szCs w:val="24"/>
          </w:rPr>
          <w:t>s)</w:t>
        </w:r>
        <w:r w:rsidR="00F943D2" w:rsidDel="00993461">
          <w:rPr>
            <w:rFonts w:ascii="Times New Roman" w:hAnsi="Times New Roman" w:cs="Times New Roman"/>
            <w:sz w:val="24"/>
            <w:szCs w:val="24"/>
          </w:rPr>
          <w:t xml:space="preserve">. On these lands, </w:t>
        </w:r>
        <w:r w:rsidR="00576C06" w:rsidRPr="008D7260" w:rsidDel="00993461">
          <w:rPr>
            <w:rFonts w:ascii="Times New Roman" w:hAnsi="Times New Roman" w:cs="Times New Roman"/>
            <w:sz w:val="24"/>
            <w:szCs w:val="24"/>
          </w:rPr>
          <w:t>the use of a lignocellulosic crop would improve soil water retention.</w:t>
        </w:r>
        <w:r w:rsidR="00391FE7" w:rsidRPr="008D7260" w:rsidDel="00993461">
          <w:rPr>
            <w:rFonts w:ascii="Times New Roman" w:hAnsi="Times New Roman" w:cs="Times New Roman"/>
            <w:sz w:val="24"/>
            <w:szCs w:val="24"/>
            <w:vertAlign w:val="superscript"/>
          </w:rPr>
          <w:fldChar w:fldCharType="begin"/>
        </w:r>
        <w:r w:rsidR="00993461" w:rsidDel="00993461">
          <w:rPr>
            <w:rFonts w:ascii="Times New Roman" w:hAnsi="Times New Roman" w:cs="Times New Roman"/>
            <w:sz w:val="24"/>
            <w:szCs w:val="24"/>
            <w:vertAlign w:val="superscript"/>
          </w:rPr>
          <w:instrText xml:space="preserve"> ADDIN EN.CITE &lt;EndNote&gt;&lt;Cite&gt;&lt;Author&gt;Berndes&lt;/Author&gt;&lt;Year&gt;(2008)&lt;/Year&gt;&lt;RecNum&gt;42&lt;/RecNum&gt;&lt;DisplayText&gt;(21)&lt;/DisplayText&gt;&lt;record&gt;&lt;rec-number&gt;42&lt;/rec-number&gt;&lt;foreign-keys&gt;&lt;key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r w:rsidR="00391FE7" w:rsidRPr="008D7260" w:rsidDel="00993461">
          <w:rPr>
            <w:rFonts w:ascii="Times New Roman" w:hAnsi="Times New Roman" w:cs="Times New Roman"/>
            <w:sz w:val="24"/>
            <w:szCs w:val="24"/>
            <w:vertAlign w:val="superscript"/>
          </w:rPr>
          <w:fldChar w:fldCharType="separate"/>
        </w:r>
        <w:r w:rsidR="00993461" w:rsidDel="00993461">
          <w:rPr>
            <w:rFonts w:ascii="Times New Roman" w:hAnsi="Times New Roman" w:cs="Times New Roman"/>
            <w:noProof/>
            <w:sz w:val="24"/>
            <w:szCs w:val="24"/>
            <w:vertAlign w:val="superscript"/>
          </w:rPr>
          <w:t>(</w:t>
        </w:r>
        <w:r w:rsidR="00391FE7" w:rsidDel="00993461">
          <w:rPr>
            <w:rFonts w:ascii="Times New Roman" w:hAnsi="Times New Roman" w:cs="Times New Roman"/>
            <w:noProof/>
            <w:sz w:val="24"/>
            <w:szCs w:val="24"/>
            <w:vertAlign w:val="superscript"/>
          </w:rPr>
          <w:fldChar w:fldCharType="begin"/>
        </w:r>
        <w:r w:rsidR="00993461" w:rsidDel="00993461">
          <w:rPr>
            <w:rFonts w:ascii="Times New Roman" w:hAnsi="Times New Roman" w:cs="Times New Roman"/>
            <w:noProof/>
            <w:sz w:val="24"/>
            <w:szCs w:val="24"/>
            <w:vertAlign w:val="superscript"/>
          </w:rPr>
          <w:instrText xml:space="preserve"> HYPERLINK \l "_ENREF_21" \o "Berndes, (2008) #42" </w:instrText>
        </w:r>
        <w:r w:rsidR="00391FE7" w:rsidDel="00993461">
          <w:rPr>
            <w:rFonts w:ascii="Times New Roman" w:hAnsi="Times New Roman" w:cs="Times New Roman"/>
            <w:noProof/>
            <w:sz w:val="24"/>
            <w:szCs w:val="24"/>
            <w:vertAlign w:val="superscript"/>
          </w:rPr>
          <w:fldChar w:fldCharType="separate"/>
        </w:r>
        <w:r w:rsidR="00993461" w:rsidDel="00993461">
          <w:rPr>
            <w:rFonts w:ascii="Times New Roman" w:hAnsi="Times New Roman" w:cs="Times New Roman"/>
            <w:noProof/>
            <w:sz w:val="24"/>
            <w:szCs w:val="24"/>
            <w:vertAlign w:val="superscript"/>
          </w:rPr>
          <w:t>21</w:t>
        </w:r>
        <w:r w:rsidR="00391FE7" w:rsidDel="00993461">
          <w:rPr>
            <w:rFonts w:ascii="Times New Roman" w:hAnsi="Times New Roman" w:cs="Times New Roman"/>
            <w:noProof/>
            <w:sz w:val="24"/>
            <w:szCs w:val="24"/>
            <w:vertAlign w:val="superscript"/>
          </w:rPr>
          <w:fldChar w:fldCharType="end"/>
        </w:r>
        <w:r w:rsidR="00993461" w:rsidDel="00993461">
          <w:rPr>
            <w:rFonts w:ascii="Times New Roman" w:hAnsi="Times New Roman" w:cs="Times New Roman"/>
            <w:noProof/>
            <w:sz w:val="24"/>
            <w:szCs w:val="24"/>
            <w:vertAlign w:val="superscript"/>
          </w:rPr>
          <w:t>)</w:t>
        </w:r>
        <w:r w:rsidR="00391FE7" w:rsidRPr="008D7260" w:rsidDel="00993461">
          <w:rPr>
            <w:rFonts w:ascii="Times New Roman" w:hAnsi="Times New Roman" w:cs="Times New Roman"/>
            <w:sz w:val="24"/>
            <w:szCs w:val="24"/>
            <w:vertAlign w:val="superscript"/>
          </w:rPr>
          <w:fldChar w:fldCharType="end"/>
        </w:r>
        <w:r w:rsidR="00576C06" w:rsidRPr="00576C06" w:rsidDel="00993461">
          <w:rPr>
            <w:rFonts w:ascii="Times New Roman" w:hAnsi="Times New Roman" w:cs="Times New Roman"/>
            <w:sz w:val="24"/>
            <w:szCs w:val="24"/>
          </w:rPr>
          <w:t xml:space="preserve">  </w:t>
        </w:r>
        <w:r w:rsidR="002D591F" w:rsidRPr="008D7260" w:rsidDel="00993461">
          <w:rPr>
            <w:rFonts w:ascii="Times New Roman" w:hAnsi="Times New Roman" w:cs="Times New Roman"/>
            <w:sz w:val="24"/>
            <w:szCs w:val="24"/>
            <w:vertAlign w:val="superscript"/>
          </w:rPr>
          <w:t xml:space="preserve"> </w:t>
        </w:r>
      </w:moveFrom>
    </w:p>
    <w:moveFromRangeEnd w:id="307"/>
    <w:p w:rsidR="00235820" w:rsidRDefault="00C25297">
      <w:pPr>
        <w:spacing w:line="480" w:lineRule="auto"/>
        <w:ind w:firstLine="720"/>
        <w:rPr>
          <w:del w:id="329" w:author="ewarner" w:date="2014-07-15T11:51:00Z"/>
          <w:rFonts w:ascii="Times New Roman" w:hAnsi="Times New Roman" w:cs="Times New Roman"/>
          <w:i/>
          <w:sz w:val="24"/>
          <w:szCs w:val="24"/>
        </w:rPr>
        <w:pPrChange w:id="330" w:author="ewarner" w:date="2014-07-15T11:34:00Z">
          <w:pPr>
            <w:spacing w:line="480" w:lineRule="auto"/>
          </w:pPr>
        </w:pPrChange>
      </w:pPr>
      <w:del w:id="331" w:author="ewarner" w:date="2014-07-15T11:23:00Z">
        <w:r w:rsidRPr="00B57EEA" w:rsidDel="008C7C21">
          <w:rPr>
            <w:rFonts w:ascii="Times New Roman" w:hAnsi="Times New Roman" w:cs="Times New Roman"/>
            <w:i/>
            <w:sz w:val="24"/>
            <w:szCs w:val="24"/>
          </w:rPr>
          <w:lastRenderedPageBreak/>
          <w:delText>1.</w:delText>
        </w:r>
      </w:del>
      <w:del w:id="332" w:author="ewarner" w:date="2014-07-15T11:13:00Z">
        <w:r w:rsidR="00C22598" w:rsidDel="00993461">
          <w:rPr>
            <w:rFonts w:ascii="Times New Roman" w:hAnsi="Times New Roman" w:cs="Times New Roman"/>
            <w:i/>
            <w:sz w:val="24"/>
            <w:szCs w:val="24"/>
          </w:rPr>
          <w:delText>4</w:delText>
        </w:r>
      </w:del>
      <w:del w:id="333" w:author="ewarner" w:date="2014-07-15T11:23:00Z">
        <w:r w:rsidR="00FA2B5F" w:rsidRPr="00B57EEA" w:rsidDel="008C7C21">
          <w:rPr>
            <w:rFonts w:ascii="Times New Roman" w:hAnsi="Times New Roman" w:cs="Times New Roman"/>
            <w:i/>
            <w:sz w:val="24"/>
            <w:szCs w:val="24"/>
          </w:rPr>
          <w:delText>. Bioenergy and Water Scarcity</w:delText>
        </w:r>
        <w:r w:rsidRPr="00B57EEA" w:rsidDel="008C7C21">
          <w:rPr>
            <w:rFonts w:ascii="Times New Roman" w:hAnsi="Times New Roman" w:cs="Times New Roman"/>
            <w:i/>
            <w:sz w:val="24"/>
            <w:szCs w:val="24"/>
          </w:rPr>
          <w:delText xml:space="preserve"> </w:delText>
        </w:r>
      </w:del>
    </w:p>
    <w:p w:rsidR="001F2044" w:rsidRPr="00B57EEA" w:rsidRDefault="001F2044" w:rsidP="00BB781F">
      <w:pPr>
        <w:spacing w:line="480" w:lineRule="auto"/>
        <w:rPr>
          <w:ins w:id="334" w:author="ewarner" w:date="2014-07-15T11:47:00Z"/>
          <w:rFonts w:ascii="Times New Roman" w:hAnsi="Times New Roman" w:cs="Times New Roman"/>
          <w:i/>
          <w:sz w:val="24"/>
          <w:szCs w:val="24"/>
        </w:rPr>
      </w:pPr>
      <w:ins w:id="335" w:author="ewarner" w:date="2014-07-15T11:47:00Z">
        <w:r>
          <w:rPr>
            <w:rFonts w:ascii="Times New Roman" w:hAnsi="Times New Roman" w:cs="Times New Roman"/>
            <w:i/>
            <w:sz w:val="24"/>
            <w:szCs w:val="24"/>
          </w:rPr>
          <w:t>1</w:t>
        </w:r>
        <w:r w:rsidRPr="00B57EEA">
          <w:rPr>
            <w:rFonts w:ascii="Times New Roman" w:hAnsi="Times New Roman" w:cs="Times New Roman"/>
            <w:i/>
            <w:sz w:val="24"/>
            <w:szCs w:val="24"/>
          </w:rPr>
          <w:t>.</w:t>
        </w:r>
        <w:r>
          <w:rPr>
            <w:rFonts w:ascii="Times New Roman" w:hAnsi="Times New Roman" w:cs="Times New Roman"/>
            <w:i/>
            <w:sz w:val="24"/>
            <w:szCs w:val="24"/>
          </w:rPr>
          <w:t>2</w:t>
        </w:r>
        <w:r w:rsidRPr="00B57EEA">
          <w:rPr>
            <w:rFonts w:ascii="Times New Roman" w:hAnsi="Times New Roman" w:cs="Times New Roman"/>
            <w:i/>
            <w:sz w:val="24"/>
            <w:szCs w:val="24"/>
          </w:rPr>
          <w:t>. Water Footprinting</w:t>
        </w:r>
        <w:r>
          <w:rPr>
            <w:rFonts w:ascii="Times New Roman" w:hAnsi="Times New Roman" w:cs="Times New Roman"/>
            <w:i/>
            <w:sz w:val="24"/>
            <w:szCs w:val="24"/>
          </w:rPr>
          <w:t xml:space="preserve"> Definition</w:t>
        </w:r>
      </w:ins>
    </w:p>
    <w:p w:rsidR="001F2044" w:rsidRPr="00E34A32" w:rsidRDefault="001F2044" w:rsidP="001F2044">
      <w:pPr>
        <w:spacing w:line="480" w:lineRule="auto"/>
        <w:ind w:firstLine="720"/>
        <w:rPr>
          <w:ins w:id="336" w:author="ewarner" w:date="2014-07-15T11:47:00Z"/>
          <w:rFonts w:ascii="Times New Roman" w:hAnsi="Times New Roman" w:cs="Times New Roman"/>
          <w:sz w:val="24"/>
          <w:szCs w:val="24"/>
        </w:rPr>
      </w:pPr>
      <w:ins w:id="337" w:author="ewarner" w:date="2014-07-15T11:47:00Z">
        <w:r>
          <w:rPr>
            <w:rFonts w:ascii="Times New Roman" w:hAnsi="Times New Roman" w:cs="Times New Roman"/>
            <w:sz w:val="24"/>
            <w:szCs w:val="24"/>
          </w:rPr>
          <w:t>Our water use analysis uses definitions and concepts from the U.S. Geological Survey (</w:t>
        </w:r>
        <w:r w:rsidRPr="00930159">
          <w:rPr>
            <w:rFonts w:ascii="Times New Roman" w:hAnsi="Times New Roman" w:cs="Times New Roman"/>
            <w:sz w:val="24"/>
            <w:szCs w:val="24"/>
          </w:rPr>
          <w:t>co.water.usgs.gov/infodata/wateruseconcepts.html</w:t>
        </w:r>
        <w:r>
          <w:rPr>
            <w:rFonts w:ascii="Times New Roman" w:hAnsi="Times New Roman" w:cs="Times New Roman"/>
            <w:sz w:val="24"/>
            <w:szCs w:val="24"/>
          </w:rPr>
          <w:t>). The water footprinting method we use characterizes total water consumption along with the sources of the water consumed.</w:t>
        </w:r>
        <w:r w:rsidR="00391FE7" w:rsidRPr="00274FBD">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&lt;EndNote&gt;&lt;Cite&gt;&lt;Author&gt;Hsu&lt;/Author&gt;&lt;Year&gt;(2010)&lt;/Year&gt;&lt;RecNum&gt;112&lt;/RecNum&gt;&lt;DisplayText&gt;(21)&lt;/DisplayText&gt;&lt;record&gt;&lt;rec-number&gt;112&lt;/rec-number&gt;&lt;foreign-keys&gt;&lt;key app="EN" db-id="vt0rsz0asdtxrzetxr0prw9eexvwt9wxe5tx"&gt;112&lt;/key&gt;&lt;/foreign-keys&gt;&lt;ref-type name="Journal Article"&gt;17&lt;/ref-type&gt;&lt;contributors&gt;&lt;authors&gt;&lt;author&gt;Hsu, David D.&lt;/author&gt;&lt;author&gt;Inman, Daniel&lt;/author&gt;&lt;author&gt;Heath, Garvin A.&lt;/author&gt;&lt;author&gt;Wolfrum, Edward J.&lt;/author&gt;&lt;author&gt;Mann, Margaret K.&lt;/author&gt;&lt;author&gt;Aden, Andy&lt;/author&gt;&lt;/authors&gt;&lt;/contributors&gt;&lt;titles&gt;&lt;title&gt;Life Cycle Environmental Impacts of Selected U.S. Ethanol Production and Use Pathways in 2022&lt;/title&gt;&lt;secondary-title&gt;&lt;style face="italic" font="default" size="100%"&gt;Environmental Science &amp;amp; Technology&lt;/style&gt;&lt;/secondary-title&gt;&lt;/titles&gt;&lt;periodical&gt;&lt;full-title&gt;Environmental Science &amp;amp; Technology&lt;/full-title&gt;&lt;/periodical&gt;&lt;pages&gt;5289–5297&lt;/pages&gt;&lt;volume&gt;&lt;style face="bold" font="default" size="100%"&gt;44&lt;/style&gt;&lt;/volume&gt;&lt;dates&gt;&lt;year&gt;(2010)&lt;/year&gt;&lt;/dates&gt;&lt;publisher&gt;American Chemical Society&lt;/publisher&gt;&lt;isbn&gt;0013-936X&lt;/isbn&gt;&lt;urls&gt;&lt;related-urls&gt;&lt;url&gt;http://dx.doi.org/10.1021/es100186h&lt;/url&gt;&lt;/related-urls&gt;&lt;/urls&gt;&lt;electronic-resource-num&gt;10.1021/es100186h&lt;/electronic-resource-num&gt;&lt;/record&gt;&lt;/Cite&gt;&lt;/EndNote&gt;</w:instrText>
      </w:r>
      <w:ins w:id="338" w:author="ewarner" w:date="2014-07-15T11:47:00Z">
        <w:r w:rsidR="00391FE7" w:rsidRPr="00274FBD">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1" w:tooltip="Hsu, (2010) #112" w:history="1">
        <w:r w:rsidR="006D2C77">
          <w:rPr>
            <w:rFonts w:ascii="Times New Roman" w:hAnsi="Times New Roman" w:cs="Times New Roman"/>
            <w:noProof/>
            <w:sz w:val="24"/>
            <w:szCs w:val="24"/>
            <w:vertAlign w:val="superscript"/>
          </w:rPr>
          <w:t>21</w:t>
        </w:r>
      </w:hyperlink>
      <w:r w:rsidR="00FB36AF">
        <w:rPr>
          <w:rFonts w:ascii="Times New Roman" w:hAnsi="Times New Roman" w:cs="Times New Roman"/>
          <w:noProof/>
          <w:sz w:val="24"/>
          <w:szCs w:val="24"/>
          <w:vertAlign w:val="superscript"/>
        </w:rPr>
        <w:t>)</w:t>
      </w:r>
      <w:ins w:id="339" w:author="ewarner" w:date="2014-07-15T11:47:00Z">
        <w:r w:rsidR="00391FE7" w:rsidRPr="00274FB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Therefore, we consider both “green” and “blue” water consumption in this paper. Our definition of green water and blue water are in agreement with other literature such as Yeh et al.</w:t>
        </w:r>
        <w:r w:rsidR="00391FE7" w:rsidRPr="00BE33B6">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&lt;EndNote&gt;&lt;Cite&gt;&lt;Author&gt;Yeh&lt;/Author&gt;&lt;Year&gt;(2011)&lt;/Year&gt;&lt;RecNum&gt;73&lt;/RecNum&gt;&lt;DisplayText&gt;(22)&lt;/DisplayText&gt;&lt;record&gt;&lt;rec-number&gt;73&lt;/rec-number&gt;&lt;foreign-keys&gt;&lt;key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instrText>
      </w:r>
      <w:ins w:id="340" w:author="ewarner" w:date="2014-07-15T11:47:00Z">
        <w:r w:rsidR="00391FE7" w:rsidRPr="00BE33B6">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2" w:tooltip="Yeh, (2011) #73" w:history="1">
        <w:r w:rsidR="006D2C77">
          <w:rPr>
            <w:rFonts w:ascii="Times New Roman" w:hAnsi="Times New Roman" w:cs="Times New Roman"/>
            <w:noProof/>
            <w:sz w:val="24"/>
            <w:szCs w:val="24"/>
            <w:vertAlign w:val="superscript"/>
          </w:rPr>
          <w:t>22</w:t>
        </w:r>
      </w:hyperlink>
      <w:r w:rsidR="00FB36AF">
        <w:rPr>
          <w:rFonts w:ascii="Times New Roman" w:hAnsi="Times New Roman" w:cs="Times New Roman"/>
          <w:noProof/>
          <w:sz w:val="24"/>
          <w:szCs w:val="24"/>
          <w:vertAlign w:val="superscript"/>
        </w:rPr>
        <w:t>)</w:t>
      </w:r>
      <w:ins w:id="341" w:author="ewarner" w:date="2014-07-15T11:47:00Z">
        <w:r w:rsidR="00391FE7" w:rsidRPr="00BE33B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Hoff et al.</w:t>
        </w:r>
        <w:r w:rsidR="00391FE7" w:rsidRPr="007544CD">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&lt;EndNote&gt;&lt;Cite&gt;&lt;Author&gt;Hoff&lt;/Author&gt;&lt;Year&gt;(2010)&lt;/Year&gt;&lt;RecNum&gt;76&lt;/RecNum&gt;&lt;DisplayText&gt;(23)&lt;/DisplayText&gt;&lt;record&gt;&lt;rec-number&gt;76&lt;/rec-number&gt;&lt;foreign-keys&gt;&lt;key app="EN" db-id="vt0rsz0asdtxrzetxr0prw9eexvwt9wxe5tx"&gt;76&lt;/key&gt;&lt;/foreign-keys&gt;&lt;ref-type name="Journal Article"&gt;17&lt;/ref-type&gt;&lt;contributors&gt;&lt;authors&gt;&lt;author&gt;Hoff, H.&lt;/author&gt;&lt;author&gt;Falkenmark, M.&lt;/author&gt;&lt;author&gt;Gerten, D.&lt;/author&gt;&lt;author&gt;Gordon, L.&lt;/author&gt;&lt;author&gt;Karlberg, L.&lt;/author&gt;&lt;author&gt;Rockström, J.&lt;/author&gt;&lt;/authors&gt;&lt;/contributors&gt;&lt;titles&gt;&lt;title&gt;Greening the global water system&lt;/title&gt;&lt;secondary-title&gt;&lt;style face="italic" font="default" size="100%"&gt;J Hydrol&lt;/style&gt;&lt;/secondary-title&gt;&lt;/titles&gt;&lt;periodical&gt;&lt;full-title&gt;J Hydrol&lt;/full-title&gt;&lt;/periodical&gt;&lt;pages&gt;177-186&lt;/pages&gt;&lt;volume&gt;&lt;style face="bold" font="default" size="100%"&gt;384&lt;/style&gt;&lt;/volume&gt;&lt;number&gt;3–4&lt;/number&gt;&lt;keywords&gt;&lt;keyword&gt;Green/blue water&lt;/keyword&gt;&lt;keyword&gt;Virtual water&lt;/keyword&gt;&lt;keyword&gt;Crop water productivity&lt;/keyword&gt;&lt;keyword&gt;Irrigated/rainfed agriculture&lt;/keyword&gt;&lt;keyword&gt;Africa&lt;/keyword&gt;&lt;keyword&gt;Global model intercomparison&lt;/keyword&gt;&lt;/keywords&gt;&lt;dates&gt;&lt;year&gt;(2010)&lt;/year&gt;&lt;/dates&gt;&lt;isbn&gt;0022-1694&lt;/isbn&gt;&lt;urls&gt;&lt;related-urls&gt;&lt;url&gt;http://www.sciencedirect.com/science/article/pii/S0022169409003576&lt;/url&gt;&lt;/related-urls&gt;&lt;/urls&gt;&lt;electronic-resource-num&gt;http://dx.doi.org/10.1016/j.jhydrol.2009.06.026&lt;/electronic-resource-num&gt;&lt;/record&gt;&lt;/Cite&gt;&lt;/EndNote&gt;</w:instrText>
      </w:r>
      <w:ins w:id="342" w:author="ewarner" w:date="2014-07-15T11:47:00Z">
        <w:r w:rsidR="00391FE7" w:rsidRPr="007544CD">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3" w:tooltip="Hoff, (2010) #76" w:history="1">
        <w:r w:rsidR="006D2C77">
          <w:rPr>
            <w:rFonts w:ascii="Times New Roman" w:hAnsi="Times New Roman" w:cs="Times New Roman"/>
            <w:noProof/>
            <w:sz w:val="24"/>
            <w:szCs w:val="24"/>
            <w:vertAlign w:val="superscript"/>
          </w:rPr>
          <w:t>23</w:t>
        </w:r>
      </w:hyperlink>
      <w:r w:rsidR="00FB36AF">
        <w:rPr>
          <w:rFonts w:ascii="Times New Roman" w:hAnsi="Times New Roman" w:cs="Times New Roman"/>
          <w:noProof/>
          <w:sz w:val="24"/>
          <w:szCs w:val="24"/>
          <w:vertAlign w:val="superscript"/>
        </w:rPr>
        <w:t>)</w:t>
      </w:r>
      <w:ins w:id="343" w:author="ewarner" w:date="2014-07-15T11:47:00Z">
        <w:r w:rsidR="00391FE7" w:rsidRPr="007544CD">
          <w:rPr>
            <w:rFonts w:ascii="Times New Roman" w:hAnsi="Times New Roman" w:cs="Times New Roman"/>
            <w:sz w:val="24"/>
            <w:szCs w:val="24"/>
            <w:vertAlign w:val="superscript"/>
          </w:rPr>
          <w:fldChar w:fldCharType="end"/>
        </w:r>
        <w:r>
          <w:rPr>
            <w:rFonts w:ascii="Times New Roman" w:hAnsi="Times New Roman" w:cs="Times New Roman"/>
            <w:sz w:val="24"/>
            <w:szCs w:val="24"/>
          </w:rPr>
          <w:t>. Rockström et al.</w:t>
        </w:r>
        <w:r w:rsidR="00391FE7" w:rsidRPr="007544CD">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&lt;EndNote&gt;&lt;Cite&gt;&lt;Author&gt;Rockström&lt;/Author&gt;&lt;Year&gt;(2009)&lt;/Year&gt;&lt;RecNum&gt;75&lt;/RecNum&gt;&lt;DisplayText&gt;(24)&lt;/DisplayText&gt;&lt;record&gt;&lt;rec-number&gt;75&lt;/rec-number&gt;&lt;foreign-keys&gt;&lt;key app="EN" db-id="vt0rsz0asdtxrzetxr0prw9eexvwt9wxe5tx"&gt;75&lt;/key&gt;&lt;/foreign-keys&gt;&lt;ref-type name="Journal Article"&gt;17&lt;/ref-type&gt;&lt;contributors&gt;&lt;authors&gt;&lt;author&gt;Rockström, Johan&lt;/author&gt;&lt;author&gt;Falkenmark, Malin&lt;/author&gt;&lt;author&gt;Karlberg, Louise&lt;/author&gt;&lt;author&gt;Hoff, Holger&lt;/author&gt;&lt;author&gt;Rost, Stefanie&lt;/author&gt;&lt;author&gt;Gerten, Dieter&lt;/author&gt;&lt;/authors&gt;&lt;/contributors&gt;&lt;titles&gt;&lt;title&gt;Future water availability for global food production: The potential of green water for increasing resilience to global change&lt;/title&gt;&lt;secondary-title&gt;&lt;style face="italic" font="default" size="100%"&gt;Water Resources Research&lt;/style&gt;&lt;/secondary-title&gt;&lt;/titles&gt;&lt;periodical&gt;&lt;full-title&gt;Water Resources Research&lt;/full-title&gt;&lt;/periodical&gt;&lt;pages&gt;W00A12&lt;/pages&gt;&lt;volume&gt;&lt;style face="bold" font="default" size="100%"&gt;45&lt;/style&gt;&lt;/volume&gt;&lt;number&gt;7&lt;/number&gt;&lt;keywords&gt;&lt;keyword&gt;climate change&lt;/keyword&gt;&lt;keyword&gt;global water resources&lt;/keyword&gt;&lt;keyword&gt;agricultural water management&lt;/keyword&gt;&lt;keyword&gt;resilience&lt;/keyword&gt;&lt;keyword&gt;food production&lt;/keyword&gt;&lt;keyword&gt;integrated green-blue water analysis&lt;/keyword&gt;&lt;keyword&gt;1655 Water cycles&lt;/keyword&gt;&lt;keyword&gt;1813 Eco-hydrology&lt;/keyword&gt;&lt;keyword&gt;1876 Water budgets&lt;/keyword&gt;&lt;keyword&gt;1807 Climate impacts&lt;/keyword&gt;&lt;/keywords&gt;&lt;dates&gt;&lt;year&gt;(2009)&lt;/year&gt;&lt;/dates&gt;&lt;isbn&gt;1944-7973&lt;/isbn&gt;&lt;urls&gt;&lt;related-urls&gt;&lt;url&gt;http://dx.doi.org/10.1029/2007WR006767&lt;/url&gt;&lt;/related-urls&gt;&lt;/urls&gt;&lt;electronic-resource-num&gt;10.1029/2007WR006767&lt;/electronic-resource-num&gt;&lt;/record&gt;&lt;/Cite&gt;&lt;/EndNote&gt;</w:instrText>
      </w:r>
      <w:ins w:id="344" w:author="ewarner" w:date="2014-07-15T11:47:00Z">
        <w:r w:rsidR="00391FE7" w:rsidRPr="007544CD">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4" w:tooltip="Rockström, (2009) #75" w:history="1">
        <w:r w:rsidR="006D2C77">
          <w:rPr>
            <w:rFonts w:ascii="Times New Roman" w:hAnsi="Times New Roman" w:cs="Times New Roman"/>
            <w:noProof/>
            <w:sz w:val="24"/>
            <w:szCs w:val="24"/>
            <w:vertAlign w:val="superscript"/>
          </w:rPr>
          <w:t>24</w:t>
        </w:r>
      </w:hyperlink>
      <w:r w:rsidR="00FB36AF">
        <w:rPr>
          <w:rFonts w:ascii="Times New Roman" w:hAnsi="Times New Roman" w:cs="Times New Roman"/>
          <w:noProof/>
          <w:sz w:val="24"/>
          <w:szCs w:val="24"/>
          <w:vertAlign w:val="superscript"/>
        </w:rPr>
        <w:t>)</w:t>
      </w:r>
      <w:ins w:id="345" w:author="ewarner" w:date="2014-07-15T11:47:00Z">
        <w:r w:rsidR="00391FE7" w:rsidRPr="007544CD">
          <w:rPr>
            <w:rFonts w:ascii="Times New Roman" w:hAnsi="Times New Roman" w:cs="Times New Roman"/>
            <w:sz w:val="24"/>
            <w:szCs w:val="24"/>
            <w:vertAlign w:val="superscript"/>
          </w:rPr>
          <w:fldChar w:fldCharType="end"/>
        </w:r>
        <w:r w:rsidRPr="00194631">
          <w:rPr>
            <w:rFonts w:ascii="Times New Roman" w:hAnsi="Times New Roman" w:cs="Times New Roman"/>
            <w:sz w:val="24"/>
            <w:szCs w:val="24"/>
          </w:rPr>
          <w:t xml:space="preserve"> </w:t>
        </w:r>
        <w:r>
          <w:rPr>
            <w:rFonts w:ascii="Times New Roman" w:hAnsi="Times New Roman" w:cs="Times New Roman"/>
            <w:sz w:val="24"/>
            <w:szCs w:val="24"/>
          </w:rPr>
          <w:t>describing these concepts:</w:t>
        </w:r>
      </w:ins>
    </w:p>
    <w:p w:rsidR="001F2044" w:rsidRDefault="001F2044" w:rsidP="001F2044">
      <w:pPr>
        <w:spacing w:line="480" w:lineRule="auto"/>
        <w:ind w:left="720"/>
        <w:rPr>
          <w:ins w:id="346" w:author="ewarner" w:date="2014-07-15T11:47:00Z"/>
          <w:rFonts w:ascii="Times New Roman" w:hAnsi="Times New Roman" w:cs="Times New Roman"/>
          <w:sz w:val="24"/>
          <w:szCs w:val="24"/>
        </w:rPr>
      </w:pPr>
      <w:ins w:id="347" w:author="ewarner" w:date="2014-07-15T11:47:00Z">
        <w:r>
          <w:rPr>
            <w:rFonts w:ascii="Times New Roman" w:hAnsi="Times New Roman" w:cs="Times New Roman"/>
            <w:sz w:val="24"/>
            <w:szCs w:val="24"/>
          </w:rPr>
          <w:t xml:space="preserve">“… green </w:t>
        </w:r>
        <w:r w:rsidRPr="007544CD">
          <w:rPr>
            <w:rFonts w:ascii="Times New Roman" w:hAnsi="Times New Roman" w:cs="Times New Roman"/>
            <w:sz w:val="24"/>
            <w:szCs w:val="24"/>
          </w:rPr>
          <w:t>water is the soil wate</w:t>
        </w:r>
        <w:r>
          <w:rPr>
            <w:rFonts w:ascii="Times New Roman" w:hAnsi="Times New Roman" w:cs="Times New Roman"/>
            <w:sz w:val="24"/>
            <w:szCs w:val="24"/>
          </w:rPr>
          <w:t xml:space="preserve">r held in the vadose zone, </w:t>
        </w:r>
        <w:r w:rsidRPr="007544CD">
          <w:rPr>
            <w:rFonts w:ascii="Times New Roman" w:hAnsi="Times New Roman" w:cs="Times New Roman"/>
            <w:sz w:val="24"/>
            <w:szCs w:val="24"/>
          </w:rPr>
          <w:t>formed by precipitation and available to plants, wh</w:t>
        </w:r>
        <w:r>
          <w:rPr>
            <w:rFonts w:ascii="Times New Roman" w:hAnsi="Times New Roman" w:cs="Times New Roman"/>
            <w:sz w:val="24"/>
            <w:szCs w:val="24"/>
          </w:rPr>
          <w:t xml:space="preserve">ile </w:t>
        </w:r>
        <w:r w:rsidRPr="007544CD">
          <w:rPr>
            <w:rFonts w:ascii="Times New Roman" w:hAnsi="Times New Roman" w:cs="Times New Roman"/>
            <w:sz w:val="24"/>
            <w:szCs w:val="24"/>
          </w:rPr>
          <w:t>blue water refers to liquid w</w:t>
        </w:r>
        <w:r>
          <w:rPr>
            <w:rFonts w:ascii="Times New Roman" w:hAnsi="Times New Roman" w:cs="Times New Roman"/>
            <w:sz w:val="24"/>
            <w:szCs w:val="24"/>
          </w:rPr>
          <w:t xml:space="preserve">ater in rivers, lakes, wetlands </w:t>
        </w:r>
        <w:r w:rsidRPr="007544CD">
          <w:rPr>
            <w:rFonts w:ascii="Times New Roman" w:hAnsi="Times New Roman" w:cs="Times New Roman"/>
            <w:sz w:val="24"/>
            <w:szCs w:val="24"/>
          </w:rPr>
          <w:t xml:space="preserve">and aquifers, which </w:t>
        </w:r>
        <w:r>
          <w:rPr>
            <w:rFonts w:ascii="Times New Roman" w:hAnsi="Times New Roman" w:cs="Times New Roman"/>
            <w:sz w:val="24"/>
            <w:szCs w:val="24"/>
          </w:rPr>
          <w:t xml:space="preserve">can be withdrawn for irrigation </w:t>
        </w:r>
        <w:r w:rsidRPr="007544CD">
          <w:rPr>
            <w:rFonts w:ascii="Times New Roman" w:hAnsi="Times New Roman" w:cs="Times New Roman"/>
            <w:sz w:val="24"/>
            <w:szCs w:val="24"/>
          </w:rPr>
          <w:t>and other human uses. C</w:t>
        </w:r>
        <w:r>
          <w:rPr>
            <w:rFonts w:ascii="Times New Roman" w:hAnsi="Times New Roman" w:cs="Times New Roman"/>
            <w:sz w:val="24"/>
            <w:szCs w:val="24"/>
          </w:rPr>
          <w:t xml:space="preserve">onsistent with this definition, </w:t>
        </w:r>
        <w:r w:rsidRPr="007544CD">
          <w:rPr>
            <w:rFonts w:ascii="Times New Roman" w:hAnsi="Times New Roman" w:cs="Times New Roman"/>
            <w:sz w:val="24"/>
            <w:szCs w:val="24"/>
          </w:rPr>
          <w:t>irrigated agricu</w:t>
        </w:r>
        <w:r>
          <w:rPr>
            <w:rFonts w:ascii="Times New Roman" w:hAnsi="Times New Roman" w:cs="Times New Roman"/>
            <w:sz w:val="24"/>
            <w:szCs w:val="24"/>
          </w:rPr>
          <w:t xml:space="preserve">lture receives blue water (from </w:t>
        </w:r>
        <w:r w:rsidRPr="007544CD">
          <w:rPr>
            <w:rFonts w:ascii="Times New Roman" w:hAnsi="Times New Roman" w:cs="Times New Roman"/>
            <w:sz w:val="24"/>
            <w:szCs w:val="24"/>
          </w:rPr>
          <w:t>irrigation) as well as green water (</w:t>
        </w:r>
        <w:r>
          <w:rPr>
            <w:rFonts w:ascii="Times New Roman" w:hAnsi="Times New Roman" w:cs="Times New Roman"/>
            <w:sz w:val="24"/>
            <w:szCs w:val="24"/>
          </w:rPr>
          <w:t xml:space="preserve">from precipitation), </w:t>
        </w:r>
        <w:r w:rsidRPr="007544CD">
          <w:rPr>
            <w:rFonts w:ascii="Times New Roman" w:hAnsi="Times New Roman" w:cs="Times New Roman"/>
            <w:sz w:val="24"/>
            <w:szCs w:val="24"/>
          </w:rPr>
          <w:t>while rain-fed agriculture only receives green water</w:t>
        </w:r>
        <w:r>
          <w:rPr>
            <w:rFonts w:ascii="Times New Roman" w:hAnsi="Times New Roman" w:cs="Times New Roman"/>
            <w:sz w:val="24"/>
            <w:szCs w:val="24"/>
          </w:rPr>
          <w:t xml:space="preserve"> (pg. 178).” </w:t>
        </w:r>
      </w:ins>
    </w:p>
    <w:p w:rsidR="00C25297" w:rsidRPr="002B0B32" w:rsidDel="002B0B32" w:rsidRDefault="001F2044">
      <w:pPr>
        <w:spacing w:line="480" w:lineRule="auto"/>
        <w:ind w:firstLine="720"/>
        <w:rPr>
          <w:del w:id="348" w:author="ewarner" w:date="2014-07-15T12:08:00Z"/>
          <w:rFonts w:ascii="Times New Roman" w:hAnsi="Times New Roman" w:cs="Times New Roman"/>
          <w:sz w:val="24"/>
          <w:szCs w:val="24"/>
          <w:rPrChange w:id="349" w:author="ewarner" w:date="2014-07-15T12:08:00Z">
            <w:rPr>
              <w:del w:id="350" w:author="ewarner" w:date="2014-07-15T12:08:00Z"/>
              <w:rFonts w:ascii="Times New Roman" w:hAnsi="Times New Roman" w:cs="Times New Roman"/>
              <w:sz w:val="24"/>
              <w:szCs w:val="24"/>
              <w:highlight w:val="yellow"/>
            </w:rPr>
          </w:rPrChange>
        </w:rPr>
      </w:pPr>
      <w:ins w:id="351" w:author="ewarner" w:date="2014-07-15T11:47:00Z">
        <w:r w:rsidRPr="007544CD">
          <w:rPr>
            <w:rFonts w:ascii="Times New Roman" w:hAnsi="Times New Roman" w:cs="Times New Roman"/>
            <w:sz w:val="24"/>
            <w:szCs w:val="24"/>
          </w:rPr>
          <w:t>B</w:t>
        </w:r>
        <w:r>
          <w:rPr>
            <w:rFonts w:ascii="Times New Roman" w:hAnsi="Times New Roman" w:cs="Times New Roman"/>
            <w:sz w:val="24"/>
            <w:szCs w:val="24"/>
          </w:rPr>
          <w:t>lue water</w:t>
        </w:r>
        <w:r w:rsidRPr="007544CD">
          <w:rPr>
            <w:rFonts w:ascii="Times New Roman" w:hAnsi="Times New Roman" w:cs="Times New Roman"/>
            <w:sz w:val="24"/>
            <w:szCs w:val="24"/>
          </w:rPr>
          <w:t xml:space="preserve"> withdrawn from </w:t>
        </w:r>
        <w:r>
          <w:rPr>
            <w:rFonts w:ascii="Times New Roman" w:hAnsi="Times New Roman" w:cs="Times New Roman"/>
            <w:sz w:val="24"/>
            <w:szCs w:val="24"/>
          </w:rPr>
          <w:t xml:space="preserve">aquifers (outstream) and surface water (instream) can be consumed or released as a part of its utilization. Instream </w:t>
        </w:r>
        <w:r w:rsidRPr="007544CD">
          <w:rPr>
            <w:rFonts w:ascii="Times New Roman" w:hAnsi="Times New Roman" w:cs="Times New Roman"/>
            <w:sz w:val="24"/>
            <w:szCs w:val="24"/>
          </w:rPr>
          <w:t xml:space="preserve">use removes water </w:t>
        </w:r>
        <w:r>
          <w:rPr>
            <w:rFonts w:ascii="Times New Roman" w:hAnsi="Times New Roman" w:cs="Times New Roman"/>
            <w:sz w:val="24"/>
            <w:szCs w:val="24"/>
          </w:rPr>
          <w:t xml:space="preserve">through incorporation into the crop, </w:t>
        </w:r>
        <w:r w:rsidRPr="007544CD">
          <w:rPr>
            <w:rFonts w:ascii="Times New Roman" w:hAnsi="Times New Roman" w:cs="Times New Roman"/>
            <w:sz w:val="24"/>
            <w:szCs w:val="24"/>
          </w:rPr>
          <w:t xml:space="preserve">evaporation, </w:t>
        </w:r>
        <w:r>
          <w:rPr>
            <w:rFonts w:ascii="Times New Roman" w:hAnsi="Times New Roman" w:cs="Times New Roman"/>
            <w:sz w:val="24"/>
            <w:szCs w:val="24"/>
          </w:rPr>
          <w:t xml:space="preserve">and </w:t>
        </w:r>
        <w:r w:rsidRPr="007544CD">
          <w:rPr>
            <w:rFonts w:ascii="Times New Roman" w:hAnsi="Times New Roman" w:cs="Times New Roman"/>
            <w:sz w:val="24"/>
            <w:szCs w:val="24"/>
          </w:rPr>
          <w:t>evapotranspira</w:t>
        </w:r>
        <w:r>
          <w:rPr>
            <w:rFonts w:ascii="Times New Roman" w:hAnsi="Times New Roman" w:cs="Times New Roman"/>
            <w:sz w:val="24"/>
            <w:szCs w:val="24"/>
          </w:rPr>
          <w:t>tion. Outstream use is water released into the</w:t>
        </w:r>
        <w:r w:rsidRPr="007544CD">
          <w:rPr>
            <w:rFonts w:ascii="Times New Roman" w:hAnsi="Times New Roman" w:cs="Times New Roman"/>
            <w:sz w:val="24"/>
            <w:szCs w:val="24"/>
          </w:rPr>
          <w:t xml:space="preserve"> env</w:t>
        </w:r>
        <w:r>
          <w:rPr>
            <w:rFonts w:ascii="Times New Roman" w:hAnsi="Times New Roman" w:cs="Times New Roman"/>
            <w:sz w:val="24"/>
            <w:szCs w:val="24"/>
          </w:rPr>
          <w:t>ironment without quality changes and therefore can be used elsewhere for agriculture, industry, and drinking water.</w:t>
        </w:r>
      </w:ins>
      <w:moveFromRangeStart w:id="352" w:author="ewarner" w:date="2014-07-15T11:44:00Z" w:name="move393188009"/>
      <w:moveFrom w:id="353" w:author="ewarner" w:date="2014-07-15T11:44:00Z">
        <w:r w:rsidR="00576C06" w:rsidDel="002725E7">
          <w:rPr>
            <w:rFonts w:ascii="Times New Roman" w:hAnsi="Times New Roman" w:cs="Times New Roman"/>
            <w:sz w:val="24"/>
            <w:szCs w:val="24"/>
          </w:rPr>
          <w:t xml:space="preserve">Understanding the </w:t>
        </w:r>
        <w:r w:rsidR="0028097C" w:rsidDel="002725E7">
          <w:rPr>
            <w:rFonts w:ascii="Times New Roman" w:hAnsi="Times New Roman" w:cs="Times New Roman"/>
            <w:sz w:val="24"/>
            <w:szCs w:val="24"/>
          </w:rPr>
          <w:t xml:space="preserve">spatial implications of </w:t>
        </w:r>
        <w:r w:rsidR="00576C06" w:rsidDel="002725E7">
          <w:rPr>
            <w:rFonts w:ascii="Times New Roman" w:hAnsi="Times New Roman" w:cs="Times New Roman"/>
            <w:sz w:val="24"/>
            <w:szCs w:val="24"/>
          </w:rPr>
          <w:t xml:space="preserve">water consumption </w:t>
        </w:r>
        <w:r w:rsidR="0028097C" w:rsidDel="002725E7">
          <w:rPr>
            <w:rFonts w:ascii="Times New Roman" w:hAnsi="Times New Roman" w:cs="Times New Roman"/>
            <w:sz w:val="24"/>
            <w:szCs w:val="24"/>
          </w:rPr>
          <w:t xml:space="preserve">from </w:t>
        </w:r>
        <w:r w:rsidR="00576C06" w:rsidDel="002725E7">
          <w:rPr>
            <w:rFonts w:ascii="Times New Roman" w:hAnsi="Times New Roman" w:cs="Times New Roman"/>
            <w:sz w:val="24"/>
            <w:szCs w:val="24"/>
          </w:rPr>
          <w:t xml:space="preserve">multiple bioenergy feedstocks </w:t>
        </w:r>
        <w:r w:rsidR="00A82961" w:rsidDel="002725E7">
          <w:rPr>
            <w:rFonts w:ascii="Times New Roman" w:hAnsi="Times New Roman" w:cs="Times New Roman"/>
            <w:sz w:val="24"/>
            <w:szCs w:val="24"/>
          </w:rPr>
          <w:t xml:space="preserve">is </w:t>
        </w:r>
        <w:r w:rsidR="00576C06" w:rsidDel="002725E7">
          <w:rPr>
            <w:rFonts w:ascii="Times New Roman" w:hAnsi="Times New Roman" w:cs="Times New Roman"/>
            <w:sz w:val="24"/>
            <w:szCs w:val="24"/>
          </w:rPr>
          <w:t xml:space="preserve">important for determining the impacts </w:t>
        </w:r>
        <w:r w:rsidR="00A82BE6" w:rsidDel="002725E7">
          <w:rPr>
            <w:rFonts w:ascii="Times New Roman" w:hAnsi="Times New Roman" w:cs="Times New Roman"/>
            <w:sz w:val="24"/>
            <w:szCs w:val="24"/>
          </w:rPr>
          <w:t>that</w:t>
        </w:r>
        <w:r w:rsidR="004C602D" w:rsidDel="002725E7">
          <w:rPr>
            <w:rFonts w:ascii="Times New Roman" w:hAnsi="Times New Roman" w:cs="Times New Roman"/>
            <w:sz w:val="24"/>
            <w:szCs w:val="24"/>
          </w:rPr>
          <w:t xml:space="preserve"> </w:t>
        </w:r>
        <w:r w:rsidR="00576C06" w:rsidDel="002725E7">
          <w:rPr>
            <w:rFonts w:ascii="Times New Roman" w:hAnsi="Times New Roman" w:cs="Times New Roman"/>
            <w:sz w:val="24"/>
            <w:szCs w:val="24"/>
          </w:rPr>
          <w:t xml:space="preserve">expansionary bioenergy </w:t>
        </w:r>
        <w:r w:rsidR="00F23188" w:rsidDel="002725E7">
          <w:rPr>
            <w:rFonts w:ascii="Times New Roman" w:hAnsi="Times New Roman" w:cs="Times New Roman"/>
            <w:sz w:val="24"/>
            <w:szCs w:val="24"/>
          </w:rPr>
          <w:t xml:space="preserve">policy </w:t>
        </w:r>
        <w:r w:rsidR="0056508A" w:rsidDel="002725E7">
          <w:rPr>
            <w:rFonts w:ascii="Times New Roman" w:hAnsi="Times New Roman" w:cs="Times New Roman"/>
            <w:sz w:val="24"/>
            <w:szCs w:val="24"/>
          </w:rPr>
          <w:t>has on water resources</w:t>
        </w:r>
        <w:r w:rsidR="00576C06" w:rsidDel="002725E7">
          <w:rPr>
            <w:rFonts w:ascii="Times New Roman" w:hAnsi="Times New Roman" w:cs="Times New Roman"/>
            <w:sz w:val="24"/>
            <w:szCs w:val="24"/>
          </w:rPr>
          <w:t>.</w:t>
        </w:r>
        <w:r w:rsidR="00576C06" w:rsidRPr="000B49D1" w:rsidDel="002725E7">
          <w:rPr>
            <w:rFonts w:ascii="Times New Roman" w:hAnsi="Times New Roman" w:cs="Times New Roman"/>
            <w:sz w:val="24"/>
            <w:szCs w:val="24"/>
          </w:rPr>
          <w:t xml:space="preserve"> </w:t>
        </w:r>
        <w:r w:rsidR="00576C06" w:rsidRPr="007A0B37" w:rsidDel="002725E7">
          <w:rPr>
            <w:rFonts w:ascii="Times New Roman" w:hAnsi="Times New Roman" w:cs="Times New Roman"/>
            <w:sz w:val="24"/>
            <w:szCs w:val="24"/>
          </w:rPr>
          <w:t>As water is diverted to production of bio</w:t>
        </w:r>
        <w:r w:rsidR="00554B15" w:rsidDel="002725E7">
          <w:rPr>
            <w:rFonts w:ascii="Times New Roman" w:hAnsi="Times New Roman" w:cs="Times New Roman"/>
            <w:sz w:val="24"/>
            <w:szCs w:val="24"/>
          </w:rPr>
          <w:t>energy</w:t>
        </w:r>
        <w:r w:rsidR="00576C06" w:rsidRPr="007A0B37" w:rsidDel="002725E7">
          <w:rPr>
            <w:rFonts w:ascii="Times New Roman" w:hAnsi="Times New Roman" w:cs="Times New Roman"/>
            <w:sz w:val="24"/>
            <w:szCs w:val="24"/>
          </w:rPr>
          <w:t xml:space="preserve"> feedstocks, the water availability for food</w:t>
        </w:r>
        <w:r w:rsidR="0056508A" w:rsidDel="002725E7">
          <w:rPr>
            <w:rFonts w:ascii="Times New Roman" w:hAnsi="Times New Roman" w:cs="Times New Roman"/>
            <w:sz w:val="24"/>
            <w:szCs w:val="24"/>
          </w:rPr>
          <w:t>, feed, and fiber production c</w:t>
        </w:r>
        <w:r w:rsidR="00576C06" w:rsidDel="002725E7">
          <w:rPr>
            <w:rFonts w:ascii="Times New Roman" w:hAnsi="Times New Roman" w:cs="Times New Roman"/>
            <w:sz w:val="24"/>
            <w:szCs w:val="24"/>
          </w:rPr>
          <w:t xml:space="preserve">ould </w:t>
        </w:r>
        <w:r w:rsidR="00576C06" w:rsidDel="002725E7">
          <w:rPr>
            <w:rFonts w:ascii="Times New Roman" w:hAnsi="Times New Roman" w:cs="Times New Roman"/>
            <w:sz w:val="24"/>
            <w:szCs w:val="24"/>
          </w:rPr>
          <w:lastRenderedPageBreak/>
          <w:t>decrease</w:t>
        </w:r>
        <w:r w:rsidR="00576C06" w:rsidRPr="007A0B37" w:rsidDel="002725E7">
          <w:rPr>
            <w:rFonts w:ascii="Times New Roman" w:hAnsi="Times New Roman" w:cs="Times New Roman"/>
            <w:sz w:val="24"/>
            <w:szCs w:val="24"/>
          </w:rPr>
          <w:t>.</w:t>
        </w:r>
        <w:r w:rsidR="00391FE7" w:rsidRPr="007A0B37" w:rsidDel="002725E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WWVhcj48UmVjTnVtPjM3PC9SZWNOdW0+PERpc3BsYXlUZXh0PigyMiwgMjMpPC9EaXNwbGF5VGV4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8C7C21" w:rsidDel="002725E7">
          <w:rPr>
            <w:rFonts w:ascii="Times New Roman" w:hAnsi="Times New Roman" w:cs="Times New Roman"/>
            <w:sz w:val="24"/>
            <w:szCs w:val="24"/>
            <w:vertAlign w:val="superscript"/>
          </w:rPr>
          <w:instrText xml:space="preserve"> ADDIN EN.CITE </w:instrText>
        </w:r>
        <w:r w:rsidR="00391FE7" w:rsidDel="002725E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WWVhcj48UmVjTnVtPjM3PC9SZWNOdW0+PERpc3BsYXlUZXh0PigyMiwgMjMpPC9EaXNwbGF5VGV4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8C7C21" w:rsidDel="002725E7">
          <w:rPr>
            <w:rFonts w:ascii="Times New Roman" w:hAnsi="Times New Roman" w:cs="Times New Roman"/>
            <w:sz w:val="24"/>
            <w:szCs w:val="24"/>
            <w:vertAlign w:val="superscript"/>
          </w:rPr>
          <w:instrText xml:space="preserve"> ADDIN EN.CITE.DATA </w:instrText>
        </w:r>
      </w:moveFrom>
      <w:del w:id="354" w:author="ewarner" w:date="2014-07-15T11:44:00Z">
        <w:r w:rsidR="00391FE7" w:rsidDel="002725E7">
          <w:rPr>
            <w:rFonts w:ascii="Times New Roman" w:hAnsi="Times New Roman" w:cs="Times New Roman"/>
            <w:sz w:val="24"/>
            <w:szCs w:val="24"/>
            <w:vertAlign w:val="superscript"/>
          </w:rPr>
        </w:r>
      </w:del>
      <w:moveFrom w:id="355" w:author="ewarner" w:date="2014-07-15T11:44:00Z">
        <w:r w:rsidR="00391FE7" w:rsidDel="002725E7">
          <w:rPr>
            <w:rFonts w:ascii="Times New Roman" w:hAnsi="Times New Roman" w:cs="Times New Roman"/>
            <w:sz w:val="24"/>
            <w:szCs w:val="24"/>
            <w:vertAlign w:val="superscript"/>
          </w:rPr>
          <w:fldChar w:fldCharType="end"/>
        </w:r>
      </w:moveFrom>
      <w:del w:id="356" w:author="ewarner" w:date="2014-07-15T11:44:00Z">
        <w:r w:rsidR="00391FE7" w:rsidRPr="007A0B37" w:rsidDel="002725E7">
          <w:rPr>
            <w:rFonts w:ascii="Times New Roman" w:hAnsi="Times New Roman" w:cs="Times New Roman"/>
            <w:sz w:val="24"/>
            <w:szCs w:val="24"/>
            <w:vertAlign w:val="superscript"/>
          </w:rPr>
        </w:r>
      </w:del>
      <w:moveFrom w:id="357" w:author="ewarner" w:date="2014-07-15T11:44:00Z">
        <w:r w:rsidR="00391FE7" w:rsidRPr="007A0B37"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391F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"_ENREF_22" \o "Chakravorty, (2009) #37" </w:instrText>
        </w:r>
        <w:r w:rsidR="00391F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22</w:t>
        </w:r>
        <w:r w:rsidR="00391F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 xml:space="preserve">, </w:t>
        </w:r>
        <w:r w:rsidR="00391F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"_ENREF_23" \o "Hoekstra, (2010) #38" </w:instrText>
        </w:r>
        <w:r w:rsidR="00391F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23</w:t>
        </w:r>
        <w:r w:rsidR="00391F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391FE7" w:rsidRPr="007A0B37" w:rsidDel="002725E7">
          <w:rPr>
            <w:rFonts w:ascii="Times New Roman" w:hAnsi="Times New Roman" w:cs="Times New Roman"/>
            <w:sz w:val="24"/>
            <w:szCs w:val="24"/>
            <w:vertAlign w:val="superscript"/>
          </w:rPr>
          <w:fldChar w:fldCharType="end"/>
        </w:r>
        <w:r w:rsidR="00576C06" w:rsidDel="002725E7">
          <w:rPr>
            <w:rFonts w:ascii="Times New Roman" w:hAnsi="Times New Roman" w:cs="Times New Roman"/>
            <w:sz w:val="24"/>
            <w:szCs w:val="24"/>
          </w:rPr>
          <w:t xml:space="preserve"> </w:t>
        </w:r>
        <w:r w:rsidR="00891B22" w:rsidDel="002725E7">
          <w:rPr>
            <w:rFonts w:ascii="Times New Roman" w:hAnsi="Times New Roman" w:cs="Times New Roman"/>
            <w:sz w:val="24"/>
            <w:szCs w:val="24"/>
          </w:rPr>
          <w:t>Greater</w:t>
        </w:r>
        <w:r w:rsidR="00891B22" w:rsidRPr="000D084D" w:rsidDel="002725E7">
          <w:rPr>
            <w:rFonts w:ascii="Times New Roman" w:hAnsi="Times New Roman" w:cs="Times New Roman"/>
            <w:sz w:val="24"/>
            <w:szCs w:val="24"/>
          </w:rPr>
          <w:t xml:space="preserve"> </w:t>
        </w:r>
        <w:r w:rsidR="00576C06" w:rsidRPr="000D084D" w:rsidDel="002725E7">
          <w:rPr>
            <w:rFonts w:ascii="Times New Roman" w:hAnsi="Times New Roman" w:cs="Times New Roman"/>
            <w:sz w:val="24"/>
            <w:szCs w:val="24"/>
          </w:rPr>
          <w:t xml:space="preserve">biomass production </w:t>
        </w:r>
        <w:r w:rsidR="0028097C" w:rsidDel="002725E7">
          <w:rPr>
            <w:rFonts w:ascii="Times New Roman" w:hAnsi="Times New Roman" w:cs="Times New Roman"/>
            <w:sz w:val="24"/>
            <w:szCs w:val="24"/>
          </w:rPr>
          <w:t xml:space="preserve">may </w:t>
        </w:r>
        <w:r w:rsidR="00576C06" w:rsidRPr="000D084D" w:rsidDel="002725E7">
          <w:rPr>
            <w:rFonts w:ascii="Times New Roman" w:hAnsi="Times New Roman" w:cs="Times New Roman"/>
            <w:sz w:val="24"/>
            <w:szCs w:val="24"/>
          </w:rPr>
          <w:t>increase competition for water in critical ar</w:t>
        </w:r>
        <w:r w:rsidR="00576C06" w:rsidDel="002725E7">
          <w:rPr>
            <w:rFonts w:ascii="Times New Roman" w:hAnsi="Times New Roman" w:cs="Times New Roman"/>
            <w:sz w:val="24"/>
            <w:szCs w:val="24"/>
          </w:rPr>
          <w:t>eas</w:t>
        </w:r>
        <w:r w:rsidR="00576C06" w:rsidRPr="000D084D" w:rsidDel="002725E7">
          <w:rPr>
            <w:rFonts w:ascii="Times New Roman" w:hAnsi="Times New Roman" w:cs="Times New Roman"/>
            <w:sz w:val="24"/>
            <w:szCs w:val="24"/>
          </w:rPr>
          <w:t>.</w:t>
        </w:r>
        <w:r w:rsidR="00391FE7" w:rsidRPr="00B57EEA" w:rsidDel="002725E7">
          <w:rPr>
            <w:rFonts w:ascii="Times New Roman" w:hAnsi="Times New Roman" w:cs="Times New Roman"/>
            <w:sz w:val="24"/>
            <w:szCs w:val="24"/>
            <w:vertAlign w:val="superscript"/>
          </w:rPr>
          <w:fldChar w:fldCharType="begin"/>
        </w:r>
        <w:r w:rsidR="008C7C21" w:rsidDel="002725E7">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&lt;EndNote&gt;&lt;Cite&gt;&lt;Author&gt;Fingerman&lt;/Author&gt;&lt;Year&gt;(2010)&lt;/Year&gt;&lt;RecNum&gt;12&lt;/RecNum&gt;&lt;DisplayText&gt;(16)&lt;/DisplayText&gt;&lt;record&gt;&lt;rec-number&gt;12&lt;/rec-number&gt;&lt;foreign-keys&gt;&lt;key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391FE7" w:rsidRPr="00B57EEA"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391F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"_ENREF_16" \o "Fingerman, (2010) #12" </w:instrText>
        </w:r>
        <w:r w:rsidR="00391F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16</w:t>
        </w:r>
        <w:r w:rsidR="00391F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391FE7" w:rsidRPr="00B57EEA" w:rsidDel="002725E7">
          <w:rPr>
            <w:rFonts w:ascii="Times New Roman" w:hAnsi="Times New Roman" w:cs="Times New Roman"/>
            <w:sz w:val="24"/>
            <w:szCs w:val="24"/>
            <w:vertAlign w:val="superscript"/>
          </w:rPr>
          <w:fldChar w:fldCharType="end"/>
        </w:r>
        <w:r w:rsidR="00576C06" w:rsidRPr="00B57EEA" w:rsidDel="002725E7">
          <w:rPr>
            <w:rFonts w:ascii="Times New Roman" w:hAnsi="Times New Roman" w:cs="Times New Roman"/>
            <w:sz w:val="24"/>
            <w:szCs w:val="24"/>
          </w:rPr>
          <w:t xml:space="preserve"> F</w:t>
        </w:r>
        <w:r w:rsidR="00576C06" w:rsidRPr="008D7260" w:rsidDel="002725E7">
          <w:rPr>
            <w:rFonts w:ascii="Times New Roman" w:hAnsi="Times New Roman" w:cs="Times New Roman"/>
            <w:sz w:val="24"/>
            <w:szCs w:val="24"/>
          </w:rPr>
          <w:t xml:space="preserve">or example, </w:t>
        </w:r>
        <w:r w:rsidR="0054364E" w:rsidRPr="008D7260" w:rsidDel="002725E7">
          <w:rPr>
            <w:rFonts w:ascii="Times New Roman" w:hAnsi="Times New Roman" w:cs="Times New Roman"/>
            <w:sz w:val="24"/>
            <w:szCs w:val="24"/>
          </w:rPr>
          <w:t>Berndes</w:t>
        </w:r>
        <w:r w:rsidR="00391FE7" w:rsidRPr="008D7260" w:rsidDel="002725E7">
          <w:rPr>
            <w:rFonts w:ascii="Times New Roman" w:hAnsi="Times New Roman" w:cs="Times New Roman"/>
            <w:sz w:val="24"/>
            <w:szCs w:val="24"/>
            <w:vertAlign w:val="superscript"/>
          </w:rPr>
          <w:fldChar w:fldCharType="begin"/>
        </w:r>
        <w:r w:rsidR="008C7C21" w:rsidDel="002725E7">
          <w:rPr>
            <w:rFonts w:ascii="Times New Roman" w:hAnsi="Times New Roman" w:cs="Times New Roman"/>
            <w:sz w:val="24"/>
            <w:szCs w:val="24"/>
            <w:vertAlign w:val="superscript"/>
          </w:rPr>
          <w:instrText xml:space="preserve"> ADDIN EN.CITE &lt;EndNote&gt;&lt;Cite&gt;&lt;Author&gt;Berndes&lt;/Author&gt;&lt;Year&gt;(2002)&lt;/Year&gt;&lt;RecNum&gt;7&lt;/RecNum&gt;&lt;DisplayText&gt;(24)&lt;/DisplayText&gt;&lt;record&gt;&lt;rec-number&gt;7&lt;/rec-number&gt;&lt;foreign-keys&gt;&lt;key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instrText>
        </w:r>
        <w:r w:rsidR="00391FE7" w:rsidRPr="008D7260"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391F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"_ENREF_24" \o "Berndes, (2002) #7" </w:instrText>
        </w:r>
        <w:r w:rsidR="00391F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24</w:t>
        </w:r>
        <w:r w:rsidR="00391F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391FE7" w:rsidRPr="008D7260" w:rsidDel="002725E7">
          <w:rPr>
            <w:rFonts w:ascii="Times New Roman" w:hAnsi="Times New Roman" w:cs="Times New Roman"/>
            <w:sz w:val="24"/>
            <w:szCs w:val="24"/>
            <w:vertAlign w:val="superscript"/>
          </w:rPr>
          <w:fldChar w:fldCharType="end"/>
        </w:r>
        <w:r w:rsidR="00C25297" w:rsidRPr="008D7260" w:rsidDel="002725E7">
          <w:rPr>
            <w:rFonts w:ascii="Times New Roman" w:hAnsi="Times New Roman" w:cs="Times New Roman"/>
            <w:sz w:val="24"/>
            <w:szCs w:val="24"/>
          </w:rPr>
          <w:t xml:space="preserve"> reports that </w:t>
        </w:r>
        <w:r w:rsidR="0056508A" w:rsidRPr="008D7260" w:rsidDel="002725E7">
          <w:rPr>
            <w:rFonts w:ascii="Times New Roman" w:hAnsi="Times New Roman" w:cs="Times New Roman"/>
            <w:sz w:val="24"/>
            <w:szCs w:val="24"/>
          </w:rPr>
          <w:t>a</w:t>
        </w:r>
        <w:r w:rsidR="00C25297" w:rsidRPr="008D7260" w:rsidDel="002725E7">
          <w:rPr>
            <w:rFonts w:ascii="Times New Roman" w:hAnsi="Times New Roman" w:cs="Times New Roman"/>
            <w:sz w:val="24"/>
            <w:szCs w:val="24"/>
          </w:rPr>
          <w:t xml:space="preserve"> large-scale expansion of bioenergy </w:t>
        </w:r>
        <w:r w:rsidR="00860632" w:rsidDel="002725E7">
          <w:rPr>
            <w:rFonts w:ascii="Times New Roman" w:hAnsi="Times New Roman" w:cs="Times New Roman"/>
            <w:sz w:val="24"/>
            <w:szCs w:val="24"/>
          </w:rPr>
          <w:t>systems</w:t>
        </w:r>
        <w:r w:rsidR="00860632" w:rsidRPr="008D7260" w:rsidDel="002725E7">
          <w:rPr>
            <w:rFonts w:ascii="Times New Roman" w:hAnsi="Times New Roman" w:cs="Times New Roman"/>
            <w:sz w:val="24"/>
            <w:szCs w:val="24"/>
          </w:rPr>
          <w:t xml:space="preserve"> </w:t>
        </w:r>
        <w:r w:rsidR="00C25297" w:rsidRPr="008D7260" w:rsidDel="002725E7">
          <w:rPr>
            <w:rFonts w:ascii="Times New Roman" w:hAnsi="Times New Roman" w:cs="Times New Roman"/>
            <w:sz w:val="24"/>
            <w:szCs w:val="24"/>
          </w:rPr>
          <w:t xml:space="preserve">would lead </w:t>
        </w:r>
        <w:r w:rsidR="00ED1EFE" w:rsidDel="002725E7">
          <w:rPr>
            <w:rFonts w:ascii="Times New Roman" w:hAnsi="Times New Roman" w:cs="Times New Roman"/>
            <w:sz w:val="24"/>
            <w:szCs w:val="24"/>
          </w:rPr>
          <w:t xml:space="preserve"> </w:t>
        </w:r>
        <w:r w:rsidR="00860632" w:rsidDel="002725E7">
          <w:rPr>
            <w:rFonts w:ascii="Times New Roman" w:hAnsi="Times New Roman" w:cs="Times New Roman"/>
            <w:sz w:val="24"/>
            <w:szCs w:val="24"/>
          </w:rPr>
          <w:t xml:space="preserve">to </w:t>
        </w:r>
        <w:r w:rsidR="00ED1EFE" w:rsidDel="002725E7">
          <w:rPr>
            <w:rFonts w:ascii="Times New Roman" w:hAnsi="Times New Roman" w:cs="Times New Roman"/>
            <w:sz w:val="24"/>
            <w:szCs w:val="24"/>
          </w:rPr>
          <w:t xml:space="preserve">increased </w:t>
        </w:r>
        <w:r w:rsidR="00576C06" w:rsidRPr="008D7260" w:rsidDel="002725E7">
          <w:rPr>
            <w:rFonts w:ascii="Times New Roman" w:hAnsi="Times New Roman" w:cs="Times New Roman"/>
            <w:sz w:val="24"/>
            <w:szCs w:val="24"/>
          </w:rPr>
          <w:t>water use</w:t>
        </w:r>
        <w:r w:rsidR="00176E11" w:rsidDel="002725E7">
          <w:rPr>
            <w:rFonts w:ascii="Times New Roman" w:hAnsi="Times New Roman" w:cs="Times New Roman"/>
            <w:sz w:val="24"/>
            <w:szCs w:val="24"/>
          </w:rPr>
          <w:t>,</w:t>
        </w:r>
        <w:r w:rsidR="00576C06" w:rsidRPr="008D7260" w:rsidDel="002725E7">
          <w:rPr>
            <w:rFonts w:ascii="Times New Roman" w:hAnsi="Times New Roman" w:cs="Times New Roman"/>
            <w:sz w:val="24"/>
            <w:szCs w:val="24"/>
          </w:rPr>
          <w:t xml:space="preserve"> through evapotranspiration</w:t>
        </w:r>
        <w:r w:rsidR="00176E11" w:rsidDel="002725E7">
          <w:rPr>
            <w:rFonts w:ascii="Times New Roman" w:hAnsi="Times New Roman" w:cs="Times New Roman"/>
            <w:sz w:val="24"/>
            <w:szCs w:val="24"/>
          </w:rPr>
          <w:t>,</w:t>
        </w:r>
        <w:r w:rsidR="00C25297" w:rsidRPr="008D7260" w:rsidDel="002725E7">
          <w:rPr>
            <w:rFonts w:ascii="Times New Roman" w:hAnsi="Times New Roman" w:cs="Times New Roman"/>
            <w:sz w:val="24"/>
            <w:szCs w:val="24"/>
          </w:rPr>
          <w:t xml:space="preserve"> </w:t>
        </w:r>
        <w:r w:rsidR="00576C06" w:rsidRPr="008D7260" w:rsidDel="002725E7">
          <w:rPr>
            <w:rFonts w:ascii="Times New Roman" w:hAnsi="Times New Roman" w:cs="Times New Roman"/>
            <w:sz w:val="24"/>
            <w:szCs w:val="24"/>
          </w:rPr>
          <w:t xml:space="preserve">that is </w:t>
        </w:r>
        <w:r w:rsidR="00C25297" w:rsidRPr="008D7260" w:rsidDel="002725E7">
          <w:rPr>
            <w:rFonts w:ascii="Times New Roman" w:hAnsi="Times New Roman" w:cs="Times New Roman"/>
            <w:sz w:val="24"/>
            <w:szCs w:val="24"/>
          </w:rPr>
          <w:t xml:space="preserve">potentially as large as </w:t>
        </w:r>
        <w:r w:rsidR="00576C06" w:rsidRPr="008D7260" w:rsidDel="002725E7">
          <w:rPr>
            <w:rFonts w:ascii="Times New Roman" w:hAnsi="Times New Roman" w:cs="Times New Roman"/>
            <w:sz w:val="24"/>
            <w:szCs w:val="24"/>
          </w:rPr>
          <w:t>existing water consumption from agricultural land</w:t>
        </w:r>
        <w:r w:rsidR="00C25297" w:rsidRPr="008D7260" w:rsidDel="002725E7">
          <w:rPr>
            <w:rFonts w:ascii="Times New Roman" w:hAnsi="Times New Roman" w:cs="Times New Roman"/>
            <w:sz w:val="24"/>
            <w:szCs w:val="24"/>
          </w:rPr>
          <w:t>.</w:t>
        </w:r>
      </w:moveFrom>
    </w:p>
    <w:p w:rsidR="00C25297" w:rsidRPr="008D7260" w:rsidDel="002725E7" w:rsidRDefault="00111BCB">
      <w:pPr>
        <w:spacing w:line="480" w:lineRule="auto"/>
        <w:ind w:firstLine="720"/>
        <w:rPr>
          <w:rFonts w:ascii="Times New Roman" w:hAnsi="Times New Roman" w:cs="Times New Roman"/>
          <w:sz w:val="24"/>
          <w:szCs w:val="24"/>
          <w:vertAlign w:val="superscript"/>
        </w:rPr>
      </w:pPr>
      <w:moveFromRangeStart w:id="358" w:author="ewarner" w:date="2014-07-15T11:44:00Z" w:name="move393187981"/>
      <w:moveFromRangeEnd w:id="352"/>
      <w:moveFrom w:id="359" w:author="ewarner" w:date="2014-07-15T11:44:00Z">
        <w:del w:id="360" w:author="ewarner" w:date="2014-07-15T12:08:00Z">
          <w:r w:rsidRPr="008D7260" w:rsidDel="002B0B32">
            <w:rPr>
              <w:rFonts w:ascii="Times New Roman" w:hAnsi="Times New Roman" w:cs="Times New Roman"/>
              <w:sz w:val="24"/>
              <w:szCs w:val="24"/>
            </w:rPr>
            <w:delText>W</w:delText>
          </w:r>
          <w:r w:rsidR="0056508A" w:rsidRPr="008D7260" w:rsidDel="002B0B32">
            <w:rPr>
              <w:rFonts w:ascii="Times New Roman" w:hAnsi="Times New Roman" w:cs="Times New Roman"/>
              <w:sz w:val="24"/>
              <w:szCs w:val="24"/>
            </w:rPr>
            <w:delText xml:space="preserve">ater availability </w:delText>
          </w:r>
          <w:r w:rsidR="00860632" w:rsidDel="002B0B32">
            <w:rPr>
              <w:rFonts w:ascii="Times New Roman" w:hAnsi="Times New Roman" w:cs="Times New Roman"/>
              <w:sz w:val="24"/>
              <w:szCs w:val="24"/>
            </w:rPr>
            <w:delText xml:space="preserve">may </w:delText>
          </w:r>
          <w:r w:rsidR="0056508A" w:rsidRPr="008D7260" w:rsidDel="002B0B32">
            <w:rPr>
              <w:rFonts w:ascii="Times New Roman" w:hAnsi="Times New Roman" w:cs="Times New Roman"/>
              <w:sz w:val="24"/>
              <w:szCs w:val="24"/>
            </w:rPr>
            <w:delText>a</w:delText>
          </w:r>
          <w:r w:rsidRPr="008D7260" w:rsidDel="002B0B32">
            <w:rPr>
              <w:rFonts w:ascii="Times New Roman" w:hAnsi="Times New Roman" w:cs="Times New Roman"/>
              <w:sz w:val="24"/>
              <w:szCs w:val="24"/>
            </w:rPr>
            <w:delText>lready impose barriers</w:delText>
          </w:r>
          <w:r w:rsidR="0056508A" w:rsidRPr="008D7260" w:rsidDel="002B0B32">
            <w:rPr>
              <w:rFonts w:ascii="Times New Roman" w:hAnsi="Times New Roman" w:cs="Times New Roman"/>
              <w:sz w:val="24"/>
              <w:szCs w:val="24"/>
            </w:rPr>
            <w:delText xml:space="preserve"> on the </w:delText>
          </w:r>
          <w:r w:rsidR="00860632" w:rsidDel="002B0B32">
            <w:rPr>
              <w:rFonts w:ascii="Times New Roman" w:hAnsi="Times New Roman" w:cs="Times New Roman"/>
              <w:sz w:val="24"/>
              <w:szCs w:val="24"/>
            </w:rPr>
            <w:delText xml:space="preserve">future </w:delText>
          </w:r>
          <w:r w:rsidR="0056508A" w:rsidRPr="008D7260" w:rsidDel="002B0B32">
            <w:rPr>
              <w:rFonts w:ascii="Times New Roman" w:hAnsi="Times New Roman" w:cs="Times New Roman"/>
              <w:sz w:val="24"/>
              <w:szCs w:val="24"/>
            </w:rPr>
            <w:delText xml:space="preserve">expansion of bioenergy </w:delText>
          </w:r>
          <w:r w:rsidR="00A82961" w:rsidDel="002B0B32">
            <w:rPr>
              <w:rFonts w:ascii="Times New Roman" w:hAnsi="Times New Roman" w:cs="Times New Roman"/>
              <w:sz w:val="24"/>
              <w:szCs w:val="24"/>
            </w:rPr>
            <w:delText xml:space="preserve">in a way </w:delText>
          </w:r>
          <w:r w:rsidR="00860632" w:rsidDel="002B0B32">
            <w:rPr>
              <w:rFonts w:ascii="Times New Roman" w:hAnsi="Times New Roman" w:cs="Times New Roman"/>
              <w:sz w:val="24"/>
              <w:szCs w:val="24"/>
            </w:rPr>
            <w:delText>that does not</w:delText>
          </w:r>
          <w:r w:rsidR="0056508A" w:rsidRPr="008D7260" w:rsidDel="002B0B32">
            <w:rPr>
              <w:rFonts w:ascii="Times New Roman" w:hAnsi="Times New Roman" w:cs="Times New Roman"/>
              <w:sz w:val="24"/>
              <w:szCs w:val="24"/>
            </w:rPr>
            <w:delText xml:space="preserve"> conflict </w:delText>
          </w:r>
          <w:r w:rsidR="00F23188" w:rsidDel="002B0B32">
            <w:rPr>
              <w:rFonts w:ascii="Times New Roman" w:hAnsi="Times New Roman" w:cs="Times New Roman"/>
              <w:sz w:val="24"/>
              <w:szCs w:val="24"/>
            </w:rPr>
            <w:delText>existing agricultural</w:delText>
          </w:r>
          <w:r w:rsidRPr="008D7260" w:rsidDel="002B0B32">
            <w:rPr>
              <w:rFonts w:ascii="Times New Roman" w:hAnsi="Times New Roman" w:cs="Times New Roman"/>
              <w:sz w:val="24"/>
              <w:szCs w:val="24"/>
            </w:rPr>
            <w:delText xml:space="preserve"> </w:delText>
          </w:r>
          <w:r w:rsidR="0056508A" w:rsidRPr="008D7260" w:rsidDel="002B0B32">
            <w:rPr>
              <w:rFonts w:ascii="Times New Roman" w:hAnsi="Times New Roman" w:cs="Times New Roman"/>
              <w:sz w:val="24"/>
              <w:szCs w:val="24"/>
            </w:rPr>
            <w:delText>food</w:delText>
          </w:r>
          <w:r w:rsidRPr="008D7260" w:rsidDel="002B0B32">
            <w:rPr>
              <w:rFonts w:ascii="Times New Roman" w:hAnsi="Times New Roman" w:cs="Times New Roman"/>
              <w:sz w:val="24"/>
              <w:szCs w:val="24"/>
            </w:rPr>
            <w:delText>, feed, and fiber production</w:delText>
          </w:r>
          <w:r w:rsidR="0056508A" w:rsidRPr="008D7260" w:rsidDel="002B0B32">
            <w:rPr>
              <w:rFonts w:ascii="Times New Roman" w:hAnsi="Times New Roman" w:cs="Times New Roman"/>
              <w:sz w:val="24"/>
              <w:szCs w:val="24"/>
            </w:rPr>
            <w:delText>.</w:delText>
          </w:r>
          <w:r w:rsidR="00860632"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 xml:space="preserve">In </w:delText>
          </w:r>
          <w:r w:rsidR="00D53CE6" w:rsidDel="002B0B32">
            <w:rPr>
              <w:rFonts w:ascii="Times New Roman" w:hAnsi="Times New Roman" w:cs="Times New Roman"/>
              <w:sz w:val="24"/>
              <w:szCs w:val="24"/>
            </w:rPr>
            <w:delText xml:space="preserve">the </w:delText>
          </w:r>
          <w:r w:rsidR="00176E11" w:rsidDel="002B0B32">
            <w:rPr>
              <w:rFonts w:ascii="Times New Roman" w:hAnsi="Times New Roman" w:cs="Times New Roman"/>
              <w:sz w:val="24"/>
              <w:szCs w:val="24"/>
            </w:rPr>
            <w:delText>Berndes</w:delText>
          </w:r>
          <w:r w:rsidR="00391FE7" w:rsidRPr="00B57B88"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391FE7" w:rsidRPr="00B57B88"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391FE7"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391FE7"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391FE7"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391FE7" w:rsidRPr="00B57B88" w:rsidDel="002B0B32">
            <w:rPr>
              <w:rFonts w:ascii="Times New Roman" w:hAnsi="Times New Roman" w:cs="Times New Roman"/>
              <w:sz w:val="24"/>
              <w:szCs w:val="24"/>
              <w:vertAlign w:val="superscript"/>
            </w:rPr>
            <w:fldChar w:fldCharType="end"/>
          </w:r>
          <w:r w:rsidR="00176E11"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 xml:space="preserve"> study, s</w:delText>
          </w:r>
          <w:r w:rsidRPr="008D7260" w:rsidDel="002B0B32">
            <w:rPr>
              <w:rFonts w:ascii="Times New Roman" w:hAnsi="Times New Roman" w:cs="Times New Roman"/>
              <w:sz w:val="24"/>
              <w:szCs w:val="24"/>
            </w:rPr>
            <w:delText>ome countries</w:delText>
          </w:r>
          <w:r w:rsidR="00860632" w:rsidDel="002B0B32">
            <w:rPr>
              <w:rFonts w:ascii="Times New Roman" w:hAnsi="Times New Roman" w:cs="Times New Roman"/>
              <w:sz w:val="24"/>
              <w:szCs w:val="24"/>
            </w:rPr>
            <w:delText xml:space="preserve"> (e.g., the </w:delText>
          </w:r>
          <w:r w:rsidR="00D53CE6" w:rsidDel="002B0B32">
            <w:rPr>
              <w:rFonts w:ascii="Times New Roman" w:hAnsi="Times New Roman" w:cs="Times New Roman"/>
              <w:sz w:val="24"/>
              <w:szCs w:val="24"/>
            </w:rPr>
            <w:delText>United States</w:delText>
          </w:r>
          <w:r w:rsidR="00860632"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are not </w:delText>
          </w:r>
          <w:r w:rsidR="00860632" w:rsidDel="002B0B32">
            <w:rPr>
              <w:rFonts w:ascii="Times New Roman" w:hAnsi="Times New Roman" w:cs="Times New Roman"/>
              <w:sz w:val="24"/>
              <w:szCs w:val="24"/>
            </w:rPr>
            <w:delText xml:space="preserve">currently </w:delText>
          </w:r>
          <w:r w:rsidRPr="008D7260" w:rsidDel="002B0B32">
            <w:rPr>
              <w:rFonts w:ascii="Times New Roman" w:hAnsi="Times New Roman" w:cs="Times New Roman"/>
              <w:sz w:val="24"/>
              <w:szCs w:val="24"/>
            </w:rPr>
            <w:delText xml:space="preserve">facing major water constraints, but </w:delText>
          </w:r>
          <w:r w:rsidR="001B4588" w:rsidDel="002B0B32">
            <w:rPr>
              <w:rFonts w:ascii="Times New Roman" w:hAnsi="Times New Roman" w:cs="Times New Roman"/>
              <w:sz w:val="24"/>
              <w:szCs w:val="24"/>
            </w:rPr>
            <w:delText>are</w:delText>
          </w:r>
          <w:r w:rsidRPr="008D7260" w:rsidDel="002B0B32">
            <w:rPr>
              <w:rFonts w:ascii="Times New Roman" w:hAnsi="Times New Roman" w:cs="Times New Roman"/>
              <w:sz w:val="24"/>
              <w:szCs w:val="24"/>
            </w:rPr>
            <w:delText xml:space="preserve"> projected to </w:delText>
          </w:r>
          <w:r w:rsidR="00A82BE6" w:rsidDel="002B0B32">
            <w:rPr>
              <w:rFonts w:ascii="Times New Roman" w:hAnsi="Times New Roman" w:cs="Times New Roman"/>
              <w:sz w:val="24"/>
              <w:szCs w:val="24"/>
            </w:rPr>
            <w:delText>use</w:delText>
          </w:r>
          <w:r w:rsidRPr="008D7260" w:rsidDel="002B0B32">
            <w:rPr>
              <w:rFonts w:ascii="Times New Roman" w:hAnsi="Times New Roman" w:cs="Times New Roman"/>
              <w:sz w:val="24"/>
              <w:szCs w:val="24"/>
            </w:rPr>
            <w:delText xml:space="preserve"> more than 25% of available surface and ground water reserv</w:delText>
          </w:r>
          <w:r w:rsidRPr="00111BCB" w:rsidDel="002B0B32">
            <w:rPr>
              <w:rFonts w:ascii="Times New Roman" w:hAnsi="Times New Roman" w:cs="Times New Roman"/>
              <w:sz w:val="24"/>
              <w:szCs w:val="24"/>
            </w:rPr>
            <w:delText>es</w:delText>
          </w:r>
          <w:r w:rsidR="00860632"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by 2075</w:delText>
          </w:r>
          <w:r w:rsidRPr="00111BCB" w:rsidDel="002B0B32">
            <w:rPr>
              <w:rFonts w:ascii="Times New Roman" w:hAnsi="Times New Roman" w:cs="Times New Roman"/>
              <w:sz w:val="24"/>
              <w:szCs w:val="24"/>
            </w:rPr>
            <w:delText>.</w:delText>
          </w:r>
          <w:r w:rsidR="00391FE7" w:rsidRPr="00E92B72"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391FE7"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391FE7"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391FE7"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391FE7"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391FE7" w:rsidRPr="00E92B72" w:rsidDel="002B0B32">
            <w:rPr>
              <w:rFonts w:ascii="Times New Roman" w:hAnsi="Times New Roman" w:cs="Times New Roman"/>
              <w:sz w:val="24"/>
              <w:szCs w:val="24"/>
              <w:vertAlign w:val="superscript"/>
            </w:rPr>
            <w:fldChar w:fldCharType="end"/>
          </w:r>
          <w:r w:rsidR="0051612F" w:rsidDel="002B0B32">
            <w:rPr>
              <w:rFonts w:ascii="Times New Roman" w:hAnsi="Times New Roman" w:cs="Times New Roman"/>
              <w:sz w:val="24"/>
              <w:szCs w:val="24"/>
            </w:rPr>
            <w:delText>M</w:delText>
          </w:r>
          <w:r w:rsidR="0056508A" w:rsidRPr="008D7260" w:rsidDel="002B0B32">
            <w:rPr>
              <w:rFonts w:ascii="Times New Roman" w:hAnsi="Times New Roman" w:cs="Times New Roman"/>
              <w:sz w:val="24"/>
              <w:szCs w:val="24"/>
            </w:rPr>
            <w:delText>any cou</w:delText>
          </w:r>
          <w:r w:rsidRPr="008D7260" w:rsidDel="002B0B32">
            <w:rPr>
              <w:rFonts w:ascii="Times New Roman" w:hAnsi="Times New Roman" w:cs="Times New Roman"/>
              <w:sz w:val="24"/>
              <w:szCs w:val="24"/>
            </w:rPr>
            <w:delText>ntries</w:delText>
          </w:r>
          <w:r w:rsidR="0056508A" w:rsidRPr="008D7260" w:rsidDel="002B0B32">
            <w:rPr>
              <w:rFonts w:ascii="Times New Roman" w:hAnsi="Times New Roman" w:cs="Times New Roman"/>
              <w:sz w:val="24"/>
              <w:szCs w:val="24"/>
            </w:rPr>
            <w:delText xml:space="preserve"> such as</w:delText>
          </w:r>
          <w:r w:rsidR="00C25297" w:rsidRPr="008D7260" w:rsidDel="002B0B32">
            <w:rPr>
              <w:rFonts w:ascii="Times New Roman" w:hAnsi="Times New Roman" w:cs="Times New Roman"/>
              <w:sz w:val="24"/>
              <w:szCs w:val="24"/>
            </w:rPr>
            <w:delText xml:space="preserve"> South Africa, China</w:delText>
          </w:r>
          <w:r w:rsidR="007D75C8" w:rsidDel="002B0B32">
            <w:rPr>
              <w:rFonts w:ascii="Times New Roman" w:hAnsi="Times New Roman" w:cs="Times New Roman"/>
              <w:sz w:val="24"/>
              <w:szCs w:val="24"/>
            </w:rPr>
            <w:delText>,</w:delText>
          </w:r>
          <w:r w:rsidR="00C25297" w:rsidRPr="008D7260" w:rsidDel="002B0B32">
            <w:rPr>
              <w:rFonts w:ascii="Times New Roman" w:hAnsi="Times New Roman" w:cs="Times New Roman"/>
              <w:sz w:val="24"/>
              <w:szCs w:val="24"/>
            </w:rPr>
            <w:delText xml:space="preserve"> and India are already facing water scarcity</w:delText>
          </w:r>
          <w:r w:rsidR="0056508A" w:rsidRPr="008D7260" w:rsidDel="002B0B32">
            <w:rPr>
              <w:rFonts w:ascii="Times New Roman" w:hAnsi="Times New Roman" w:cs="Times New Roman"/>
              <w:sz w:val="24"/>
              <w:szCs w:val="24"/>
            </w:rPr>
            <w:delText xml:space="preserve"> issues that constrain large-scale</w:delText>
          </w:r>
          <w:r w:rsidR="00C25297" w:rsidRPr="008D7260" w:rsidDel="002B0B32">
            <w:rPr>
              <w:rFonts w:ascii="Times New Roman" w:hAnsi="Times New Roman" w:cs="Times New Roman"/>
              <w:sz w:val="24"/>
              <w:szCs w:val="24"/>
            </w:rPr>
            <w:delText xml:space="preserve"> bioenergy productio</w:delText>
          </w:r>
          <w:r w:rsidDel="002B0B32">
            <w:rPr>
              <w:rFonts w:ascii="Times New Roman" w:hAnsi="Times New Roman" w:cs="Times New Roman"/>
              <w:sz w:val="24"/>
              <w:szCs w:val="24"/>
            </w:rPr>
            <w:delText>n</w:delText>
          </w:r>
          <w:r w:rsidR="0056508A" w:rsidRPr="008D7260" w:rsidDel="002B0B32">
            <w:rPr>
              <w:rFonts w:ascii="Times New Roman" w:hAnsi="Times New Roman" w:cs="Times New Roman"/>
              <w:sz w:val="24"/>
              <w:szCs w:val="24"/>
            </w:rPr>
            <w:delText>.</w:delText>
          </w:r>
          <w:r w:rsidR="00391FE7" w:rsidRPr="008D7260"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391FE7" w:rsidRPr="008D7260"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391FE7"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391FE7"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391FE7"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391FE7" w:rsidRPr="008D7260" w:rsidDel="002B0B32">
            <w:rPr>
              <w:rFonts w:ascii="Times New Roman" w:hAnsi="Times New Roman" w:cs="Times New Roman"/>
              <w:sz w:val="24"/>
              <w:szCs w:val="24"/>
              <w:vertAlign w:val="superscript"/>
            </w:rPr>
            <w:fldChar w:fldCharType="end"/>
          </w:r>
          <w:r w:rsidRPr="008D7260" w:rsidDel="002B0B32">
            <w:rPr>
              <w:rFonts w:ascii="Times New Roman" w:hAnsi="Times New Roman" w:cs="Times New Roman"/>
              <w:sz w:val="24"/>
              <w:szCs w:val="24"/>
              <w:vertAlign w:val="superscript"/>
            </w:rPr>
            <w:delText xml:space="preserve"> </w:delText>
          </w:r>
          <w:r w:rsidRPr="008D7260" w:rsidDel="002B0B32">
            <w:rPr>
              <w:rFonts w:ascii="Times New Roman" w:hAnsi="Times New Roman" w:cs="Times New Roman"/>
              <w:sz w:val="24"/>
              <w:szCs w:val="24"/>
            </w:rPr>
            <w:delText xml:space="preserve">In the future, climate change and population </w:delText>
          </w:r>
          <w:r w:rsidR="005D05F5" w:rsidDel="002B0B32">
            <w:rPr>
              <w:rFonts w:ascii="Times New Roman" w:hAnsi="Times New Roman" w:cs="Times New Roman"/>
              <w:sz w:val="24"/>
              <w:szCs w:val="24"/>
            </w:rPr>
            <w:delText>growth may</w:delText>
          </w:r>
          <w:r w:rsidRPr="008D7260" w:rsidDel="002B0B32">
            <w:rPr>
              <w:rFonts w:ascii="Times New Roman" w:hAnsi="Times New Roman" w:cs="Times New Roman"/>
              <w:sz w:val="24"/>
              <w:szCs w:val="24"/>
            </w:rPr>
            <w:delText xml:space="preserve"> exacerbate these</w:delText>
          </w:r>
          <w:r w:rsidR="0056508A" w:rsidRPr="008D7260" w:rsidDel="002B0B32">
            <w:rPr>
              <w:rFonts w:ascii="Times New Roman" w:hAnsi="Times New Roman" w:cs="Times New Roman"/>
              <w:sz w:val="24"/>
              <w:szCs w:val="24"/>
            </w:rPr>
            <w:delText xml:space="preserve"> </w:delText>
          </w:r>
          <w:r w:rsidR="00A82BE6" w:rsidDel="002B0B32">
            <w:rPr>
              <w:rFonts w:ascii="Times New Roman" w:hAnsi="Times New Roman" w:cs="Times New Roman"/>
              <w:sz w:val="24"/>
              <w:szCs w:val="24"/>
            </w:rPr>
            <w:delText>limitations</w:delText>
          </w:r>
          <w:r w:rsidR="0028097C" w:rsidDel="002B0B32">
            <w:rPr>
              <w:rFonts w:ascii="Times New Roman" w:hAnsi="Times New Roman" w:cs="Times New Roman"/>
              <w:sz w:val="24"/>
              <w:szCs w:val="24"/>
            </w:rPr>
            <w:delText xml:space="preserve">; </w:delText>
          </w:r>
          <w:r w:rsidRPr="008D7260" w:rsidDel="002B0B32">
            <w:rPr>
              <w:rFonts w:ascii="Times New Roman" w:hAnsi="Times New Roman" w:cs="Times New Roman"/>
              <w:sz w:val="24"/>
              <w:szCs w:val="24"/>
            </w:rPr>
            <w:delText xml:space="preserve">increasing the </w:delText>
          </w:r>
          <w:r w:rsidR="00D40570" w:rsidDel="002B0B32">
            <w:rPr>
              <w:rFonts w:ascii="Times New Roman" w:hAnsi="Times New Roman" w:cs="Times New Roman"/>
              <w:sz w:val="24"/>
              <w:szCs w:val="24"/>
            </w:rPr>
            <w:delText xml:space="preserve">utilization </w:delText>
          </w:r>
          <w:r w:rsidRPr="008D7260" w:rsidDel="002B0B32">
            <w:rPr>
              <w:rFonts w:ascii="Times New Roman" w:hAnsi="Times New Roman" w:cs="Times New Roman"/>
              <w:sz w:val="24"/>
              <w:szCs w:val="24"/>
            </w:rPr>
            <w:delText xml:space="preserve">efficiency of existing water resources </w:delText>
          </w:r>
          <w:r w:rsidR="0028097C" w:rsidDel="002B0B32">
            <w:rPr>
              <w:rFonts w:ascii="Times New Roman" w:hAnsi="Times New Roman" w:cs="Times New Roman"/>
              <w:sz w:val="24"/>
              <w:szCs w:val="24"/>
            </w:rPr>
            <w:delText xml:space="preserve">may </w:delText>
          </w:r>
          <w:r w:rsidR="00742ACE" w:rsidDel="002B0B32">
            <w:rPr>
              <w:rFonts w:ascii="Times New Roman" w:hAnsi="Times New Roman" w:cs="Times New Roman"/>
              <w:sz w:val="24"/>
              <w:szCs w:val="24"/>
            </w:rPr>
            <w:delText>reduce the risk of</w:delText>
          </w:r>
          <w:r w:rsidRPr="008D7260" w:rsidDel="002B0B32">
            <w:rPr>
              <w:rFonts w:ascii="Times New Roman" w:hAnsi="Times New Roman" w:cs="Times New Roman"/>
              <w:sz w:val="24"/>
              <w:szCs w:val="24"/>
            </w:rPr>
            <w:delText xml:space="preserve"> conflicting with other uses.</w:delText>
          </w:r>
          <w:r w:rsidR="00391FE7" w:rsidRPr="00E92B72" w:rsidDel="002B0B32">
            <w:rPr>
              <w:rFonts w:ascii="Times New Roman" w:hAnsi="Times New Roman" w:cs="Times New Roman"/>
              <w:sz w:val="24"/>
              <w:szCs w:val="24"/>
              <w:vertAlign w:val="superscript"/>
            </w:rPr>
            <w:fldChar w:fldCharType="begin"/>
          </w:r>
          <w:r w:rsidR="00102934" w:rsidDel="002B0B32">
            <w:rPr>
              <w:rFonts w:ascii="Times New Roman" w:hAnsi="Times New Roman" w:cs="Times New Roman"/>
              <w:sz w:val="24"/>
              <w:szCs w:val="24"/>
              <w:vertAlign w:val="superscript"/>
            </w:rPr>
            <w:delInstrText xml:space="preserve"> ADDIN EN.CITE &lt;EndNote&gt;&lt;Cite&gt;&lt;Author&gt;Chum&lt;/Author&gt;&lt;Year&gt;(2011)&lt;/Year&gt;&lt;RecNum&gt;67&lt;/RecNum&gt;&lt;DisplayText&gt;(21)&lt;/DisplayText&gt;&lt;record&gt;&lt;rec-number&gt;67&lt;/rec-number&gt;&lt;foreign-keys&gt;&lt;key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00391FE7" w:rsidRPr="00E92B72" w:rsidDel="002B0B32">
            <w:rPr>
              <w:rFonts w:ascii="Times New Roman" w:hAnsi="Times New Roman" w:cs="Times New Roman"/>
              <w:sz w:val="24"/>
              <w:szCs w:val="24"/>
              <w:vertAlign w:val="superscript"/>
            </w:rPr>
            <w:fldChar w:fldCharType="separate"/>
          </w:r>
          <w:r w:rsidR="00102934" w:rsidDel="002B0B32">
            <w:rPr>
              <w:rFonts w:ascii="Times New Roman" w:hAnsi="Times New Roman" w:cs="Times New Roman"/>
              <w:noProof/>
              <w:sz w:val="24"/>
              <w:szCs w:val="24"/>
              <w:vertAlign w:val="superscript"/>
            </w:rPr>
            <w:delText>(</w:delText>
          </w:r>
          <w:r w:rsidR="00391FE7"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"_ENREF_21" \o "Chum, (2011) #67" </w:delInstrText>
          </w:r>
          <w:r w:rsidR="00391FE7"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21</w:delText>
          </w:r>
          <w:r w:rsidR="00391FE7" w:rsidDel="002B0B32">
            <w:rPr>
              <w:rFonts w:ascii="Times New Roman" w:hAnsi="Times New Roman" w:cs="Times New Roman"/>
              <w:noProof/>
              <w:sz w:val="24"/>
              <w:szCs w:val="24"/>
              <w:vertAlign w:val="superscript"/>
            </w:rPr>
            <w:fldChar w:fldCharType="end"/>
          </w:r>
          <w:r w:rsidR="00102934" w:rsidDel="002B0B32">
            <w:rPr>
              <w:rFonts w:ascii="Times New Roman" w:hAnsi="Times New Roman" w:cs="Times New Roman"/>
              <w:noProof/>
              <w:sz w:val="24"/>
              <w:szCs w:val="24"/>
              <w:vertAlign w:val="superscript"/>
            </w:rPr>
            <w:delText>)</w:delText>
          </w:r>
          <w:r w:rsidR="00391FE7" w:rsidRPr="00E92B72" w:rsidDel="002B0B32">
            <w:rPr>
              <w:rFonts w:ascii="Times New Roman" w:hAnsi="Times New Roman" w:cs="Times New Roman"/>
              <w:sz w:val="24"/>
              <w:szCs w:val="24"/>
              <w:vertAlign w:val="superscript"/>
            </w:rPr>
            <w:fldChar w:fldCharType="end"/>
          </w:r>
        </w:del>
      </w:moveFrom>
    </w:p>
    <w:moveFromRangeEnd w:id="358"/>
    <w:p w:rsidR="00E851FB" w:rsidRDefault="00E851FB" w:rsidP="00B57EEA">
      <w:pPr>
        <w:spacing w:line="480" w:lineRule="auto"/>
        <w:rPr>
          <w:ins w:id="361" w:author="ewarner" w:date="2014-07-15T12:06:00Z"/>
          <w:rFonts w:ascii="Times New Roman" w:hAnsi="Times New Roman" w:cs="Times New Roman"/>
          <w:b/>
          <w:sz w:val="24"/>
          <w:szCs w:val="24"/>
        </w:rPr>
      </w:pPr>
      <w:commentRangeStart w:id="362"/>
      <w:r w:rsidRPr="00B57EEA">
        <w:rPr>
          <w:rFonts w:ascii="Times New Roman" w:hAnsi="Times New Roman" w:cs="Times New Roman"/>
          <w:b/>
          <w:sz w:val="24"/>
          <w:szCs w:val="24"/>
        </w:rPr>
        <w:t>2. R</w:t>
      </w:r>
      <w:r w:rsidR="00B57EEA">
        <w:rPr>
          <w:rFonts w:ascii="Times New Roman" w:hAnsi="Times New Roman" w:cs="Times New Roman"/>
          <w:b/>
          <w:sz w:val="24"/>
          <w:szCs w:val="24"/>
        </w:rPr>
        <w:t xml:space="preserve">EVIEW OF CURRENT WATER </w:t>
      </w:r>
      <w:ins w:id="363" w:author="ewarner" w:date="2014-07-15T12:06:00Z">
        <w:r w:rsidR="00BB781F">
          <w:rPr>
            <w:rFonts w:ascii="Times New Roman" w:hAnsi="Times New Roman" w:cs="Times New Roman"/>
            <w:b/>
            <w:sz w:val="24"/>
            <w:szCs w:val="24"/>
          </w:rPr>
          <w:t>FOOTPRINTING</w:t>
        </w:r>
      </w:ins>
      <w:del w:id="364" w:author="ewarner" w:date="2014-07-15T12:06:00Z">
        <w:r w:rsidR="00B57EEA" w:rsidDel="00BB781F">
          <w:rPr>
            <w:rFonts w:ascii="Times New Roman" w:hAnsi="Times New Roman" w:cs="Times New Roman"/>
            <w:b/>
            <w:sz w:val="24"/>
            <w:szCs w:val="24"/>
          </w:rPr>
          <w:delText>CONSUMPTION</w:delText>
        </w:r>
      </w:del>
      <w:r w:rsidR="00B57EEA">
        <w:rPr>
          <w:rFonts w:ascii="Times New Roman" w:hAnsi="Times New Roman" w:cs="Times New Roman"/>
          <w:b/>
          <w:sz w:val="24"/>
          <w:szCs w:val="24"/>
        </w:rPr>
        <w:t xml:space="preserve"> MODELS AND ASSESSMENT METHODS</w:t>
      </w:r>
      <w:commentRangeEnd w:id="362"/>
      <w:r w:rsidR="002227C1">
        <w:rPr>
          <w:rStyle w:val="CommentReference"/>
        </w:rPr>
        <w:commentReference w:id="362"/>
      </w:r>
    </w:p>
    <w:p w:rsidR="00BB781F" w:rsidRDefault="002B0B32">
      <w:pPr>
        <w:spacing w:line="480" w:lineRule="auto"/>
        <w:ind w:firstLine="720"/>
        <w:rPr>
          <w:rFonts w:ascii="Times New Roman" w:hAnsi="Times New Roman" w:cs="Times New Roman"/>
          <w:sz w:val="24"/>
          <w:szCs w:val="24"/>
        </w:rPr>
      </w:pPr>
      <w:ins w:id="365" w:author="ewarner" w:date="2014-07-15T12:08:00Z">
        <w:r>
          <w:rPr>
            <w:rFonts w:ascii="Times New Roman" w:hAnsi="Times New Roman" w:cs="Times New Roman"/>
            <w:sz w:val="24"/>
            <w:szCs w:val="24"/>
          </w:rPr>
          <w:t>We reviewed existing water footprinting models and assessment methods</w:t>
        </w:r>
      </w:ins>
      <w:ins w:id="366" w:author="ewarner" w:date="2014-07-15T12:09:00Z">
        <w:r>
          <w:rPr>
            <w:rFonts w:ascii="Times New Roman" w:hAnsi="Times New Roman" w:cs="Times New Roman"/>
            <w:sz w:val="24"/>
            <w:szCs w:val="24"/>
          </w:rPr>
          <w:t xml:space="preserve"> in order to understand the strengths and limitations of existing analysis. </w:t>
        </w:r>
      </w:ins>
      <w:moveToRangeStart w:id="367" w:author="ewarner" w:date="2014-07-15T12:06:00Z" w:name="move393189345"/>
      <w:moveTo w:id="368" w:author="ewarner" w:date="2014-07-15T12:06:00Z">
        <w:r w:rsidR="00BB781F" w:rsidRPr="00382294">
          <w:rPr>
            <w:rFonts w:ascii="Times New Roman" w:hAnsi="Times New Roman" w:cs="Times New Roman"/>
            <w:sz w:val="24"/>
            <w:szCs w:val="24"/>
          </w:rPr>
          <w:t xml:space="preserve">Several existing tools/databases </w:t>
        </w:r>
        <w:r w:rsidR="00BB781F">
          <w:rPr>
            <w:rFonts w:ascii="Times New Roman" w:hAnsi="Times New Roman" w:cs="Times New Roman"/>
            <w:sz w:val="24"/>
            <w:szCs w:val="24"/>
          </w:rPr>
          <w:t xml:space="preserve">exist for assessing other aspects of water use such as water erosion of soil (e.g., are available </w:t>
        </w:r>
        <w:r w:rsidR="00BB781F" w:rsidRPr="00D80B76">
          <w:rPr>
            <w:rFonts w:ascii="Times New Roman" w:hAnsi="Times New Roman" w:cs="Times New Roman"/>
            <w:sz w:val="24"/>
            <w:szCs w:val="24"/>
          </w:rPr>
          <w:t>WEPP</w:t>
        </w:r>
        <w:r w:rsidR="00391FE7" w:rsidRPr="00D80B76">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&lt;EndNote&gt;&lt;Cite&gt;&lt;Author&gt;USDA&lt;/Author&gt;&lt;Year&gt;(1995)&lt;/Year&gt;&lt;RecNum&gt;4&lt;/RecNum&gt;&lt;DisplayText&gt;(25)&lt;/DisplayText&gt;&lt;record&gt;&lt;rec-number&gt;4&lt;/rec-number&gt;&lt;foreign-keys&gt;&lt;key app="EN" db-id="vt0rsz0asdtxrzetxr0prw9eexvwt9wxe5tx"&gt;4&lt;/key&gt;&lt;/foreign-keys&gt;&lt;ref-type name="Report"&gt;27&lt;/ref-type&gt;&lt;contributors&gt;&lt;authors&gt;&lt;author&gt;USDA,&lt;/author&gt;&lt;/authors&gt;&lt;/contributors&gt;&lt;titles&gt;&lt;title&gt;&lt;style face="italic" font="default" size="100%"&gt;Water Erosion Prediction Project (WEPP)&lt;/style&gt;&lt;/title&gt;&lt;/titles&gt;&lt;dates&gt;&lt;year&gt;(1995)&lt;/year&gt;&lt;/dates&gt;&lt;publisher&gt;West Lafayette, IN&lt;/publisher&gt;&lt;urls&gt;&lt;related-urls&gt;&lt;url&gt;http://www.ars.usda.gov/Research/docs.htm?docid=18073&lt;/url&gt;&lt;/related-urls&gt;&lt;/urls&gt;&lt;/record&gt;&lt;/Cite&gt;&lt;/EndNote&gt;</w:instrText>
      </w:r>
      <w:moveTo w:id="369" w:author="ewarner" w:date="2014-07-15T12:06:00Z">
        <w:r w:rsidR="00391FE7" w:rsidRPr="00D80B76">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391FE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"_ENREF_25" \o "USDA, (1995) #4" </w:instrText>
      </w:r>
      <w:r w:rsidR="00391FE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25</w:t>
      </w:r>
      <w:r w:rsidR="00391FE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370" w:author="ewarner" w:date="2014-07-15T12:06:00Z">
        <w:r w:rsidR="00391FE7" w:rsidRPr="00D80B76">
          <w:rPr>
            <w:rFonts w:ascii="Times New Roman" w:hAnsi="Times New Roman" w:cs="Times New Roman"/>
            <w:sz w:val="24"/>
            <w:szCs w:val="24"/>
            <w:vertAlign w:val="superscript"/>
          </w:rPr>
          <w:fldChar w:fldCharType="end"/>
        </w:r>
        <w:r w:rsidR="00BB781F">
          <w:rPr>
            <w:rFonts w:ascii="Times New Roman" w:hAnsi="Times New Roman" w:cs="Times New Roman"/>
            <w:sz w:val="24"/>
            <w:szCs w:val="24"/>
          </w:rPr>
          <w:t xml:space="preserve">) and water flows in and out of soil (e.g., </w:t>
        </w:r>
        <w:r w:rsidR="00BB781F" w:rsidRPr="00D80B76">
          <w:rPr>
            <w:rFonts w:ascii="Times New Roman" w:hAnsi="Times New Roman" w:cs="Times New Roman"/>
            <w:sz w:val="24"/>
            <w:szCs w:val="24"/>
          </w:rPr>
          <w:t>DAYCENT/CENTURY</w:t>
        </w:r>
        <w:r w:rsidR="00391FE7" w:rsidRPr="00D80B76">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&lt;EndNote&gt;&lt;Cite&gt;&lt;Author&gt;Parton&lt;/Author&gt;&lt;Year&gt;(1998)&lt;/Year&gt;&lt;RecNum&gt;5&lt;/RecNum&gt;&lt;DisplayText&gt;(26)&lt;/DisplayText&gt;&lt;record&gt;&lt;rec-number&gt;5&lt;/rec-number&gt;&lt;foreign-keys&gt;&lt;key app="EN" db-id="vt0rsz0asdtxrzetxr0prw9eexvwt9wxe5tx"&gt;5&lt;/key&gt;&lt;/foreign-keys&gt;&lt;ref-type name="Journal Article"&gt;17&lt;/ref-type&gt;&lt;contributors&gt;&lt;authors&gt;&lt;author&gt;Parton, William J.&lt;/author&gt;&lt;author&gt;Hartman, Melannie&lt;/author&gt;&lt;author&gt;Ojima, Dennis&lt;/author&gt;&lt;author&gt;Schimel, David&lt;/author&gt;&lt;/authors&gt;&lt;/contributors&gt;&lt;titles&gt;&lt;title&gt;DAYCENT and its land surface submodel: description and testing&lt;/title&gt;&lt;secondary-title&gt;&lt;style face="italic" font="default" size="100%"&gt;Global and Planetary Change&lt;/style&gt;&lt;/secondary-title&gt;&lt;/titles&gt;&lt;periodical&gt;&lt;full-title&gt;Global and Planetary Change&lt;/full-title&gt;&lt;/periodical&gt;&lt;pages&gt;35-48&lt;/pages&gt;&lt;volume&gt;&lt;style face="bold" font="default" size="100%"&gt;19&lt;/style&gt;&lt;/volume&gt;&lt;number&gt;1–4&lt;/number&gt;&lt;keywords&gt;&lt;keyword&gt;soil water&lt;/keyword&gt;&lt;keyword&gt;ecological models&lt;/keyword&gt;&lt;keyword&gt;soil temperature&lt;/keyword&gt;&lt;keyword&gt;latent heat flux&lt;/keyword&gt;&lt;keyword&gt;DAYCENT&lt;/keyword&gt;&lt;keyword&gt;water flow&lt;/keyword&gt;&lt;keyword&gt;trace gas flux&lt;/keyword&gt;&lt;/keywords&gt;&lt;dates&gt;&lt;year&gt;(1998)&lt;/year&gt;&lt;/dates&gt;&lt;isbn&gt;0921-8181&lt;/isbn&gt;&lt;urls&gt;&lt;related-urls&gt;&lt;url&gt;http://www.sciencedirect.com/science/article/pii/S092181819800040X&lt;/url&gt;&lt;/related-urls&gt;&lt;/urls&gt;&lt;electronic-resource-num&gt;http://dx.doi.org/10.1016/S0921-8181(98)00040-X&lt;/electronic-resource-num&gt;&lt;/record&gt;&lt;/Cite&gt;&lt;/EndNote&gt;</w:instrText>
      </w:r>
      <w:moveTo w:id="371" w:author="ewarner" w:date="2014-07-15T12:06:00Z">
        <w:r w:rsidR="00391FE7" w:rsidRPr="00D80B76">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391FE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"_ENREF_26" \o "Parton, (1998) #5" </w:instrText>
      </w:r>
      <w:r w:rsidR="00391FE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26</w:t>
      </w:r>
      <w:r w:rsidR="00391FE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372" w:author="ewarner" w:date="2014-07-15T12:06:00Z">
        <w:r w:rsidR="00391FE7" w:rsidRPr="00D80B76">
          <w:rPr>
            <w:rFonts w:ascii="Times New Roman" w:hAnsi="Times New Roman" w:cs="Times New Roman"/>
            <w:sz w:val="24"/>
            <w:szCs w:val="24"/>
            <w:vertAlign w:val="superscript"/>
          </w:rPr>
          <w:fldChar w:fldCharType="end"/>
        </w:r>
        <w:r w:rsidR="00BB781F">
          <w:rPr>
            <w:rFonts w:ascii="Times New Roman" w:hAnsi="Times New Roman" w:cs="Times New Roman"/>
            <w:sz w:val="24"/>
            <w:szCs w:val="24"/>
          </w:rPr>
          <w:t xml:space="preserve">), but do not estimate water </w:t>
        </w:r>
      </w:moveTo>
      <w:ins w:id="373" w:author="ewarner" w:date="2014-07-15T12:09:00Z">
        <w:r>
          <w:rPr>
            <w:rFonts w:ascii="Times New Roman" w:hAnsi="Times New Roman" w:cs="Times New Roman"/>
            <w:sz w:val="24"/>
            <w:szCs w:val="24"/>
          </w:rPr>
          <w:t>footprints</w:t>
        </w:r>
      </w:ins>
      <w:moveTo w:id="374" w:author="ewarner" w:date="2014-07-15T12:06:00Z">
        <w:del w:id="375" w:author="ewarner" w:date="2014-07-15T12:09:00Z">
          <w:r w:rsidR="00BB781F" w:rsidDel="002B0B32">
            <w:rPr>
              <w:rFonts w:ascii="Times New Roman" w:hAnsi="Times New Roman" w:cs="Times New Roman"/>
              <w:sz w:val="24"/>
              <w:szCs w:val="24"/>
            </w:rPr>
            <w:delText>consumption</w:delText>
          </w:r>
        </w:del>
        <w:r w:rsidR="00BB781F">
          <w:rPr>
            <w:rFonts w:ascii="Times New Roman" w:hAnsi="Times New Roman" w:cs="Times New Roman"/>
            <w:sz w:val="24"/>
            <w:szCs w:val="24"/>
          </w:rPr>
          <w:t>.</w:t>
        </w:r>
      </w:moveTo>
      <w:ins w:id="376" w:author="ewarner" w:date="2014-07-15T12:10:00Z">
        <w:r>
          <w:rPr>
            <w:rFonts w:ascii="Times New Roman" w:hAnsi="Times New Roman" w:cs="Times New Roman"/>
            <w:sz w:val="24"/>
            <w:szCs w:val="24"/>
          </w:rPr>
          <w:t xml:space="preserve"> These models and studies were excluded from the literature review.</w:t>
        </w:r>
      </w:ins>
    </w:p>
    <w:moveToRangeEnd w:id="367"/>
    <w:p w:rsidR="00BB781F" w:rsidRPr="00B57EEA" w:rsidDel="002B0B32" w:rsidRDefault="00BB781F" w:rsidP="00B57EEA">
      <w:pPr>
        <w:spacing w:line="480" w:lineRule="auto"/>
        <w:rPr>
          <w:del w:id="377" w:author="ewarner" w:date="2014-07-15T12:08:00Z"/>
          <w:rFonts w:ascii="Times New Roman" w:hAnsi="Times New Roman" w:cs="Times New Roman"/>
          <w:b/>
          <w:sz w:val="24"/>
          <w:szCs w:val="24"/>
        </w:rPr>
      </w:pPr>
    </w:p>
    <w:p w:rsidR="00993461" w:rsidRPr="00096D65" w:rsidDel="008C7C21" w:rsidRDefault="00993461" w:rsidP="00993461">
      <w:pPr>
        <w:spacing w:line="480" w:lineRule="auto"/>
        <w:rPr>
          <w:del w:id="378" w:author="ewarner" w:date="2014-07-15T11:18:00Z"/>
          <w:rFonts w:ascii="Times New Roman" w:hAnsi="Times New Roman" w:cs="Times New Roman"/>
          <w:i/>
          <w:sz w:val="24"/>
          <w:szCs w:val="24"/>
        </w:rPr>
      </w:pPr>
      <w:moveToRangeStart w:id="379" w:author="ewarner" w:date="2014-07-15T11:13:00Z" w:name="move393186120"/>
      <w:moveTo w:id="380" w:author="ewarner" w:date="2014-07-15T11:13:00Z">
        <w:del w:id="381" w:author="ewarner" w:date="2014-07-15T11:17:00Z">
          <w:r w:rsidRPr="00096D65" w:rsidDel="008C7C21">
            <w:rPr>
              <w:rFonts w:ascii="Times New Roman" w:hAnsi="Times New Roman" w:cs="Times New Roman"/>
              <w:i/>
              <w:sz w:val="24"/>
              <w:szCs w:val="24"/>
            </w:rPr>
            <w:delText>1</w:delText>
          </w:r>
        </w:del>
        <w:del w:id="382" w:author="ewarner" w:date="2014-07-15T11:18:00Z">
          <w:r w:rsidRPr="00096D65" w:rsidDel="008C7C21">
            <w:rPr>
              <w:rFonts w:ascii="Times New Roman" w:hAnsi="Times New Roman" w:cs="Times New Roman"/>
              <w:i/>
              <w:sz w:val="24"/>
              <w:szCs w:val="24"/>
            </w:rPr>
            <w:delText>.</w:delText>
          </w:r>
        </w:del>
        <w:del w:id="383" w:author="ewarner" w:date="2014-07-15T11:17:00Z">
          <w:r w:rsidDel="008C7C21">
            <w:rPr>
              <w:rFonts w:ascii="Times New Roman" w:hAnsi="Times New Roman" w:cs="Times New Roman"/>
              <w:i/>
              <w:sz w:val="24"/>
              <w:szCs w:val="24"/>
            </w:rPr>
            <w:delText>3</w:delText>
          </w:r>
        </w:del>
        <w:del w:id="384" w:author="ewarner" w:date="2014-07-15T11:18:00Z">
          <w:r w:rsidRPr="00096D65" w:rsidDel="008C7C21">
            <w:rPr>
              <w:rFonts w:ascii="Times New Roman" w:hAnsi="Times New Roman" w:cs="Times New Roman"/>
              <w:i/>
              <w:sz w:val="24"/>
              <w:szCs w:val="24"/>
            </w:rPr>
            <w:delText>. Existing Water Footprinting Studies</w:delText>
          </w:r>
        </w:del>
      </w:moveTo>
    </w:p>
    <w:p w:rsidR="00993461" w:rsidDel="008C7C21" w:rsidRDefault="00993461" w:rsidP="00993461">
      <w:pPr>
        <w:spacing w:line="480" w:lineRule="auto"/>
        <w:ind w:firstLine="720"/>
        <w:rPr>
          <w:del w:id="385" w:author="ewarner" w:date="2014-07-15T11:18:00Z"/>
          <w:rFonts w:ascii="Times New Roman" w:hAnsi="Times New Roman" w:cs="Times New Roman"/>
          <w:sz w:val="24"/>
          <w:szCs w:val="24"/>
        </w:rPr>
      </w:pPr>
      <w:moveTo w:id="386" w:author="ewarner" w:date="2014-07-15T11:13:00Z">
        <w:del w:id="387" w:author="ewarner" w:date="2014-07-15T11:18:00Z">
          <w:r w:rsidDel="008C7C21">
            <w:rPr>
              <w:rFonts w:ascii="Times New Roman" w:hAnsi="Times New Roman" w:cs="Times New Roman"/>
              <w:sz w:val="24"/>
              <w:szCs w:val="24"/>
            </w:rPr>
            <w:lastRenderedPageBreak/>
            <w:delText xml:space="preserve">Production of crop-based </w:delText>
          </w:r>
          <w:r w:rsidRPr="00EA27BE"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transportation fuel has been reported to consume</w:delText>
          </w:r>
          <w:r w:rsidRPr="00EA27BE" w:rsidDel="008C7C21">
            <w:rPr>
              <w:rFonts w:ascii="Times New Roman" w:hAnsi="Times New Roman" w:cs="Times New Roman"/>
              <w:sz w:val="24"/>
              <w:szCs w:val="24"/>
            </w:rPr>
            <w:delText xml:space="preserve"> more water than </w:delText>
          </w:r>
          <w:r w:rsidDel="008C7C21">
            <w:rPr>
              <w:rFonts w:ascii="Times New Roman" w:hAnsi="Times New Roman" w:cs="Times New Roman"/>
              <w:sz w:val="24"/>
              <w:szCs w:val="24"/>
            </w:rPr>
            <w:delText>fossil energy</w:delText>
          </w:r>
          <w:r w:rsidRPr="00EA27BE" w:rsidDel="008C7C21">
            <w:rPr>
              <w:rFonts w:ascii="Times New Roman" w:hAnsi="Times New Roman" w:cs="Times New Roman"/>
              <w:sz w:val="24"/>
              <w:szCs w:val="24"/>
            </w:rPr>
            <w:delText xml:space="preserve"> production</w:delText>
          </w:r>
          <w:r w:rsidDel="008C7C21">
            <w:rPr>
              <w:rFonts w:ascii="Times New Roman" w:hAnsi="Times New Roman" w:cs="Times New Roman"/>
              <w:sz w:val="24"/>
              <w:szCs w:val="24"/>
            </w:rPr>
            <w:delText xml:space="preserve"> per unit of fuel produced</w:delText>
          </w:r>
          <w:r w:rsidRPr="00EA27BE" w:rsidDel="008C7C21">
            <w:rPr>
              <w:rFonts w:ascii="Times New Roman" w:hAnsi="Times New Roman" w:cs="Times New Roman"/>
              <w:sz w:val="24"/>
              <w:szCs w:val="24"/>
            </w:rPr>
            <w:delText>.</w:delText>
          </w:r>
          <w:r w:rsidR="00391FE7" w:rsidRPr="002D6718" w:rsidDel="008C7C21">
            <w:rPr>
              <w:rFonts w:ascii="Times New Roman" w:hAnsi="Times New Roman" w:cs="Times New Roman"/>
              <w:sz w:val="24"/>
              <w:szCs w:val="24"/>
              <w:vertAlign w:val="superscript"/>
            </w:rPr>
            <w:fldChar w:fldCharType="begin"/>
          </w:r>
        </w:del>
      </w:moveTo>
      <w:del w:id="388" w:author="ewarner" w:date="2014-07-15T11:18:00Z">
        <w:r w:rsidDel="008C7C21">
          <w:rPr>
            <w:rFonts w:ascii="Times New Roman" w:hAnsi="Times New Roman" w:cs="Times New Roman"/>
            <w:sz w:val="24"/>
            <w:szCs w:val="24"/>
            <w:vertAlign w:val="superscript"/>
          </w:rPr>
          <w:delInstrText xml:space="preserve"> ADDIN EN.CITE &lt;EndNote&gt;&lt;Cite&gt;&lt;Author&gt;Wu&lt;/Author&gt;&lt;Year&gt;(2009)&lt;/Year&gt;&lt;RecNum&gt;15&lt;/RecNum&gt;&lt;DisplayText&gt;(17, 21)&lt;/DisplayText&gt;&lt;record&gt;&lt;rec-number&gt;15&lt;/rec-number&gt;&lt;foreign-keys&gt;&lt;key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389" w:author="ewarner" w:date="2014-07-15T11:13:00Z">
        <w:del w:id="390" w:author="ewarner" w:date="2014-07-15T11:18:00Z">
          <w:r w:rsidR="00391FE7" w:rsidRPr="002D6718" w:rsidDel="008C7C21">
            <w:rPr>
              <w:rFonts w:ascii="Times New Roman" w:hAnsi="Times New Roman" w:cs="Times New Roman"/>
              <w:sz w:val="24"/>
              <w:szCs w:val="24"/>
              <w:vertAlign w:val="superscript"/>
            </w:rPr>
            <w:fldChar w:fldCharType="separate"/>
          </w:r>
        </w:del>
      </w:moveTo>
      <w:del w:id="391" w:author="ewarner" w:date="2014-07-15T11:18:00Z">
        <w:r w:rsidDel="008C7C21">
          <w:rPr>
            <w:rFonts w:ascii="Times New Roman" w:hAnsi="Times New Roman" w:cs="Times New Roman"/>
            <w:noProof/>
            <w:sz w:val="24"/>
            <w:szCs w:val="24"/>
            <w:vertAlign w:val="superscript"/>
          </w:rPr>
          <w:delText>(</w:delText>
        </w:r>
        <w:r w:rsidR="00391FE7"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"_ENREF_17" \o "Fingerman, (2010) #12" </w:delInstrText>
        </w:r>
        <w:r w:rsidR="00391FE7"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17</w:delText>
        </w:r>
        <w:r w:rsidR="00391FE7"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391FE7"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"_ENREF_21" \o "Wu, (2009) #15" </w:delInstrText>
        </w:r>
        <w:r w:rsidR="00391FE7"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21</w:delText>
        </w:r>
        <w:r w:rsidR="00391FE7"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392" w:author="ewarner" w:date="2014-07-15T11:13:00Z">
        <w:del w:id="393" w:author="ewarner" w:date="2014-07-15T11:18:00Z">
          <w:r w:rsidR="00391FE7" w:rsidRPr="002D6718" w:rsidDel="008C7C21">
            <w:rPr>
              <w:rFonts w:ascii="Times New Roman" w:hAnsi="Times New Roman" w:cs="Times New Roman"/>
              <w:sz w:val="24"/>
              <w:szCs w:val="24"/>
              <w:vertAlign w:val="superscript"/>
            </w:rPr>
            <w:fldChar w:fldCharType="end"/>
          </w:r>
          <w:r w:rsidRPr="00EA27BE" w:rsidDel="008C7C21">
            <w:rPr>
              <w:rFonts w:ascii="Times New Roman" w:hAnsi="Times New Roman" w:cs="Times New Roman"/>
              <w:sz w:val="24"/>
              <w:szCs w:val="24"/>
              <w:vertAlign w:val="superscript"/>
            </w:rPr>
            <w:delText xml:space="preserve"> </w:delText>
          </w:r>
          <w:r w:rsidRPr="00EA27BE" w:rsidDel="008C7C21">
            <w:rPr>
              <w:rFonts w:ascii="Times New Roman" w:hAnsi="Times New Roman" w:cs="Times New Roman"/>
              <w:sz w:val="24"/>
              <w:szCs w:val="24"/>
            </w:rPr>
            <w:delText>Bioenergy systems consume water all along the supply chain, but the major uses of water occur in the</w:delText>
          </w:r>
          <w:r w:rsidDel="008C7C21">
            <w:rPr>
              <w:rFonts w:ascii="Times New Roman" w:hAnsi="Times New Roman" w:cs="Times New Roman"/>
              <w:sz w:val="24"/>
              <w:szCs w:val="24"/>
            </w:rPr>
            <w:delText xml:space="preserve"> cultivation of the biomass-feedstock and biomass-conversion-to-fuel</w:delText>
          </w:r>
          <w:r w:rsidRPr="00E15979" w:rsidDel="008C7C21">
            <w:rPr>
              <w:rFonts w:ascii="Times New Roman" w:hAnsi="Times New Roman" w:cs="Times New Roman"/>
              <w:sz w:val="24"/>
              <w:szCs w:val="24"/>
            </w:rPr>
            <w:delText xml:space="preserve"> phases of </w:delText>
          </w:r>
          <w:r w:rsidDel="008C7C21">
            <w:rPr>
              <w:rFonts w:ascii="Times New Roman" w:hAnsi="Times New Roman" w:cs="Times New Roman"/>
              <w:sz w:val="24"/>
              <w:szCs w:val="24"/>
            </w:rPr>
            <w:delText>bioenergy production.</w:delText>
          </w:r>
          <w:r w:rsidR="00391FE7" w:rsidRPr="009469AB" w:rsidDel="008C7C21">
            <w:rPr>
              <w:rFonts w:ascii="Times New Roman" w:hAnsi="Times New Roman" w:cs="Times New Roman"/>
              <w:sz w:val="24"/>
              <w:szCs w:val="24"/>
              <w:vertAlign w:val="superscript"/>
            </w:rPr>
            <w:fldChar w:fldCharType="begin"/>
          </w:r>
        </w:del>
      </w:moveTo>
      <w:del w:id="394" w:author="ewarner" w:date="2014-07-15T11:18:00Z">
        <w:r w:rsidDel="008C7C21">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&lt;EndNote&gt;&lt;Cite&gt;&lt;Author&gt;Fingerman&lt;/Author&gt;&lt;Year&gt;(2010)&lt;/Year&gt;&lt;RecNum&gt;12&lt;/RecNum&gt;&lt;DisplayText&gt;(17)&lt;/DisplayText&gt;&lt;record&gt;&lt;rec-number&gt;12&lt;/rec-number&gt;&lt;foreign-keys&gt;&lt;key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395" w:author="ewarner" w:date="2014-07-15T11:13:00Z">
        <w:del w:id="396" w:author="ewarner" w:date="2014-07-15T11:18:00Z">
          <w:r w:rsidR="00391FE7" w:rsidRPr="009469AB" w:rsidDel="008C7C21">
            <w:rPr>
              <w:rFonts w:ascii="Times New Roman" w:hAnsi="Times New Roman" w:cs="Times New Roman"/>
              <w:sz w:val="24"/>
              <w:szCs w:val="24"/>
              <w:vertAlign w:val="superscript"/>
            </w:rPr>
            <w:fldChar w:fldCharType="separate"/>
          </w:r>
        </w:del>
      </w:moveTo>
      <w:del w:id="397" w:author="ewarner" w:date="2014-07-15T11:18:00Z">
        <w:r w:rsidDel="008C7C21">
          <w:rPr>
            <w:rFonts w:ascii="Times New Roman" w:hAnsi="Times New Roman" w:cs="Times New Roman"/>
            <w:noProof/>
            <w:sz w:val="24"/>
            <w:szCs w:val="24"/>
            <w:vertAlign w:val="superscript"/>
          </w:rPr>
          <w:delText>(</w:delText>
        </w:r>
        <w:r w:rsidR="00391FE7"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"_ENREF_17" \o "Fingerman, (2010) #12" </w:delInstrText>
        </w:r>
        <w:r w:rsidR="00391FE7"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17</w:delText>
        </w:r>
        <w:r w:rsidR="00391FE7"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398" w:author="ewarner" w:date="2014-07-15T11:13:00Z">
        <w:del w:id="399" w:author="ewarner" w:date="2014-07-15T11:18:00Z">
          <w:r w:rsidR="00391FE7" w:rsidRPr="009469AB" w:rsidDel="008C7C21">
            <w:rPr>
              <w:rFonts w:ascii="Times New Roman" w:hAnsi="Times New Roman" w:cs="Times New Roman"/>
              <w:sz w:val="24"/>
              <w:szCs w:val="24"/>
              <w:vertAlign w:val="superscript"/>
            </w:rPr>
            <w:fldChar w:fldCharType="end"/>
          </w:r>
          <w:r w:rsidDel="008C7C21">
            <w:rPr>
              <w:rFonts w:ascii="Times New Roman" w:hAnsi="Times New Roman" w:cs="Times New Roman"/>
              <w:sz w:val="24"/>
              <w:szCs w:val="24"/>
            </w:rPr>
            <w:delText xml:space="preserve"> This study focuses on agricultural biomass production. In feedstock cultivation, </w:delText>
          </w:r>
          <w:r w:rsidRPr="00382294" w:rsidDel="008C7C21">
            <w:rPr>
              <w:rFonts w:ascii="Times New Roman" w:hAnsi="Times New Roman" w:cs="Times New Roman"/>
              <w:sz w:val="24"/>
              <w:szCs w:val="24"/>
            </w:rPr>
            <w:delText xml:space="preserve">water is </w:delText>
          </w:r>
          <w:r w:rsidDel="008C7C21">
            <w:rPr>
              <w:rFonts w:ascii="Times New Roman" w:hAnsi="Times New Roman" w:cs="Times New Roman"/>
              <w:sz w:val="24"/>
              <w:szCs w:val="24"/>
            </w:rPr>
            <w:delText xml:space="preserve">typically </w:delText>
          </w:r>
          <w:r w:rsidRPr="00382294" w:rsidDel="008C7C21">
            <w:rPr>
              <w:rFonts w:ascii="Times New Roman" w:hAnsi="Times New Roman" w:cs="Times New Roman"/>
              <w:sz w:val="24"/>
              <w:szCs w:val="24"/>
            </w:rPr>
            <w:delText>lost to the atmosphere through evapotranspiration</w:delText>
          </w:r>
          <w:r w:rsidDel="008C7C21">
            <w:rPr>
              <w:rFonts w:ascii="Times New Roman" w:hAnsi="Times New Roman" w:cs="Times New Roman"/>
              <w:sz w:val="24"/>
              <w:szCs w:val="24"/>
            </w:rPr>
            <w:delText xml:space="preserve"> </w:delText>
          </w:r>
          <w:r w:rsidRPr="00382294" w:rsidDel="008C7C21">
            <w:rPr>
              <w:rFonts w:ascii="Times New Roman" w:hAnsi="Times New Roman" w:cs="Times New Roman"/>
              <w:sz w:val="24"/>
              <w:szCs w:val="24"/>
            </w:rPr>
            <w:delText xml:space="preserve">during the </w:delText>
          </w:r>
          <w:r w:rsidDel="008C7C21">
            <w:rPr>
              <w:rFonts w:ascii="Times New Roman" w:hAnsi="Times New Roman" w:cs="Times New Roman"/>
              <w:sz w:val="24"/>
              <w:szCs w:val="24"/>
            </w:rPr>
            <w:delText>growth cycle</w:delText>
          </w:r>
          <w:r w:rsidRPr="00382294" w:rsidDel="008C7C21">
            <w:rPr>
              <w:rFonts w:ascii="Times New Roman" w:hAnsi="Times New Roman" w:cs="Times New Roman"/>
              <w:sz w:val="24"/>
              <w:szCs w:val="24"/>
            </w:rPr>
            <w:delText xml:space="preserve"> o</w:delText>
          </w:r>
          <w:r w:rsidDel="008C7C21">
            <w:rPr>
              <w:rFonts w:ascii="Times New Roman" w:hAnsi="Times New Roman" w:cs="Times New Roman"/>
              <w:sz w:val="24"/>
              <w:szCs w:val="24"/>
            </w:rPr>
            <w:delText>f cultivated feedstock</w:delText>
          </w:r>
          <w:r w:rsidRPr="00382294" w:rsidDel="008C7C21">
            <w:rPr>
              <w:rFonts w:ascii="Times New Roman" w:hAnsi="Times New Roman" w:cs="Times New Roman"/>
              <w:sz w:val="24"/>
              <w:szCs w:val="24"/>
            </w:rPr>
            <w:delText>.</w:delText>
          </w:r>
          <w:r w:rsidDel="008C7C21">
            <w:rPr>
              <w:rFonts w:ascii="Times New Roman" w:hAnsi="Times New Roman" w:cs="Times New Roman"/>
              <w:sz w:val="24"/>
              <w:szCs w:val="24"/>
            </w:rPr>
            <w:delText xml:space="preserve"> </w:delText>
          </w:r>
        </w:del>
      </w:moveTo>
    </w:p>
    <w:p w:rsidR="00993461" w:rsidDel="008C7C21" w:rsidRDefault="00993461" w:rsidP="00993461">
      <w:pPr>
        <w:spacing w:line="480" w:lineRule="auto"/>
        <w:ind w:firstLine="720"/>
        <w:rPr>
          <w:del w:id="400" w:author="ewarner" w:date="2014-07-15T11:18:00Z"/>
          <w:rFonts w:ascii="Times New Roman" w:hAnsi="Times New Roman" w:cs="Times New Roman"/>
          <w:sz w:val="24"/>
          <w:szCs w:val="24"/>
        </w:rPr>
      </w:pPr>
      <w:moveTo w:id="401" w:author="ewarner" w:date="2014-07-15T11:13:00Z">
        <w:del w:id="402" w:author="ewarner" w:date="2014-07-15T11:18:00Z">
          <w:r w:rsidDel="008C7C21">
            <w:rPr>
              <w:rFonts w:ascii="Times New Roman" w:hAnsi="Times New Roman" w:cs="Times New Roman"/>
              <w:sz w:val="24"/>
              <w:szCs w:val="24"/>
            </w:rPr>
            <w:delText>R</w:delText>
          </w:r>
          <w:r w:rsidRPr="00576C06" w:rsidDel="008C7C21">
            <w:rPr>
              <w:rFonts w:ascii="Times New Roman" w:hAnsi="Times New Roman" w:cs="Times New Roman"/>
              <w:sz w:val="24"/>
              <w:szCs w:val="24"/>
            </w:rPr>
            <w:delText>ecent studies indicate that considerable improvements can be made in efficiency of water consumption in the production of agriculture and</w:delText>
          </w:r>
          <w:r w:rsidDel="008C7C21">
            <w:rPr>
              <w:rFonts w:ascii="Times New Roman" w:hAnsi="Times New Roman" w:cs="Times New Roman"/>
              <w:sz w:val="24"/>
              <w:szCs w:val="24"/>
            </w:rPr>
            <w:delText>, specifically,</w:delText>
          </w:r>
          <w:r w:rsidRPr="00576C06" w:rsidDel="008C7C21">
            <w:rPr>
              <w:rFonts w:ascii="Times New Roman" w:hAnsi="Times New Roman" w:cs="Times New Roman"/>
              <w:sz w:val="24"/>
              <w:szCs w:val="24"/>
            </w:rPr>
            <w:delText xml:space="preserve"> bioenergy crops.</w:delText>
          </w:r>
          <w:r w:rsidR="00391FE7" w:rsidRPr="00E92B72" w:rsidDel="008C7C21">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cj48UmVjTnVtPjM5PC9SZWNOdW0+PERpc3BsYXlUZXh0PigxOSwgMjEtMjMpPC9EaXNwbGF5VGV4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del>
      </w:moveTo>
      <w:del w:id="403" w:author="ewarner" w:date="2014-07-15T11:18:00Z">
        <w:r w:rsidDel="008C7C21">
          <w:rPr>
            <w:rFonts w:ascii="Times New Roman" w:hAnsi="Times New Roman" w:cs="Times New Roman"/>
            <w:sz w:val="24"/>
            <w:szCs w:val="24"/>
            <w:vertAlign w:val="superscript"/>
          </w:rPr>
          <w:delInstrText xml:space="preserve"> ADDIN EN.CITE </w:delInstrText>
        </w:r>
        <w:r w:rsidR="00391FE7" w:rsidDel="008C7C21">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cj48UmVjTnVtPjM5PC9SZWNOdW0+PERpc3BsYXlUZXh0PigxOSwgMjEtMjMpPC9EaXNwbGF5VGV4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Del="008C7C21">
          <w:rPr>
            <w:rFonts w:ascii="Times New Roman" w:hAnsi="Times New Roman" w:cs="Times New Roman"/>
            <w:sz w:val="24"/>
            <w:szCs w:val="24"/>
            <w:vertAlign w:val="superscript"/>
          </w:rPr>
          <w:delInstrText xml:space="preserve"> ADDIN EN.CITE.DATA </w:delInstrText>
        </w:r>
        <w:r w:rsidR="00391FE7" w:rsidDel="008C7C21">
          <w:rPr>
            <w:rFonts w:ascii="Times New Roman" w:hAnsi="Times New Roman" w:cs="Times New Roman"/>
            <w:sz w:val="24"/>
            <w:szCs w:val="24"/>
            <w:vertAlign w:val="superscript"/>
          </w:rPr>
        </w:r>
        <w:r w:rsidR="00391FE7" w:rsidDel="008C7C21">
          <w:rPr>
            <w:rFonts w:ascii="Times New Roman" w:hAnsi="Times New Roman" w:cs="Times New Roman"/>
            <w:sz w:val="24"/>
            <w:szCs w:val="24"/>
            <w:vertAlign w:val="superscript"/>
          </w:rPr>
          <w:fldChar w:fldCharType="end"/>
        </w:r>
      </w:del>
      <w:ins w:id="404" w:author="ewarner" w:date="2014-07-15T11:13:00Z">
        <w:del w:id="405" w:author="ewarner" w:date="2014-07-15T11:18:00Z">
          <w:r w:rsidR="00391FE7" w:rsidRPr="00E92B72" w:rsidDel="008C7C21">
            <w:rPr>
              <w:rFonts w:ascii="Times New Roman" w:hAnsi="Times New Roman" w:cs="Times New Roman"/>
              <w:sz w:val="24"/>
              <w:szCs w:val="24"/>
              <w:vertAlign w:val="superscript"/>
            </w:rPr>
          </w:r>
        </w:del>
      </w:ins>
      <w:moveTo w:id="406" w:author="ewarner" w:date="2014-07-15T11:13:00Z">
        <w:del w:id="407" w:author="ewarner" w:date="2014-07-15T11:18:00Z">
          <w:r w:rsidR="00391FE7" w:rsidRPr="00E92B72" w:rsidDel="008C7C21">
            <w:rPr>
              <w:rFonts w:ascii="Times New Roman" w:hAnsi="Times New Roman" w:cs="Times New Roman"/>
              <w:sz w:val="24"/>
              <w:szCs w:val="24"/>
              <w:vertAlign w:val="superscript"/>
            </w:rPr>
            <w:fldChar w:fldCharType="separate"/>
          </w:r>
        </w:del>
      </w:moveTo>
      <w:del w:id="408" w:author="ewarner" w:date="2014-07-15T11:18:00Z">
        <w:r w:rsidDel="008C7C21">
          <w:rPr>
            <w:rFonts w:ascii="Times New Roman" w:hAnsi="Times New Roman" w:cs="Times New Roman"/>
            <w:noProof/>
            <w:sz w:val="24"/>
            <w:szCs w:val="24"/>
            <w:vertAlign w:val="superscript"/>
          </w:rPr>
          <w:delText>(</w:delText>
        </w:r>
        <w:r w:rsidR="00391FE7"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"_ENREF_19" \o "Berndes, (2008) #8" </w:delInstrText>
        </w:r>
        <w:r w:rsidR="00391FE7"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19</w:delText>
        </w:r>
        <w:r w:rsidR="00391FE7"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391FE7"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"_ENREF_21" \o "Wu, (2009) #15" </w:delInstrText>
        </w:r>
        <w:r w:rsidR="00391FE7"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21-23</w:delText>
        </w:r>
        <w:r w:rsidR="00391FE7"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09" w:author="ewarner" w:date="2014-07-15T11:13:00Z">
        <w:del w:id="410" w:author="ewarner" w:date="2014-07-15T11:18:00Z">
          <w:r w:rsidR="00391FE7" w:rsidRPr="00E92B72"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vertAlign w:val="superscript"/>
            </w:rPr>
            <w:delText xml:space="preserve"> </w:delText>
          </w:r>
          <w:r w:rsidDel="008C7C21">
            <w:rPr>
              <w:rFonts w:ascii="Times New Roman" w:hAnsi="Times New Roman" w:cs="Times New Roman"/>
              <w:sz w:val="24"/>
              <w:szCs w:val="24"/>
              <w:vertAlign w:val="superscript"/>
            </w:rPr>
            <w:delText xml:space="preserve"> </w:delText>
          </w:r>
          <w:r w:rsidDel="008C7C21">
            <w:rPr>
              <w:rFonts w:ascii="Times New Roman" w:hAnsi="Times New Roman" w:cs="Times New Roman"/>
              <w:sz w:val="24"/>
              <w:szCs w:val="24"/>
            </w:rPr>
            <w:delText>For instance, perennial energy crops</w:delText>
          </w:r>
          <w:r w:rsidRPr="001B21B5"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 xml:space="preserve">could reduce overall water use if </w:delText>
          </w:r>
          <w:r w:rsidRPr="001B21B5" w:rsidDel="008C7C21">
            <w:rPr>
              <w:rFonts w:ascii="Times New Roman" w:hAnsi="Times New Roman" w:cs="Times New Roman"/>
              <w:sz w:val="24"/>
              <w:szCs w:val="24"/>
            </w:rPr>
            <w:delText>grown</w:delText>
          </w:r>
          <w:r w:rsidDel="008C7C21">
            <w:rPr>
              <w:rFonts w:ascii="Times New Roman" w:hAnsi="Times New Roman" w:cs="Times New Roman"/>
              <w:sz w:val="24"/>
              <w:szCs w:val="24"/>
            </w:rPr>
            <w:delText xml:space="preserve"> on extensively managed land, such as arable fields used intermittently as</w:delText>
          </w:r>
          <w:r w:rsidRPr="001B21B5" w:rsidDel="008C7C21">
            <w:rPr>
              <w:rFonts w:ascii="Times New Roman" w:hAnsi="Times New Roman" w:cs="Times New Roman"/>
              <w:sz w:val="24"/>
              <w:szCs w:val="24"/>
            </w:rPr>
            <w:delText xml:space="preserve"> pasture for grazi</w:delText>
          </w:r>
          <w:r w:rsidDel="008C7C21">
            <w:rPr>
              <w:rFonts w:ascii="Times New Roman" w:hAnsi="Times New Roman" w:cs="Times New Roman"/>
              <w:sz w:val="24"/>
              <w:szCs w:val="24"/>
            </w:rPr>
            <w:delText>ng animals.</w:delText>
          </w:r>
          <w:r w:rsidR="00391FE7" w:rsidRPr="00E92B72" w:rsidDel="008C7C21">
            <w:rPr>
              <w:rFonts w:ascii="Times New Roman" w:hAnsi="Times New Roman" w:cs="Times New Roman"/>
              <w:sz w:val="24"/>
              <w:szCs w:val="24"/>
              <w:vertAlign w:val="superscript"/>
            </w:rPr>
            <w:fldChar w:fldCharType="begin"/>
          </w:r>
          <w:r w:rsidDel="008C7C21">
            <w:rPr>
              <w:rFonts w:ascii="Times New Roman" w:hAnsi="Times New Roman" w:cs="Times New Roman"/>
              <w:sz w:val="24"/>
              <w:szCs w:val="24"/>
              <w:vertAlign w:val="superscript"/>
            </w:rPr>
            <w:del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00391FE7" w:rsidRPr="00E92B72" w:rsidDel="008C7C21">
            <w:rPr>
              <w:rFonts w:ascii="Times New Roman" w:hAnsi="Times New Roman" w:cs="Times New Roman"/>
              <w:sz w:val="24"/>
              <w:szCs w:val="24"/>
              <w:vertAlign w:val="superscript"/>
            </w:rPr>
            <w:fldChar w:fldCharType="separate"/>
          </w:r>
          <w:r w:rsidDel="008C7C21">
            <w:rPr>
              <w:rFonts w:ascii="Times New Roman" w:hAnsi="Times New Roman" w:cs="Times New Roman"/>
              <w:noProof/>
              <w:sz w:val="24"/>
              <w:szCs w:val="24"/>
              <w:vertAlign w:val="superscript"/>
            </w:rPr>
            <w:delText>(</w:delText>
          </w:r>
        </w:del>
      </w:moveTo>
      <w:del w:id="411" w:author="ewarner" w:date="2014-07-15T11:18:00Z">
        <w:r w:rsidR="00391FE7"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"_ENREF_20" \o "Chum, (2011) #67" </w:delInstrText>
        </w:r>
        <w:r w:rsidR="00391FE7" w:rsidDel="008C7C21">
          <w:rPr>
            <w:rFonts w:ascii="Times New Roman" w:hAnsi="Times New Roman" w:cs="Times New Roman"/>
            <w:noProof/>
            <w:sz w:val="24"/>
            <w:szCs w:val="24"/>
            <w:vertAlign w:val="superscript"/>
          </w:rPr>
          <w:fldChar w:fldCharType="separate"/>
        </w:r>
      </w:del>
      <w:moveTo w:id="412" w:author="ewarner" w:date="2014-07-15T11:13:00Z">
        <w:del w:id="413" w:author="ewarner" w:date="2014-07-15T11:18:00Z">
          <w:r w:rsidR="008C7C21" w:rsidDel="008C7C21">
            <w:rPr>
              <w:rFonts w:ascii="Times New Roman" w:hAnsi="Times New Roman" w:cs="Times New Roman"/>
              <w:noProof/>
              <w:sz w:val="24"/>
              <w:szCs w:val="24"/>
              <w:vertAlign w:val="superscript"/>
            </w:rPr>
            <w:delText>20</w:delText>
          </w:r>
        </w:del>
      </w:moveTo>
      <w:del w:id="414" w:author="ewarner" w:date="2014-07-15T11:18:00Z">
        <w:r w:rsidR="00391FE7" w:rsidDel="008C7C21">
          <w:rPr>
            <w:rFonts w:ascii="Times New Roman" w:hAnsi="Times New Roman" w:cs="Times New Roman"/>
            <w:noProof/>
            <w:sz w:val="24"/>
            <w:szCs w:val="24"/>
            <w:vertAlign w:val="superscript"/>
          </w:rPr>
          <w:fldChar w:fldCharType="end"/>
        </w:r>
      </w:del>
      <w:moveTo w:id="415" w:author="ewarner" w:date="2014-07-15T11:13:00Z">
        <w:del w:id="416" w:author="ewarner" w:date="2014-07-15T11:18:00Z">
          <w:r w:rsidDel="008C7C21">
            <w:rPr>
              <w:rFonts w:ascii="Times New Roman" w:hAnsi="Times New Roman" w:cs="Times New Roman"/>
              <w:noProof/>
              <w:sz w:val="24"/>
              <w:szCs w:val="24"/>
              <w:vertAlign w:val="superscript"/>
            </w:rPr>
            <w:delText>)</w:delText>
          </w:r>
          <w:r w:rsidR="00391FE7" w:rsidRPr="00E92B72"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Studies have also suggested that p</w:delText>
          </w:r>
          <w:r w:rsidRPr="00576C06" w:rsidDel="008C7C21">
            <w:rPr>
              <w:rFonts w:ascii="Times New Roman" w:hAnsi="Times New Roman" w:cs="Times New Roman"/>
              <w:sz w:val="24"/>
              <w:szCs w:val="24"/>
            </w:rPr>
            <w:delText xml:space="preserve">erennial crops </w:delText>
          </w:r>
          <w:r w:rsidDel="008C7C21">
            <w:rPr>
              <w:rFonts w:ascii="Times New Roman" w:hAnsi="Times New Roman" w:cs="Times New Roman"/>
              <w:sz w:val="24"/>
              <w:szCs w:val="24"/>
            </w:rPr>
            <w:delText>may</w:delText>
          </w:r>
          <w:r w:rsidRPr="00576C06" w:rsidDel="008C7C21">
            <w:rPr>
              <w:rFonts w:ascii="Times New Roman" w:hAnsi="Times New Roman" w:cs="Times New Roman"/>
              <w:sz w:val="24"/>
              <w:szCs w:val="24"/>
            </w:rPr>
            <w:delText xml:space="preserve"> improve soil water retention and lower soil evaporation</w:delText>
          </w:r>
          <w:r w:rsidDel="008C7C21">
            <w:rPr>
              <w:rFonts w:ascii="Times New Roman" w:hAnsi="Times New Roman" w:cs="Times New Roman"/>
              <w:sz w:val="24"/>
              <w:szCs w:val="24"/>
            </w:rPr>
            <w:delText xml:space="preserve"> r</w:delText>
          </w:r>
          <w:r w:rsidRPr="00576C06" w:rsidDel="008C7C21">
            <w:rPr>
              <w:rFonts w:ascii="Times New Roman" w:hAnsi="Times New Roman" w:cs="Times New Roman"/>
              <w:sz w:val="24"/>
              <w:szCs w:val="24"/>
            </w:rPr>
            <w:delText>elative to annual crop</w:delText>
          </w:r>
          <w:r w:rsidDel="008C7C21">
            <w:rPr>
              <w:rFonts w:ascii="Times New Roman" w:hAnsi="Times New Roman" w:cs="Times New Roman"/>
              <w:sz w:val="24"/>
              <w:szCs w:val="24"/>
            </w:rPr>
            <w:delText xml:space="preserve">s, </w:delText>
          </w:r>
          <w:r w:rsidRPr="00576C06" w:rsidDel="008C7C21">
            <w:rPr>
              <w:rFonts w:ascii="Times New Roman" w:hAnsi="Times New Roman" w:cs="Times New Roman"/>
              <w:sz w:val="24"/>
              <w:szCs w:val="24"/>
            </w:rPr>
            <w:delText xml:space="preserve">depending on location and climate, </w:delText>
          </w:r>
          <w:r w:rsidDel="008C7C21">
            <w:rPr>
              <w:rFonts w:ascii="Times New Roman" w:hAnsi="Times New Roman" w:cs="Times New Roman"/>
              <w:sz w:val="24"/>
              <w:szCs w:val="24"/>
            </w:rPr>
            <w:delText xml:space="preserve">while redirecting unproductive water evaporation and runoff </w:delText>
          </w:r>
          <w:r w:rsidRPr="00576C06" w:rsidDel="008C7C21">
            <w:rPr>
              <w:rFonts w:ascii="Times New Roman" w:hAnsi="Times New Roman" w:cs="Times New Roman"/>
              <w:sz w:val="24"/>
              <w:szCs w:val="24"/>
            </w:rPr>
            <w:delText>.</w:delText>
          </w:r>
          <w:r w:rsidR="00391FE7" w:rsidRPr="000E154D" w:rsidDel="008C7C21">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PjxSZWNOdW0+ODwvUmVjTnVtPjxEaXNwbGF5VGV4dD4oMTksIDI0KTwvRGlzcGxheVRleHQ+PHJl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del>
      </w:moveTo>
      <w:del w:id="417" w:author="ewarner" w:date="2014-07-15T11:18:00Z">
        <w:r w:rsidDel="008C7C21">
          <w:rPr>
            <w:rFonts w:ascii="Times New Roman" w:hAnsi="Times New Roman" w:cs="Times New Roman"/>
            <w:sz w:val="24"/>
            <w:szCs w:val="24"/>
            <w:vertAlign w:val="superscript"/>
          </w:rPr>
          <w:delInstrText xml:space="preserve"> ADDIN EN.CITE </w:delInstrText>
        </w:r>
        <w:r w:rsidR="00391FE7" w:rsidDel="008C7C21">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PjxSZWNOdW0+ODwvUmVjTnVtPjxEaXNwbGF5VGV4dD4oMTksIDI0KTwvRGlzcGxheVRleHQ+PHJl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Del="008C7C21">
          <w:rPr>
            <w:rFonts w:ascii="Times New Roman" w:hAnsi="Times New Roman" w:cs="Times New Roman"/>
            <w:sz w:val="24"/>
            <w:szCs w:val="24"/>
            <w:vertAlign w:val="superscript"/>
          </w:rPr>
          <w:delInstrText xml:space="preserve"> ADDIN EN.CITE.DATA </w:delInstrText>
        </w:r>
        <w:r w:rsidR="00391FE7" w:rsidDel="008C7C21">
          <w:rPr>
            <w:rFonts w:ascii="Times New Roman" w:hAnsi="Times New Roman" w:cs="Times New Roman"/>
            <w:sz w:val="24"/>
            <w:szCs w:val="24"/>
            <w:vertAlign w:val="superscript"/>
          </w:rPr>
        </w:r>
        <w:r w:rsidR="00391FE7" w:rsidDel="008C7C21">
          <w:rPr>
            <w:rFonts w:ascii="Times New Roman" w:hAnsi="Times New Roman" w:cs="Times New Roman"/>
            <w:sz w:val="24"/>
            <w:szCs w:val="24"/>
            <w:vertAlign w:val="superscript"/>
          </w:rPr>
          <w:fldChar w:fldCharType="end"/>
        </w:r>
      </w:del>
      <w:ins w:id="418" w:author="ewarner" w:date="2014-07-15T11:13:00Z">
        <w:del w:id="419" w:author="ewarner" w:date="2014-07-15T11:18:00Z">
          <w:r w:rsidR="00391FE7" w:rsidRPr="000E154D" w:rsidDel="008C7C21">
            <w:rPr>
              <w:rFonts w:ascii="Times New Roman" w:hAnsi="Times New Roman" w:cs="Times New Roman"/>
              <w:sz w:val="24"/>
              <w:szCs w:val="24"/>
              <w:vertAlign w:val="superscript"/>
            </w:rPr>
          </w:r>
        </w:del>
      </w:ins>
      <w:moveTo w:id="420" w:author="ewarner" w:date="2014-07-15T11:13:00Z">
        <w:del w:id="421" w:author="ewarner" w:date="2014-07-15T11:18:00Z">
          <w:r w:rsidR="00391FE7" w:rsidRPr="000E154D" w:rsidDel="008C7C21">
            <w:rPr>
              <w:rFonts w:ascii="Times New Roman" w:hAnsi="Times New Roman" w:cs="Times New Roman"/>
              <w:sz w:val="24"/>
              <w:szCs w:val="24"/>
              <w:vertAlign w:val="superscript"/>
            </w:rPr>
            <w:fldChar w:fldCharType="separate"/>
          </w:r>
        </w:del>
      </w:moveTo>
      <w:del w:id="422" w:author="ewarner" w:date="2014-07-15T11:18:00Z">
        <w:r w:rsidDel="008C7C21">
          <w:rPr>
            <w:rFonts w:ascii="Times New Roman" w:hAnsi="Times New Roman" w:cs="Times New Roman"/>
            <w:noProof/>
            <w:sz w:val="24"/>
            <w:szCs w:val="24"/>
            <w:vertAlign w:val="superscript"/>
          </w:rPr>
          <w:delText>(</w:delText>
        </w:r>
        <w:r w:rsidR="00391FE7"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"_ENREF_19" \o "Berndes, (2008) #8" </w:delInstrText>
        </w:r>
        <w:r w:rsidR="00391FE7"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19</w:delText>
        </w:r>
        <w:r w:rsidR="00391FE7"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391FE7"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391FE7"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391FE7"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23" w:author="ewarner" w:date="2014-07-15T11:13:00Z">
        <w:del w:id="424" w:author="ewarner" w:date="2014-07-15T11:18:00Z">
          <w:r w:rsidR="00391FE7" w:rsidRPr="000E154D"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del>
      </w:moveTo>
    </w:p>
    <w:p w:rsidR="00993461" w:rsidDel="008C7C21" w:rsidRDefault="00993461" w:rsidP="00993461">
      <w:pPr>
        <w:spacing w:line="480" w:lineRule="auto"/>
        <w:ind w:firstLine="720"/>
        <w:rPr>
          <w:del w:id="425" w:author="ewarner" w:date="2014-07-15T11:18:00Z"/>
          <w:rFonts w:ascii="Times New Roman" w:hAnsi="Times New Roman" w:cs="Times New Roman"/>
          <w:sz w:val="24"/>
          <w:szCs w:val="24"/>
        </w:rPr>
      </w:pPr>
      <w:moveTo w:id="426" w:author="ewarner" w:date="2014-07-15T11:13:00Z">
        <w:del w:id="427" w:author="ewarner" w:date="2014-07-15T11:18:00Z">
          <w:r w:rsidDel="008C7C21">
            <w:rPr>
              <w:rFonts w:ascii="Times New Roman" w:hAnsi="Times New Roman" w:cs="Times New Roman"/>
              <w:sz w:val="24"/>
              <w:szCs w:val="24"/>
            </w:rPr>
            <w:delText>B</w:delText>
          </w:r>
          <w:r w:rsidRPr="00576C06" w:rsidDel="008C7C21">
            <w:rPr>
              <w:rFonts w:ascii="Times New Roman" w:hAnsi="Times New Roman" w:cs="Times New Roman"/>
              <w:sz w:val="24"/>
              <w:szCs w:val="24"/>
            </w:rPr>
            <w:delText>ioenergy systems</w:delText>
          </w:r>
          <w:r w:rsidRPr="008D7260" w:rsidDel="008C7C21">
            <w:rPr>
              <w:rFonts w:ascii="Times New Roman" w:hAnsi="Times New Roman" w:cs="Times New Roman"/>
              <w:sz w:val="24"/>
              <w:szCs w:val="24"/>
            </w:rPr>
            <w:delText xml:space="preserve"> can use a range of agricultural, industry, and forestry related wastes and residues</w:delText>
          </w:r>
          <w:r w:rsidDel="008C7C21">
            <w:rPr>
              <w:rFonts w:ascii="Times New Roman" w:hAnsi="Times New Roman" w:cs="Times New Roman"/>
              <w:sz w:val="24"/>
              <w:szCs w:val="24"/>
            </w:rPr>
            <w:delText xml:space="preserve"> that</w:delText>
          </w:r>
          <w:r w:rsidRPr="008D7260" w:rsidDel="008C7C21">
            <w:rPr>
              <w:rFonts w:ascii="Times New Roman" w:hAnsi="Times New Roman" w:cs="Times New Roman"/>
              <w:sz w:val="24"/>
              <w:szCs w:val="24"/>
            </w:rPr>
            <w:delText xml:space="preserve"> have little to no direct </w:delText>
          </w:r>
          <w:r w:rsidDel="008C7C21">
            <w:rPr>
              <w:rFonts w:ascii="Times New Roman" w:hAnsi="Times New Roman" w:cs="Times New Roman"/>
              <w:sz w:val="24"/>
              <w:szCs w:val="24"/>
            </w:rPr>
            <w:delText xml:space="preserve">claims on </w:delText>
          </w:r>
          <w:r w:rsidRPr="008D7260" w:rsidDel="008C7C21">
            <w:rPr>
              <w:rFonts w:ascii="Times New Roman" w:hAnsi="Times New Roman" w:cs="Times New Roman"/>
              <w:sz w:val="24"/>
              <w:szCs w:val="24"/>
            </w:rPr>
            <w:delText>water consumption</w:delText>
          </w:r>
          <w:r w:rsidDel="008C7C21">
            <w:rPr>
              <w:rFonts w:ascii="Times New Roman" w:hAnsi="Times New Roman" w:cs="Times New Roman"/>
              <w:sz w:val="24"/>
              <w:szCs w:val="24"/>
            </w:rPr>
            <w:delText xml:space="preserve"> and are higher yielding feedstocks</w:delText>
          </w:r>
          <w:r w:rsidRPr="008D7260" w:rsidDel="008C7C21">
            <w:rPr>
              <w:rFonts w:ascii="Times New Roman" w:hAnsi="Times New Roman" w:cs="Times New Roman"/>
              <w:sz w:val="24"/>
              <w:szCs w:val="24"/>
            </w:rPr>
            <w:delText>.</w:delText>
          </w:r>
          <w:r w:rsidR="00391FE7" w:rsidRPr="008D7260" w:rsidDel="008C7C21">
            <w:rPr>
              <w:rFonts w:ascii="Times New Roman" w:hAnsi="Times New Roman" w:cs="Times New Roman"/>
              <w:sz w:val="24"/>
              <w:szCs w:val="24"/>
              <w:vertAlign w:val="superscript"/>
            </w:rPr>
            <w:fldChar w:fldCharType="begin"/>
          </w:r>
        </w:del>
      </w:moveTo>
      <w:del w:id="428" w:author="ewarner" w:date="2014-07-15T11:18:00Z">
        <w:r w:rsidDel="008C7C21">
          <w:rPr>
            <w:rFonts w:ascii="Times New Roman" w:hAnsi="Times New Roman" w:cs="Times New Roman"/>
            <w:sz w:val="24"/>
            <w:szCs w:val="24"/>
            <w:vertAlign w:val="superscript"/>
          </w:rPr>
          <w:delInstrText xml:space="preserve"> ADDIN EN.CITE &lt;EndNote&gt;&lt;Cite&gt;&lt;Author&gt;Berndes&lt;/Author&gt;&lt;Year&gt;(2008)&lt;/Year&gt;&lt;RecNum&gt;42&lt;/RecNum&gt;&lt;DisplayText&gt;(24)&lt;/DisplayText&gt;&lt;record&gt;&lt;rec-number&gt;42&lt;/rec-number&gt;&lt;foreign-keys&gt;&lt;key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delInstrText>
        </w:r>
      </w:del>
      <w:moveTo w:id="429" w:author="ewarner" w:date="2014-07-15T11:13:00Z">
        <w:del w:id="430" w:author="ewarner" w:date="2014-07-15T11:18:00Z">
          <w:r w:rsidR="00391FE7" w:rsidRPr="008D7260" w:rsidDel="008C7C21">
            <w:rPr>
              <w:rFonts w:ascii="Times New Roman" w:hAnsi="Times New Roman" w:cs="Times New Roman"/>
              <w:sz w:val="24"/>
              <w:szCs w:val="24"/>
              <w:vertAlign w:val="superscript"/>
            </w:rPr>
            <w:fldChar w:fldCharType="separate"/>
          </w:r>
        </w:del>
      </w:moveTo>
      <w:del w:id="431" w:author="ewarner" w:date="2014-07-15T11:18:00Z">
        <w:r w:rsidDel="008C7C21">
          <w:rPr>
            <w:rFonts w:ascii="Times New Roman" w:hAnsi="Times New Roman" w:cs="Times New Roman"/>
            <w:noProof/>
            <w:sz w:val="24"/>
            <w:szCs w:val="24"/>
            <w:vertAlign w:val="superscript"/>
          </w:rPr>
          <w:delText>(</w:delText>
        </w:r>
        <w:r w:rsidR="00391FE7"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391FE7"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391FE7"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32" w:author="ewarner" w:date="2014-07-15T11:13:00Z">
        <w:del w:id="433" w:author="ewarner" w:date="2014-07-15T11:18:00Z">
          <w:r w:rsidR="00391FE7" w:rsidRPr="008D7260" w:rsidDel="008C7C21">
            <w:rPr>
              <w:rFonts w:ascii="Times New Roman" w:hAnsi="Times New Roman" w:cs="Times New Roman"/>
              <w:sz w:val="24"/>
              <w:szCs w:val="24"/>
              <w:vertAlign w:val="superscript"/>
            </w:rPr>
            <w:fldChar w:fldCharType="end"/>
          </w:r>
          <w:r w:rsidDel="008C7C21">
            <w:rPr>
              <w:rFonts w:ascii="Times New Roman" w:hAnsi="Times New Roman" w:cs="Times New Roman"/>
              <w:sz w:val="24"/>
              <w:szCs w:val="24"/>
            </w:rPr>
            <w:delText xml:space="preserve"> Removal of wastes and residues may have implications for the hydrological cycle, but their impacts depend on the prior use of the waste or residue (e.g., left in field or sent to land fill).</w:delText>
          </w:r>
          <w:r w:rsidRPr="008D7260"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 xml:space="preserve">For example, annual cropping systems that leave residues on the ground could provide soil water retention benefits. </w:delText>
          </w:r>
          <w:r w:rsidRPr="00576C06" w:rsidDel="008C7C21">
            <w:rPr>
              <w:rFonts w:ascii="Times New Roman" w:hAnsi="Times New Roman" w:cs="Times New Roman"/>
              <w:sz w:val="24"/>
              <w:szCs w:val="24"/>
            </w:rPr>
            <w:delText>Another opportunity to improve the efficiency of water consumption is the use</w:delText>
          </w:r>
          <w:r w:rsidRPr="008D7260" w:rsidDel="008C7C21">
            <w:rPr>
              <w:rFonts w:ascii="Times New Roman" w:hAnsi="Times New Roman" w:cs="Times New Roman"/>
              <w:sz w:val="24"/>
              <w:szCs w:val="24"/>
            </w:rPr>
            <w:delText xml:space="preserve"> of land types unavailable for typical agricultural production (e.g., </w:delText>
          </w:r>
          <w:r w:rsidDel="008C7C21">
            <w:rPr>
              <w:rFonts w:ascii="Times New Roman" w:hAnsi="Times New Roman" w:cs="Times New Roman"/>
              <w:sz w:val="24"/>
              <w:szCs w:val="24"/>
            </w:rPr>
            <w:delText xml:space="preserve">unirrigated, </w:delText>
          </w:r>
          <w:r w:rsidRPr="008D7260" w:rsidDel="008C7C21">
            <w:rPr>
              <w:rFonts w:ascii="Times New Roman" w:hAnsi="Times New Roman" w:cs="Times New Roman"/>
              <w:sz w:val="24"/>
              <w:szCs w:val="24"/>
            </w:rPr>
            <w:delText>degraded</w:delText>
          </w:r>
          <w:r w:rsidDel="008C7C21">
            <w:rPr>
              <w:rFonts w:ascii="Times New Roman" w:hAnsi="Times New Roman" w:cs="Times New Roman"/>
              <w:sz w:val="24"/>
              <w:szCs w:val="24"/>
            </w:rPr>
            <w:delText>,</w:delText>
          </w:r>
          <w:r w:rsidRPr="008D7260" w:rsidDel="008C7C21">
            <w:rPr>
              <w:rFonts w:ascii="Times New Roman" w:hAnsi="Times New Roman" w:cs="Times New Roman"/>
              <w:sz w:val="24"/>
              <w:szCs w:val="24"/>
            </w:rPr>
            <w:delText xml:space="preserve"> or marginal lan</w:delText>
          </w:r>
          <w:r w:rsidDel="008C7C21">
            <w:rPr>
              <w:rFonts w:ascii="Times New Roman" w:hAnsi="Times New Roman" w:cs="Times New Roman"/>
              <w:sz w:val="24"/>
              <w:szCs w:val="24"/>
            </w:rPr>
            <w:delText>d</w:delText>
          </w:r>
          <w:r w:rsidRPr="008D7260" w:rsidDel="008C7C21">
            <w:rPr>
              <w:rFonts w:ascii="Times New Roman" w:hAnsi="Times New Roman" w:cs="Times New Roman"/>
              <w:sz w:val="24"/>
              <w:szCs w:val="24"/>
            </w:rPr>
            <w:delText>s)</w:delText>
          </w:r>
          <w:r w:rsidDel="008C7C21">
            <w:rPr>
              <w:rFonts w:ascii="Times New Roman" w:hAnsi="Times New Roman" w:cs="Times New Roman"/>
              <w:sz w:val="24"/>
              <w:szCs w:val="24"/>
            </w:rPr>
            <w:delText xml:space="preserve">. On these lands, </w:delText>
          </w:r>
          <w:r w:rsidRPr="008D7260" w:rsidDel="008C7C21">
            <w:rPr>
              <w:rFonts w:ascii="Times New Roman" w:hAnsi="Times New Roman" w:cs="Times New Roman"/>
              <w:sz w:val="24"/>
              <w:szCs w:val="24"/>
            </w:rPr>
            <w:delText>the use of a lignocellulosic crop would improve soil water retention.</w:delText>
          </w:r>
          <w:r w:rsidR="00391FE7" w:rsidRPr="008D7260" w:rsidDel="008C7C21">
            <w:rPr>
              <w:rFonts w:ascii="Times New Roman" w:hAnsi="Times New Roman" w:cs="Times New Roman"/>
              <w:sz w:val="24"/>
              <w:szCs w:val="24"/>
              <w:vertAlign w:val="superscript"/>
            </w:rPr>
            <w:fldChar w:fldCharType="begin"/>
          </w:r>
        </w:del>
      </w:moveTo>
      <w:del w:id="434" w:author="ewarner" w:date="2014-07-15T11:18:00Z">
        <w:r w:rsidDel="008C7C21">
          <w:rPr>
            <w:rFonts w:ascii="Times New Roman" w:hAnsi="Times New Roman" w:cs="Times New Roman"/>
            <w:sz w:val="24"/>
            <w:szCs w:val="24"/>
            <w:vertAlign w:val="superscript"/>
          </w:rPr>
          <w:delInstrText xml:space="preserve"> ADDIN EN.CITE &lt;EndNote&gt;&lt;Cite&gt;&lt;Author&gt;Berndes&lt;/Author&gt;&lt;Year&gt;(2008)&lt;/Year&gt;&lt;RecNum&gt;42&lt;/RecNum&gt;&lt;DisplayText&gt;(24)&lt;/DisplayText&gt;&lt;record&gt;&lt;rec-number&gt;42&lt;/rec-number&gt;&lt;foreign-keys&gt;&lt;key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delInstrText>
        </w:r>
      </w:del>
      <w:moveTo w:id="435" w:author="ewarner" w:date="2014-07-15T11:13:00Z">
        <w:del w:id="436" w:author="ewarner" w:date="2014-07-15T11:18:00Z">
          <w:r w:rsidR="00391FE7" w:rsidRPr="008D7260" w:rsidDel="008C7C21">
            <w:rPr>
              <w:rFonts w:ascii="Times New Roman" w:hAnsi="Times New Roman" w:cs="Times New Roman"/>
              <w:sz w:val="24"/>
              <w:szCs w:val="24"/>
              <w:vertAlign w:val="superscript"/>
            </w:rPr>
            <w:fldChar w:fldCharType="separate"/>
          </w:r>
        </w:del>
      </w:moveTo>
      <w:del w:id="437" w:author="ewarner" w:date="2014-07-15T11:18:00Z">
        <w:r w:rsidDel="008C7C21">
          <w:rPr>
            <w:rFonts w:ascii="Times New Roman" w:hAnsi="Times New Roman" w:cs="Times New Roman"/>
            <w:noProof/>
            <w:sz w:val="24"/>
            <w:szCs w:val="24"/>
            <w:vertAlign w:val="superscript"/>
          </w:rPr>
          <w:delText>(</w:delText>
        </w:r>
        <w:r w:rsidR="00391FE7"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391FE7"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391FE7"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38" w:author="ewarner" w:date="2014-07-15T11:13:00Z">
        <w:del w:id="439" w:author="ewarner" w:date="2014-07-15T11:18:00Z">
          <w:r w:rsidR="00391FE7" w:rsidRPr="008D7260"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r w:rsidRPr="008D7260" w:rsidDel="008C7C21">
            <w:rPr>
              <w:rFonts w:ascii="Times New Roman" w:hAnsi="Times New Roman" w:cs="Times New Roman"/>
              <w:sz w:val="24"/>
              <w:szCs w:val="24"/>
              <w:vertAlign w:val="superscript"/>
            </w:rPr>
            <w:delText xml:space="preserve"> </w:delText>
          </w:r>
        </w:del>
      </w:moveTo>
    </w:p>
    <w:moveToRangeEnd w:id="379"/>
    <w:p w:rsidR="003D427D" w:rsidRPr="00B57EEA" w:rsidRDefault="00ED0C0F" w:rsidP="00B57EEA">
      <w:pPr>
        <w:spacing w:line="480" w:lineRule="auto"/>
        <w:rPr>
          <w:rFonts w:ascii="Times New Roman" w:hAnsi="Times New Roman" w:cs="Times New Roman"/>
          <w:i/>
          <w:sz w:val="24"/>
          <w:szCs w:val="24"/>
        </w:rPr>
      </w:pPr>
      <w:commentRangeStart w:id="440"/>
      <w:commentRangeStart w:id="441"/>
      <w:r>
        <w:rPr>
          <w:rFonts w:ascii="Times New Roman" w:hAnsi="Times New Roman" w:cs="Times New Roman"/>
          <w:i/>
          <w:sz w:val="24"/>
          <w:szCs w:val="24"/>
        </w:rPr>
        <w:lastRenderedPageBreak/>
        <w:t>2.</w:t>
      </w:r>
      <w:ins w:id="442" w:author="ewarner" w:date="2014-07-15T11:52:00Z">
        <w:r w:rsidR="001F2044">
          <w:rPr>
            <w:rFonts w:ascii="Times New Roman" w:hAnsi="Times New Roman" w:cs="Times New Roman"/>
            <w:i/>
            <w:sz w:val="24"/>
            <w:szCs w:val="24"/>
          </w:rPr>
          <w:t>1</w:t>
        </w:r>
      </w:ins>
      <w:del w:id="443" w:author="ewarner" w:date="2014-07-15T11:17:00Z">
        <w:r w:rsidR="003D427D" w:rsidRPr="00B57EEA" w:rsidDel="008C7C21">
          <w:rPr>
            <w:rFonts w:ascii="Times New Roman" w:hAnsi="Times New Roman" w:cs="Times New Roman"/>
            <w:i/>
            <w:sz w:val="24"/>
            <w:szCs w:val="24"/>
          </w:rPr>
          <w:delText>1</w:delText>
        </w:r>
      </w:del>
      <w:r w:rsidR="003D427D" w:rsidRPr="00B57EEA">
        <w:rPr>
          <w:rFonts w:ascii="Times New Roman" w:hAnsi="Times New Roman" w:cs="Times New Roman"/>
          <w:i/>
          <w:sz w:val="24"/>
          <w:szCs w:val="24"/>
        </w:rPr>
        <w:t>.</w:t>
      </w:r>
      <w:r w:rsidR="00C97BBD" w:rsidRPr="00B57EEA">
        <w:rPr>
          <w:rFonts w:ascii="Times New Roman" w:hAnsi="Times New Roman" w:cs="Times New Roman"/>
          <w:i/>
          <w:sz w:val="24"/>
          <w:szCs w:val="24"/>
        </w:rPr>
        <w:t xml:space="preserve"> Penman-Monteith Method</w:t>
      </w:r>
      <w:commentRangeEnd w:id="440"/>
      <w:r w:rsidR="0071753E">
        <w:rPr>
          <w:rStyle w:val="CommentReference"/>
        </w:rPr>
        <w:commentReference w:id="440"/>
      </w:r>
      <w:commentRangeEnd w:id="441"/>
      <w:r w:rsidR="0071753E">
        <w:rPr>
          <w:rStyle w:val="CommentReference"/>
        </w:rPr>
        <w:commentReference w:id="441"/>
      </w:r>
    </w:p>
    <w:p w:rsidR="00954FAF" w:rsidRDefault="00FC08CF"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FA2B5F" w:rsidRPr="002D6718">
        <w:rPr>
          <w:rFonts w:ascii="Times New Roman" w:hAnsi="Times New Roman" w:cs="Times New Roman"/>
          <w:sz w:val="24"/>
          <w:szCs w:val="24"/>
        </w:rPr>
        <w:t xml:space="preserve">he </w:t>
      </w:r>
      <w:r w:rsidR="0004685F">
        <w:rPr>
          <w:rFonts w:ascii="Times New Roman" w:hAnsi="Times New Roman" w:cs="Times New Roman"/>
          <w:sz w:val="24"/>
          <w:szCs w:val="24"/>
        </w:rPr>
        <w:t xml:space="preserve">Food and Agriculture Organization’s (FAO) </w:t>
      </w:r>
      <w:r w:rsidR="00FA2B5F" w:rsidRPr="002D6718">
        <w:rPr>
          <w:rFonts w:ascii="Times New Roman" w:hAnsi="Times New Roman" w:cs="Times New Roman"/>
          <w:sz w:val="24"/>
          <w:szCs w:val="24"/>
        </w:rPr>
        <w:t>Penman–Monteith method</w:t>
      </w:r>
      <w:r w:rsidR="00391FE7" w:rsidRPr="000E154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391FE7" w:rsidRPr="000E154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391FE7" w:rsidRPr="000E154D">
        <w:rPr>
          <w:rFonts w:ascii="Times New Roman" w:hAnsi="Times New Roman" w:cs="Times New Roman"/>
          <w:sz w:val="24"/>
          <w:szCs w:val="24"/>
          <w:vertAlign w:val="superscript"/>
        </w:rPr>
        <w:fldChar w:fldCharType="end"/>
      </w:r>
      <w:r w:rsidR="00C97BBD">
        <w:rPr>
          <w:rFonts w:ascii="Times New Roman" w:hAnsi="Times New Roman" w:cs="Times New Roman"/>
          <w:sz w:val="24"/>
          <w:szCs w:val="24"/>
        </w:rPr>
        <w:t xml:space="preserve"> is </w:t>
      </w:r>
      <w:r w:rsidR="00FA2B5F" w:rsidRPr="002D6718">
        <w:rPr>
          <w:rFonts w:ascii="Times New Roman" w:hAnsi="Times New Roman" w:cs="Times New Roman"/>
          <w:sz w:val="24"/>
          <w:szCs w:val="24"/>
        </w:rPr>
        <w:t>a</w:t>
      </w:r>
      <w:r w:rsidR="00ED0C0F">
        <w:rPr>
          <w:rFonts w:ascii="Times New Roman" w:hAnsi="Times New Roman" w:cs="Times New Roman"/>
          <w:sz w:val="24"/>
          <w:szCs w:val="24"/>
        </w:rPr>
        <w:t xml:space="preserve">n </w:t>
      </w:r>
      <w:r w:rsidR="008C5E2E" w:rsidRPr="00BD070E">
        <w:rPr>
          <w:rFonts w:ascii="Times New Roman" w:hAnsi="Times New Roman" w:cs="Times New Roman"/>
          <w:sz w:val="24"/>
          <w:szCs w:val="24"/>
        </w:rPr>
        <w:t>established cro</w:t>
      </w:r>
      <w:r w:rsidR="00C97BBD" w:rsidRPr="00BD070E">
        <w:rPr>
          <w:rFonts w:ascii="Times New Roman" w:hAnsi="Times New Roman" w:cs="Times New Roman"/>
          <w:sz w:val="24"/>
          <w:szCs w:val="24"/>
        </w:rPr>
        <w:t>p evapotranspiration model us</w:t>
      </w:r>
      <w:r w:rsidR="00C97BBD">
        <w:rPr>
          <w:rFonts w:ascii="Times New Roman" w:hAnsi="Times New Roman" w:cs="Times New Roman"/>
          <w:sz w:val="24"/>
          <w:szCs w:val="24"/>
        </w:rPr>
        <w:t>ing</w:t>
      </w:r>
      <w:r w:rsidR="008C5E2E" w:rsidRPr="00BD070E">
        <w:rPr>
          <w:rFonts w:ascii="Times New Roman" w:hAnsi="Times New Roman" w:cs="Times New Roman"/>
          <w:sz w:val="24"/>
          <w:szCs w:val="24"/>
        </w:rPr>
        <w:t xml:space="preserve"> plant physiology</w:t>
      </w:r>
      <w:r w:rsidR="00FA2B5F" w:rsidRPr="002D6718">
        <w:rPr>
          <w:rFonts w:ascii="Times New Roman" w:hAnsi="Times New Roman" w:cs="Times New Roman"/>
          <w:sz w:val="24"/>
          <w:szCs w:val="24"/>
        </w:rPr>
        <w:t>, soil</w:t>
      </w:r>
      <w:r w:rsidR="00C97BBD">
        <w:rPr>
          <w:rFonts w:ascii="Times New Roman" w:hAnsi="Times New Roman" w:cs="Times New Roman"/>
          <w:sz w:val="24"/>
          <w:szCs w:val="24"/>
        </w:rPr>
        <w:t xml:space="preserve"> data</w:t>
      </w:r>
      <w:r w:rsidR="00FA2B5F" w:rsidRPr="002D6718">
        <w:rPr>
          <w:rFonts w:ascii="Times New Roman" w:hAnsi="Times New Roman" w:cs="Times New Roman"/>
          <w:sz w:val="24"/>
          <w:szCs w:val="24"/>
        </w:rPr>
        <w:t>,</w:t>
      </w:r>
      <w:r w:rsidR="008C5E2E" w:rsidRPr="00BD070E">
        <w:rPr>
          <w:rFonts w:ascii="Times New Roman" w:hAnsi="Times New Roman" w:cs="Times New Roman"/>
          <w:sz w:val="24"/>
          <w:szCs w:val="24"/>
        </w:rPr>
        <w:t xml:space="preserve"> and climate data to calculate </w:t>
      </w:r>
      <w:r w:rsidR="0004685F">
        <w:rPr>
          <w:rFonts w:ascii="Times New Roman" w:hAnsi="Times New Roman" w:cs="Times New Roman"/>
          <w:sz w:val="24"/>
          <w:szCs w:val="24"/>
        </w:rPr>
        <w:t>irrigation requirements</w:t>
      </w:r>
      <w:r w:rsidR="008C5E2E" w:rsidRPr="00BD070E">
        <w:rPr>
          <w:rFonts w:ascii="Times New Roman" w:hAnsi="Times New Roman" w:cs="Times New Roman"/>
          <w:sz w:val="24"/>
          <w:szCs w:val="24"/>
        </w:rPr>
        <w:t>.</w:t>
      </w:r>
      <w:r w:rsidR="00391FE7"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391FE7"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391FE7" w:rsidRPr="002D6718">
        <w:rPr>
          <w:rFonts w:ascii="Times New Roman" w:hAnsi="Times New Roman" w:cs="Times New Roman"/>
          <w:sz w:val="24"/>
          <w:szCs w:val="24"/>
          <w:vertAlign w:val="superscript"/>
        </w:rPr>
        <w:fldChar w:fldCharType="end"/>
      </w:r>
      <w:r w:rsidR="00EB1666" w:rsidRPr="002D6718">
        <w:rPr>
          <w:rFonts w:ascii="Times New Roman" w:hAnsi="Times New Roman" w:cs="Times New Roman"/>
          <w:sz w:val="24"/>
          <w:szCs w:val="24"/>
        </w:rPr>
        <w:t xml:space="preserve"> </w:t>
      </w:r>
      <w:r w:rsidR="00EB1666">
        <w:rPr>
          <w:rFonts w:ascii="Times New Roman" w:hAnsi="Times New Roman" w:cs="Times New Roman"/>
          <w:sz w:val="24"/>
          <w:szCs w:val="24"/>
        </w:rPr>
        <w:t>M</w:t>
      </w:r>
      <w:r w:rsidR="00EB1666" w:rsidRPr="002D6718">
        <w:rPr>
          <w:rFonts w:ascii="Times New Roman" w:hAnsi="Times New Roman" w:cs="Times New Roman"/>
          <w:sz w:val="24"/>
          <w:szCs w:val="24"/>
        </w:rPr>
        <w:t>any studies (e.g</w:t>
      </w:r>
      <w:r w:rsidR="00EB1666">
        <w:rPr>
          <w:rFonts w:ascii="Times New Roman" w:hAnsi="Times New Roman" w:cs="Times New Roman"/>
          <w:sz w:val="24"/>
          <w:szCs w:val="24"/>
        </w:rPr>
        <w:t>.</w:t>
      </w:r>
      <w:r w:rsidR="00EB1666" w:rsidRPr="002D6718">
        <w:rPr>
          <w:rFonts w:ascii="Times New Roman" w:hAnsi="Times New Roman" w:cs="Times New Roman"/>
          <w:sz w:val="24"/>
          <w:szCs w:val="24"/>
        </w:rPr>
        <w:t>, Gerbens-Leenes et al.</w:t>
      </w:r>
      <w:r w:rsidR="00391FE7"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&lt;EndNote&gt;&lt;Cite&gt;&lt;Author&gt;Gerbens-Leenes&lt;/Author&gt;&lt;Year&gt;(2009)&lt;/Year&gt;&lt;RecNum&gt;27&lt;/RecNum&gt;&lt;DisplayText&gt;(28)&lt;/DisplayText&gt;&lt;record&gt;&lt;rec-number&gt;27&lt;/rec-number&gt;&lt;foreign-keys&gt;&lt;key app="EN" db-id="vt0rsz0asdtxrzetxr0prw9eexvwt9wxe5tx"&gt;27&lt;/key&gt;&lt;/foreign-keys&gt;&lt;ref-type name="Journal Article"&gt;17&lt;/ref-type&gt;&lt;contributors&gt;&lt;authors&gt;&lt;author&gt;Gerbens-Leenes, W.&lt;/author&gt;&lt;author&gt;Hoekstra, A. Y.&lt;/author&gt;&lt;author&gt;van der Meer, T. H.&lt;/author&gt;&lt;/authors&gt;&lt;/contributors&gt;&lt;titles&gt;&lt;title&gt;The water footprint of bioenergy&lt;/title&gt;&lt;secondary-title&gt;&lt;style face="italic" font="default" size="100%"&gt;Proceedings of the National Academy of Sciences&lt;/style&gt;&lt;/secondary-title&gt;&lt;/titles&gt;&lt;periodical&gt;&lt;full-title&gt;Proceedings of the National Academy of Sciences&lt;/full-title&gt;&lt;/periodical&gt;&lt;pages&gt;10219-10223&lt;/pages&gt;&lt;volume&gt;&lt;style face="bold" font="default" size="100%"&gt;106&lt;/style&gt;&lt;/volume&gt;&lt;number&gt;25&lt;/number&gt;&lt;dates&gt;&lt;year&gt;(2009)&lt;/year&gt;&lt;/dates&gt;&lt;urls&gt;&lt;related-urls&gt;&lt;url&gt;http://www.wem.ctw.utwente.nl/organisatie/medewerkers/medewerkers/hoekstra/reports/report34.pdf&lt;/url&gt;&lt;/related-urls&gt;&lt;/urls&gt;&lt;/record&gt;&lt;/Cite&gt;&lt;/EndNote&gt;</w:instrText>
      </w:r>
      <w:r w:rsidR="00391FE7"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8" w:tooltip="Gerbens-Leenes, (2009) #27" w:history="1">
        <w:r w:rsidR="006D2C77">
          <w:rPr>
            <w:rFonts w:ascii="Times New Roman" w:hAnsi="Times New Roman" w:cs="Times New Roman"/>
            <w:noProof/>
            <w:sz w:val="24"/>
            <w:szCs w:val="24"/>
            <w:vertAlign w:val="superscript"/>
          </w:rPr>
          <w:t>28</w:t>
        </w:r>
      </w:hyperlink>
      <w:r w:rsidR="00FB36AF">
        <w:rPr>
          <w:rFonts w:ascii="Times New Roman" w:hAnsi="Times New Roman" w:cs="Times New Roman"/>
          <w:noProof/>
          <w:sz w:val="24"/>
          <w:szCs w:val="24"/>
          <w:vertAlign w:val="superscript"/>
        </w:rPr>
        <w:t>)</w:t>
      </w:r>
      <w:r w:rsidR="00391FE7" w:rsidRPr="002D6718">
        <w:rPr>
          <w:rFonts w:ascii="Times New Roman" w:hAnsi="Times New Roman" w:cs="Times New Roman"/>
          <w:sz w:val="24"/>
          <w:szCs w:val="24"/>
          <w:vertAlign w:val="superscript"/>
        </w:rPr>
        <w:fldChar w:fldCharType="end"/>
      </w:r>
      <w:r w:rsidR="00FA2B5F" w:rsidRPr="002D6718">
        <w:rPr>
          <w:rFonts w:ascii="Times New Roman" w:hAnsi="Times New Roman" w:cs="Times New Roman"/>
          <w:sz w:val="24"/>
          <w:szCs w:val="24"/>
        </w:rPr>
        <w:t xml:space="preserve"> and Hoekstra et al.</w:t>
      </w:r>
      <w:r w:rsidR="00391FE7"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&lt;EndNote&gt;&lt;Cite&gt;&lt;Author&gt;Hoekstra&lt;/Author&gt;&lt;Year&gt;(2009)&lt;/Year&gt;&lt;RecNum&gt;33&lt;/RecNum&gt;&lt;DisplayText&gt;(29)&lt;/DisplayText&gt;&lt;record&gt;&lt;rec-number&gt;33&lt;/rec-number&gt;&lt;foreign-keys&gt;&lt;key app="EN" db-id="vt0rsz0asdtxrzetxr0prw9eexvwt9wxe5tx"&gt;33&lt;/key&gt;&lt;/foreign-keys&gt;&lt;ref-type name="Report"&gt;27&lt;/ref-type&gt;&lt;contributors&gt;&lt;authors&gt;&lt;author&gt;Hoekstra, Arjen Y.&lt;/author&gt;&lt;author&gt;Chapagain, Ashok K.&lt;/author&gt;&lt;author&gt;Aldaya, Maite M.&lt;/author&gt;&lt;author&gt;Mekonnen, Mesfin M.&lt;/author&gt;&lt;/authors&gt;&lt;/contributors&gt;&lt;titles&gt;&lt;title&gt;&lt;style face="italic" font="default" size="100%"&gt;Water Footprint Manual State of the Art 2009&lt;/style&gt;&lt;/title&gt;&lt;/titles&gt;&lt;pages&gt;131&lt;/pages&gt;&lt;dates&gt;&lt;year&gt;(2009)&lt;/year&gt;&lt;/dates&gt;&lt;pub-location&gt;Enschede, The Netherlands&lt;/pub-location&gt;&lt;publisher&gt;Water Footprint Network&lt;/publisher&gt;&lt;urls&gt;&lt;/urls&gt;&lt;/record&gt;&lt;/Cite&gt;&lt;/EndNote&gt;</w:instrText>
      </w:r>
      <w:r w:rsidR="00391FE7"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9" w:tooltip="Hoekstra, (2009) #33" w:history="1">
        <w:r w:rsidR="006D2C77">
          <w:rPr>
            <w:rFonts w:ascii="Times New Roman" w:hAnsi="Times New Roman" w:cs="Times New Roman"/>
            <w:noProof/>
            <w:sz w:val="24"/>
            <w:szCs w:val="24"/>
            <w:vertAlign w:val="superscript"/>
          </w:rPr>
          <w:t>29</w:t>
        </w:r>
      </w:hyperlink>
      <w:r w:rsidR="00FB36AF">
        <w:rPr>
          <w:rFonts w:ascii="Times New Roman" w:hAnsi="Times New Roman" w:cs="Times New Roman"/>
          <w:noProof/>
          <w:sz w:val="24"/>
          <w:szCs w:val="24"/>
          <w:vertAlign w:val="superscript"/>
        </w:rPr>
        <w:t>)</w:t>
      </w:r>
      <w:r w:rsidR="00391FE7" w:rsidRPr="002D6718">
        <w:rPr>
          <w:rFonts w:ascii="Times New Roman" w:hAnsi="Times New Roman" w:cs="Times New Roman"/>
          <w:sz w:val="24"/>
          <w:szCs w:val="24"/>
          <w:vertAlign w:val="superscript"/>
        </w:rPr>
        <w:fldChar w:fldCharType="end"/>
      </w:r>
      <w:r w:rsidR="00FA2B5F" w:rsidRPr="002D6718">
        <w:rPr>
          <w:rFonts w:ascii="Times New Roman" w:hAnsi="Times New Roman" w:cs="Times New Roman"/>
          <w:sz w:val="24"/>
          <w:szCs w:val="24"/>
        </w:rPr>
        <w:t>) use</w:t>
      </w:r>
      <w:r w:rsidR="00C97BBD" w:rsidRPr="00BD070E">
        <w:rPr>
          <w:rFonts w:ascii="Times New Roman" w:hAnsi="Times New Roman" w:cs="Times New Roman"/>
          <w:sz w:val="24"/>
          <w:szCs w:val="24"/>
        </w:rPr>
        <w:t xml:space="preserve"> </w:t>
      </w:r>
      <w:r w:rsidR="005D05F5">
        <w:rPr>
          <w:rFonts w:ascii="Times New Roman" w:hAnsi="Times New Roman" w:cs="Times New Roman"/>
          <w:sz w:val="24"/>
          <w:szCs w:val="24"/>
        </w:rPr>
        <w:t xml:space="preserve">forms of </w:t>
      </w:r>
      <w:r w:rsidR="00C97BBD" w:rsidRPr="00BD070E">
        <w:rPr>
          <w:rFonts w:ascii="Times New Roman" w:hAnsi="Times New Roman" w:cs="Times New Roman"/>
          <w:sz w:val="24"/>
          <w:szCs w:val="24"/>
        </w:rPr>
        <w:t>this</w:t>
      </w:r>
      <w:r w:rsidR="00C97BBD">
        <w:rPr>
          <w:rFonts w:ascii="Times New Roman" w:hAnsi="Times New Roman" w:cs="Times New Roman"/>
          <w:sz w:val="24"/>
          <w:szCs w:val="24"/>
        </w:rPr>
        <w:t xml:space="preserve"> </w:t>
      </w:r>
      <w:r w:rsidR="00FA2B5F" w:rsidRPr="002D6718">
        <w:rPr>
          <w:rFonts w:ascii="Times New Roman" w:hAnsi="Times New Roman" w:cs="Times New Roman"/>
          <w:sz w:val="24"/>
          <w:szCs w:val="24"/>
        </w:rPr>
        <w:t>method</w:t>
      </w:r>
      <w:r w:rsidR="00C97BBD">
        <w:rPr>
          <w:rFonts w:ascii="Times New Roman" w:hAnsi="Times New Roman" w:cs="Times New Roman"/>
          <w:sz w:val="24"/>
          <w:szCs w:val="24"/>
        </w:rPr>
        <w:t xml:space="preserve"> to calculate crop water </w:t>
      </w:r>
      <w:r w:rsidR="00860632">
        <w:rPr>
          <w:rFonts w:ascii="Times New Roman" w:hAnsi="Times New Roman" w:cs="Times New Roman"/>
          <w:sz w:val="24"/>
          <w:szCs w:val="24"/>
        </w:rPr>
        <w:t>footprints</w:t>
      </w:r>
      <w:r w:rsidR="00FA2B5F" w:rsidRPr="002D6718">
        <w:rPr>
          <w:rFonts w:ascii="Times New Roman" w:hAnsi="Times New Roman" w:cs="Times New Roman"/>
          <w:sz w:val="24"/>
          <w:szCs w:val="24"/>
        </w:rPr>
        <w:t>.</w:t>
      </w:r>
      <w:r w:rsidR="008C5E2E" w:rsidRPr="00BD070E">
        <w:rPr>
          <w:rFonts w:ascii="Times New Roman" w:hAnsi="Times New Roman" w:cs="Times New Roman"/>
          <w:sz w:val="24"/>
          <w:szCs w:val="24"/>
        </w:rPr>
        <w:t xml:space="preserve"> </w:t>
      </w:r>
      <w:r w:rsidR="000F0EA2">
        <w:rPr>
          <w:rFonts w:ascii="Times New Roman" w:hAnsi="Times New Roman" w:cs="Times New Roman"/>
          <w:sz w:val="24"/>
          <w:szCs w:val="24"/>
        </w:rPr>
        <w:t xml:space="preserve">The </w:t>
      </w:r>
      <w:r w:rsidR="00A8377A" w:rsidRPr="00A8377A">
        <w:rPr>
          <w:rFonts w:ascii="Times New Roman" w:hAnsi="Times New Roman" w:cs="Times New Roman"/>
          <w:sz w:val="24"/>
          <w:szCs w:val="24"/>
        </w:rPr>
        <w:t xml:space="preserve">Penman–Monteith </w:t>
      </w:r>
      <w:r w:rsidR="000F0EA2">
        <w:rPr>
          <w:rFonts w:ascii="Times New Roman" w:hAnsi="Times New Roman" w:cs="Times New Roman"/>
          <w:sz w:val="24"/>
          <w:szCs w:val="24"/>
        </w:rPr>
        <w:t xml:space="preserve">method </w:t>
      </w:r>
      <w:r w:rsidR="00A8377A" w:rsidRPr="00A8377A">
        <w:rPr>
          <w:rFonts w:ascii="Times New Roman" w:hAnsi="Times New Roman" w:cs="Times New Roman"/>
          <w:sz w:val="24"/>
          <w:szCs w:val="24"/>
        </w:rPr>
        <w:t xml:space="preserve">estimates </w:t>
      </w:r>
      <w:r w:rsidR="00C97BBD">
        <w:rPr>
          <w:rFonts w:ascii="Times New Roman" w:hAnsi="Times New Roman" w:cs="Times New Roman"/>
          <w:sz w:val="24"/>
          <w:szCs w:val="24"/>
        </w:rPr>
        <w:t>evapotranspiration</w:t>
      </w:r>
      <w:r w:rsidR="00A8377A">
        <w:rPr>
          <w:rFonts w:ascii="Times New Roman" w:hAnsi="Times New Roman" w:cs="Times New Roman"/>
          <w:sz w:val="24"/>
          <w:szCs w:val="24"/>
        </w:rPr>
        <w:t xml:space="preserve"> </w:t>
      </w:r>
      <w:r w:rsidR="000F0EA2">
        <w:rPr>
          <w:rFonts w:ascii="Times New Roman" w:hAnsi="Times New Roman" w:cs="Times New Roman"/>
          <w:sz w:val="24"/>
          <w:szCs w:val="24"/>
        </w:rPr>
        <w:t>as shown in the equation below</w:t>
      </w:r>
      <w:r w:rsidR="00A8377A">
        <w:rPr>
          <w:rFonts w:ascii="Times New Roman" w:hAnsi="Times New Roman" w:cs="Times New Roman"/>
          <w:sz w:val="24"/>
          <w:szCs w:val="24"/>
        </w:rPr>
        <w:t xml:space="preserve">. </w:t>
      </w:r>
    </w:p>
    <w:p w:rsidR="00A8377A" w:rsidRPr="00BD070E" w:rsidRDefault="00391FE7" w:rsidP="00096D65">
      <w:pPr>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ET</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ET</m:t>
            </m:r>
          </m:e>
          <m:sub>
            <m:r>
              <w:rPr>
                <w:rFonts w:ascii="Cambria Math" w:hAnsi="Cambria Math" w:cs="Times New Roman"/>
                <w:sz w:val="24"/>
                <w:szCs w:val="24"/>
              </w:rPr>
              <m:t>O</m:t>
            </m:r>
          </m:sub>
        </m:sSub>
        <m:r>
          <w:rPr>
            <w:rFonts w:ascii="Cambria Math" w:hAnsi="Cambria Math" w:cs="Times New Roman"/>
            <w:sz w:val="24"/>
            <w:szCs w:val="24"/>
          </w:rPr>
          <m:t xml:space="preserve"> </m:t>
        </m:r>
      </m:oMath>
      <w:r w:rsidR="00403C92">
        <w:rPr>
          <w:rFonts w:ascii="Times New Roman" w:hAnsi="Times New Roman" w:cs="Times New Roman"/>
          <w:sz w:val="24"/>
          <w:szCs w:val="24"/>
        </w:rPr>
        <w:t xml:space="preserve">                                                             Eq. 1</w:t>
      </w:r>
    </w:p>
    <w:p w:rsidR="00A8377A" w:rsidRDefault="000F0EA2" w:rsidP="004C602D">
      <w:pPr>
        <w:spacing w:line="480" w:lineRule="auto"/>
        <w:ind w:firstLine="720"/>
        <w:rPr>
          <w:rFonts w:ascii="Times New Roman" w:hAnsi="Times New Roman" w:cs="Times New Roman"/>
          <w:sz w:val="24"/>
          <w:szCs w:val="24"/>
        </w:rPr>
      </w:pPr>
      <w:r w:rsidRPr="00A8377A">
        <w:rPr>
          <w:rFonts w:ascii="Times New Roman" w:hAnsi="Times New Roman" w:cs="Times New Roman"/>
          <w:sz w:val="24"/>
          <w:szCs w:val="24"/>
        </w:rPr>
        <w:t>ET</w:t>
      </w:r>
      <w:r w:rsidRPr="002D6718">
        <w:rPr>
          <w:rFonts w:ascii="Times New Roman" w:hAnsi="Times New Roman" w:cs="Times New Roman"/>
          <w:sz w:val="24"/>
          <w:szCs w:val="24"/>
          <w:vertAlign w:val="subscript"/>
        </w:rPr>
        <w:t>c</w:t>
      </w:r>
      <w:r w:rsidRPr="00A8377A">
        <w:rPr>
          <w:rFonts w:ascii="Times New Roman" w:hAnsi="Times New Roman" w:cs="Times New Roman"/>
          <w:sz w:val="24"/>
          <w:szCs w:val="24"/>
        </w:rPr>
        <w:t xml:space="preserve"> is total evapotranspiration (mm day</w:t>
      </w:r>
      <w:r w:rsidRPr="00274FBD">
        <w:rPr>
          <w:rFonts w:ascii="Times New Roman" w:hAnsi="Times New Roman" w:cs="Times New Roman"/>
          <w:sz w:val="24"/>
          <w:szCs w:val="24"/>
          <w:vertAlign w:val="superscript"/>
        </w:rPr>
        <w:t>−1</w:t>
      </w:r>
      <w:r w:rsidRPr="00A8377A">
        <w:rPr>
          <w:rFonts w:ascii="Times New Roman" w:hAnsi="Times New Roman" w:cs="Times New Roman"/>
          <w:sz w:val="24"/>
          <w:szCs w:val="24"/>
        </w:rPr>
        <w:t xml:space="preserve">) from </w:t>
      </w:r>
      <w:r>
        <w:rPr>
          <w:rFonts w:ascii="Times New Roman" w:hAnsi="Times New Roman" w:cs="Times New Roman"/>
          <w:sz w:val="24"/>
          <w:szCs w:val="24"/>
        </w:rPr>
        <w:t xml:space="preserve">a </w:t>
      </w:r>
      <w:r w:rsidRPr="00A8377A">
        <w:rPr>
          <w:rFonts w:ascii="Times New Roman" w:hAnsi="Times New Roman" w:cs="Times New Roman"/>
          <w:sz w:val="24"/>
          <w:szCs w:val="24"/>
        </w:rPr>
        <w:t>crop</w:t>
      </w:r>
      <w:r w:rsidR="00E37173">
        <w:rPr>
          <w:rFonts w:ascii="Times New Roman" w:hAnsi="Times New Roman" w:cs="Times New Roman"/>
          <w:sz w:val="24"/>
          <w:szCs w:val="24"/>
        </w:rPr>
        <w:t xml:space="preserve"> or</w:t>
      </w:r>
      <w:r>
        <w:rPr>
          <w:rFonts w:ascii="Times New Roman" w:hAnsi="Times New Roman" w:cs="Times New Roman"/>
          <w:sz w:val="24"/>
          <w:szCs w:val="24"/>
        </w:rPr>
        <w:t xml:space="preserve"> “</w:t>
      </w:r>
      <w:r w:rsidRPr="00A8377A">
        <w:rPr>
          <w:rFonts w:ascii="Times New Roman" w:hAnsi="Times New Roman" w:cs="Times New Roman"/>
          <w:sz w:val="24"/>
          <w:szCs w:val="24"/>
        </w:rPr>
        <w:t>c</w:t>
      </w:r>
      <w:r>
        <w:rPr>
          <w:rFonts w:ascii="Times New Roman" w:hAnsi="Times New Roman" w:cs="Times New Roman"/>
          <w:sz w:val="24"/>
          <w:szCs w:val="24"/>
        </w:rPr>
        <w:t>”.</w:t>
      </w:r>
      <w:r w:rsidRPr="00A8377A">
        <w:rPr>
          <w:rFonts w:ascii="Times New Roman" w:hAnsi="Times New Roman" w:cs="Times New Roman"/>
          <w:sz w:val="24"/>
          <w:szCs w:val="24"/>
        </w:rPr>
        <w:t xml:space="preserve"> </w:t>
      </w:r>
      <w:r>
        <w:rPr>
          <w:rFonts w:ascii="Times New Roman" w:hAnsi="Times New Roman" w:cs="Times New Roman"/>
          <w:sz w:val="24"/>
          <w:szCs w:val="24"/>
        </w:rPr>
        <w:t>K</w:t>
      </w:r>
      <w:r w:rsidRPr="002D6718">
        <w:rPr>
          <w:rFonts w:ascii="Times New Roman" w:hAnsi="Times New Roman" w:cs="Times New Roman"/>
          <w:sz w:val="24"/>
          <w:szCs w:val="24"/>
          <w:vertAlign w:val="subscript"/>
        </w:rPr>
        <w:t>c</w:t>
      </w:r>
      <w:r w:rsidR="000242A7">
        <w:rPr>
          <w:rFonts w:ascii="Times New Roman" w:hAnsi="Times New Roman" w:cs="Times New Roman"/>
          <w:sz w:val="24"/>
          <w:szCs w:val="24"/>
        </w:rPr>
        <w:t>, a crop coefficient,</w:t>
      </w:r>
      <w:r>
        <w:rPr>
          <w:rFonts w:ascii="Times New Roman" w:hAnsi="Times New Roman" w:cs="Times New Roman"/>
          <w:sz w:val="24"/>
          <w:szCs w:val="24"/>
        </w:rPr>
        <w:t xml:space="preserve"> accounts for plant </w:t>
      </w:r>
      <w:r w:rsidRPr="00A8377A">
        <w:rPr>
          <w:rFonts w:ascii="Times New Roman" w:hAnsi="Times New Roman" w:cs="Times New Roman"/>
          <w:sz w:val="24"/>
          <w:szCs w:val="24"/>
        </w:rPr>
        <w:t>chara</w:t>
      </w:r>
      <w:r>
        <w:rPr>
          <w:rFonts w:ascii="Times New Roman" w:hAnsi="Times New Roman" w:cs="Times New Roman"/>
          <w:sz w:val="24"/>
          <w:szCs w:val="24"/>
        </w:rPr>
        <w:t>cteristics</w:t>
      </w:r>
      <w:r w:rsidR="00E37173">
        <w:rPr>
          <w:rFonts w:ascii="Times New Roman" w:hAnsi="Times New Roman" w:cs="Times New Roman"/>
          <w:sz w:val="24"/>
          <w:szCs w:val="24"/>
        </w:rPr>
        <w:t>,</w:t>
      </w:r>
      <w:r>
        <w:rPr>
          <w:rFonts w:ascii="Times New Roman" w:hAnsi="Times New Roman" w:cs="Times New Roman"/>
          <w:sz w:val="24"/>
          <w:szCs w:val="24"/>
        </w:rPr>
        <w:t xml:space="preserve"> such as albedo and crop height</w:t>
      </w:r>
      <w:r w:rsidR="00E37173">
        <w:rPr>
          <w:rFonts w:ascii="Times New Roman" w:hAnsi="Times New Roman" w:cs="Times New Roman"/>
          <w:sz w:val="24"/>
          <w:szCs w:val="24"/>
        </w:rPr>
        <w:t>,</w:t>
      </w:r>
      <w:r>
        <w:rPr>
          <w:rFonts w:ascii="Times New Roman" w:hAnsi="Times New Roman" w:cs="Times New Roman"/>
          <w:sz w:val="24"/>
          <w:szCs w:val="24"/>
        </w:rPr>
        <w:t xml:space="preserve"> </w:t>
      </w:r>
      <w:r w:rsidRPr="00A8377A">
        <w:rPr>
          <w:rFonts w:ascii="Times New Roman" w:hAnsi="Times New Roman" w:cs="Times New Roman"/>
          <w:sz w:val="24"/>
          <w:szCs w:val="24"/>
        </w:rPr>
        <w:t>t</w:t>
      </w:r>
      <w:r>
        <w:rPr>
          <w:rFonts w:ascii="Times New Roman" w:hAnsi="Times New Roman" w:cs="Times New Roman"/>
          <w:sz w:val="24"/>
          <w:szCs w:val="24"/>
        </w:rPr>
        <w:t xml:space="preserve">hat distinguish a crop from the </w:t>
      </w:r>
      <w:r w:rsidRPr="00A8377A">
        <w:rPr>
          <w:rFonts w:ascii="Times New Roman" w:hAnsi="Times New Roman" w:cs="Times New Roman"/>
          <w:sz w:val="24"/>
          <w:szCs w:val="24"/>
        </w:rPr>
        <w:t>reference surface.</w:t>
      </w:r>
      <w:r>
        <w:rPr>
          <w:rFonts w:ascii="Times New Roman" w:hAnsi="Times New Roman" w:cs="Times New Roman"/>
          <w:sz w:val="24"/>
          <w:szCs w:val="24"/>
        </w:rPr>
        <w:t xml:space="preserve"> K</w:t>
      </w:r>
      <w:r w:rsidRPr="002D6718">
        <w:rPr>
          <w:rFonts w:ascii="Times New Roman" w:hAnsi="Times New Roman" w:cs="Times New Roman"/>
          <w:sz w:val="24"/>
          <w:szCs w:val="24"/>
          <w:vertAlign w:val="subscript"/>
        </w:rPr>
        <w:t>c</w:t>
      </w:r>
      <w:r>
        <w:rPr>
          <w:rFonts w:ascii="Times New Roman" w:hAnsi="Times New Roman" w:cs="Times New Roman"/>
          <w:sz w:val="24"/>
          <w:szCs w:val="24"/>
        </w:rPr>
        <w:t xml:space="preserve"> represents a </w:t>
      </w:r>
      <w:r w:rsidR="00A8377A" w:rsidRPr="00A8377A">
        <w:rPr>
          <w:rFonts w:ascii="Times New Roman" w:hAnsi="Times New Roman" w:cs="Times New Roman"/>
          <w:sz w:val="24"/>
          <w:szCs w:val="24"/>
        </w:rPr>
        <w:t>crop</w:t>
      </w:r>
      <w:r w:rsidR="00A8377A">
        <w:rPr>
          <w:rFonts w:ascii="Times New Roman" w:hAnsi="Times New Roman" w:cs="Times New Roman"/>
          <w:sz w:val="24"/>
          <w:szCs w:val="24"/>
        </w:rPr>
        <w:t xml:space="preserve"> </w:t>
      </w:r>
      <w:r>
        <w:rPr>
          <w:rFonts w:ascii="Times New Roman" w:hAnsi="Times New Roman" w:cs="Times New Roman"/>
          <w:sz w:val="24"/>
          <w:szCs w:val="24"/>
        </w:rPr>
        <w:t xml:space="preserve">based </w:t>
      </w:r>
      <w:r w:rsidR="00A8377A">
        <w:rPr>
          <w:rFonts w:ascii="Times New Roman" w:hAnsi="Times New Roman" w:cs="Times New Roman"/>
          <w:sz w:val="24"/>
          <w:szCs w:val="24"/>
        </w:rPr>
        <w:t xml:space="preserve">constant that varies from 0 to </w:t>
      </w:r>
      <w:r w:rsidR="00A8377A" w:rsidRPr="00A8377A">
        <w:rPr>
          <w:rFonts w:ascii="Times New Roman" w:hAnsi="Times New Roman" w:cs="Times New Roman"/>
          <w:sz w:val="24"/>
          <w:szCs w:val="24"/>
        </w:rPr>
        <w:t>1</w:t>
      </w:r>
      <w:r>
        <w:rPr>
          <w:rFonts w:ascii="Times New Roman" w:hAnsi="Times New Roman" w:cs="Times New Roman"/>
          <w:sz w:val="24"/>
          <w:szCs w:val="24"/>
        </w:rPr>
        <w:t>. ET</w:t>
      </w:r>
      <w:r w:rsidRPr="002D6718">
        <w:rPr>
          <w:rFonts w:ascii="Times New Roman" w:hAnsi="Times New Roman" w:cs="Times New Roman"/>
          <w:sz w:val="24"/>
          <w:szCs w:val="24"/>
          <w:vertAlign w:val="subscript"/>
        </w:rPr>
        <w:t>o</w:t>
      </w:r>
      <w:r>
        <w:rPr>
          <w:rFonts w:ascii="Times New Roman" w:hAnsi="Times New Roman" w:cs="Times New Roman"/>
          <w:sz w:val="24"/>
          <w:szCs w:val="24"/>
        </w:rPr>
        <w:t xml:space="preserve"> represents the</w:t>
      </w:r>
      <w:r w:rsidR="00A8377A" w:rsidRPr="00A8377A">
        <w:rPr>
          <w:rFonts w:ascii="Times New Roman" w:hAnsi="Times New Roman" w:cs="Times New Roman"/>
          <w:sz w:val="24"/>
          <w:szCs w:val="24"/>
        </w:rPr>
        <w:t xml:space="preserve"> reference crop eva</w:t>
      </w:r>
      <w:r>
        <w:rPr>
          <w:rFonts w:ascii="Times New Roman" w:hAnsi="Times New Roman" w:cs="Times New Roman"/>
          <w:sz w:val="24"/>
          <w:szCs w:val="24"/>
        </w:rPr>
        <w:t>potranspiration (mm day</w:t>
      </w:r>
      <w:r w:rsidRPr="00274FBD">
        <w:rPr>
          <w:rFonts w:ascii="Times New Roman" w:hAnsi="Times New Roman" w:cs="Times New Roman"/>
          <w:sz w:val="24"/>
          <w:szCs w:val="24"/>
          <w:vertAlign w:val="superscript"/>
        </w:rPr>
        <w:t>−1</w:t>
      </w:r>
      <w:r>
        <w:rPr>
          <w:rFonts w:ascii="Times New Roman" w:hAnsi="Times New Roman" w:cs="Times New Roman"/>
          <w:sz w:val="24"/>
          <w:szCs w:val="24"/>
        </w:rPr>
        <w:t>).</w:t>
      </w:r>
      <w:r w:rsidRPr="000F0EA2">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A8377A">
        <w:rPr>
          <w:rFonts w:ascii="Times New Roman" w:hAnsi="Times New Roman" w:cs="Times New Roman"/>
          <w:sz w:val="24"/>
          <w:szCs w:val="24"/>
        </w:rPr>
        <w:t>ET</w:t>
      </w:r>
      <w:r w:rsidRPr="00B75378">
        <w:rPr>
          <w:rFonts w:ascii="Times New Roman" w:hAnsi="Times New Roman" w:cs="Times New Roman"/>
          <w:sz w:val="24"/>
          <w:szCs w:val="24"/>
          <w:vertAlign w:val="subscript"/>
        </w:rPr>
        <w:t>o</w:t>
      </w:r>
      <w:r w:rsidRPr="00A8377A">
        <w:rPr>
          <w:rFonts w:ascii="Times New Roman" w:hAnsi="Times New Roman" w:cs="Times New Roman"/>
          <w:sz w:val="24"/>
          <w:szCs w:val="24"/>
        </w:rPr>
        <w:t xml:space="preserve"> characterizes climate</w:t>
      </w:r>
      <w:r>
        <w:rPr>
          <w:rFonts w:ascii="Times New Roman" w:hAnsi="Times New Roman" w:cs="Times New Roman"/>
          <w:sz w:val="24"/>
          <w:szCs w:val="24"/>
        </w:rPr>
        <w:t xml:space="preserve"> effects and is based on a calculation using </w:t>
      </w:r>
      <w:r w:rsidRPr="00A8377A">
        <w:rPr>
          <w:rFonts w:ascii="Times New Roman" w:hAnsi="Times New Roman" w:cs="Times New Roman"/>
          <w:sz w:val="24"/>
          <w:szCs w:val="24"/>
        </w:rPr>
        <w:t>temperature, solar radiation, win</w:t>
      </w:r>
      <w:r>
        <w:rPr>
          <w:rFonts w:ascii="Times New Roman" w:hAnsi="Times New Roman" w:cs="Times New Roman"/>
          <w:sz w:val="24"/>
          <w:szCs w:val="24"/>
        </w:rPr>
        <w:t>d speed, and relative humidity as shown in the equation below.</w:t>
      </w:r>
    </w:p>
    <w:p w:rsidR="00A8377A" w:rsidRPr="002D6718" w:rsidRDefault="00391FE7" w:rsidP="00B57EEA">
      <w:pPr>
        <w:spacing w:line="480" w:lineRule="auto"/>
        <w:rPr>
          <w:rFonts w:ascii="Times New Roman" w:hAnsi="Times New Roman" w:cs="Times New Roman"/>
          <w:sz w:val="24"/>
          <w:szCs w:val="24"/>
        </w:rPr>
      </w:pPr>
      <m:oMathPara>
        <m:oMath>
          <m:sSub>
            <m:sSubPr>
              <m:ctrlPr>
                <w:rPr>
                  <w:rFonts w:ascii="Cambria Math" w:hAnsi="Cambria Math" w:cs="Cambria Math"/>
                  <w:sz w:val="24"/>
                  <w:szCs w:val="24"/>
                </w:rPr>
              </m:ctrlPr>
            </m:sSubPr>
            <m:e>
              <m:r>
                <w:rPr>
                  <w:rFonts w:ascii="Cambria Math" w:hAnsi="Cambria Math" w:cs="Cambria Math"/>
                  <w:sz w:val="24"/>
                  <w:szCs w:val="24"/>
                </w:rPr>
                <m:t>ET</m:t>
              </m:r>
            </m:e>
            <m:sub>
              <m:r>
                <w:rPr>
                  <w:rFonts w:ascii="Cambria Math" w:hAnsi="Cambria Math" w:cs="Cambria Math"/>
                  <w:sz w:val="24"/>
                  <w:szCs w:val="24"/>
                </w:rPr>
                <m:t>O</m:t>
              </m:r>
            </m:sub>
          </m:sSub>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Times New Roman"/>
                  <w:sz w:val="24"/>
                  <w:szCs w:val="24"/>
                </w:rPr>
                <m:t>0.408Δ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n</m:t>
                      </m:r>
                    </m:sub>
                  </m:sSub>
                  <m:r>
                    <w:rPr>
                      <w:rFonts w:ascii="Cambria Math" w:hAnsi="Cambria Math" w:cs="Times New Roman"/>
                      <w:sz w:val="24"/>
                      <w:szCs w:val="24"/>
                    </w:rPr>
                    <m:t>-G</m:t>
                  </m:r>
                </m:e>
              </m:d>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900</m:t>
                  </m:r>
                </m:num>
                <m:den>
                  <m:r>
                    <w:rPr>
                      <w:rFonts w:ascii="Cambria Math" w:hAnsi="Cambria Math" w:cs="Times New Roman"/>
                      <w:sz w:val="24"/>
                      <w:szCs w:val="24"/>
                    </w:rPr>
                    <m:t>T+273</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a</m:t>
                  </m:r>
                </m:sub>
              </m:sSub>
              <m:r>
                <w:rPr>
                  <w:rFonts w:ascii="Cambria Math" w:hAnsi="Cambria Math" w:cs="Times New Roman"/>
                  <w:sz w:val="24"/>
                  <w:szCs w:val="24"/>
                </w:rPr>
                <m:t>)</m:t>
              </m:r>
            </m:num>
            <m:den>
              <m:r>
                <w:rPr>
                  <w:rFonts w:ascii="Cambria Math" w:hAnsi="Cambria Math" w:cs="Times New Roman"/>
                  <w:sz w:val="24"/>
                  <w:szCs w:val="24"/>
                </w:rPr>
                <m:t>Δ+γ(1+0.34</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den>
          </m:f>
        </m:oMath>
      </m:oMathPara>
    </w:p>
    <w:p w:rsidR="00CC2B7B" w:rsidRDefault="000F0EA2"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Δ</w:t>
      </w:r>
      <w:r w:rsidR="00A8377A" w:rsidRPr="002D6718">
        <w:rPr>
          <w:rFonts w:ascii="Times New Roman" w:hAnsi="Times New Roman" w:cs="Times New Roman"/>
          <w:sz w:val="24"/>
          <w:szCs w:val="24"/>
        </w:rPr>
        <w:t xml:space="preserve"> = slope of the v</w:t>
      </w:r>
      <w:r w:rsidR="00CC2B7B" w:rsidRPr="00BD070E">
        <w:rPr>
          <w:rFonts w:ascii="Times New Roman" w:hAnsi="Times New Roman" w:cs="Times New Roman"/>
          <w:sz w:val="24"/>
          <w:szCs w:val="24"/>
        </w:rPr>
        <w:t>apor pressure curve (kPa ◦C</w:t>
      </w:r>
      <w:r w:rsidR="005A7362" w:rsidRPr="005A7362">
        <w:rPr>
          <w:rFonts w:ascii="Times New Roman" w:hAnsi="Times New Roman" w:cs="Times New Roman"/>
          <w:sz w:val="24"/>
          <w:szCs w:val="24"/>
          <w:vertAlign w:val="superscript"/>
        </w:rPr>
        <w:t>-1</w:t>
      </w:r>
      <w:r w:rsidR="00CC2B7B" w:rsidRPr="00BD070E">
        <w:rPr>
          <w:rFonts w:ascii="Times New Roman" w:hAnsi="Times New Roman" w:cs="Times New Roman"/>
          <w:sz w:val="24"/>
          <w:szCs w:val="24"/>
        </w:rPr>
        <w:t>)</w:t>
      </w:r>
    </w:p>
    <w:p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T = average air temp</w:t>
      </w:r>
      <w:r w:rsidR="00CC2B7B" w:rsidRPr="00BD070E">
        <w:rPr>
          <w:rFonts w:ascii="Times New Roman" w:hAnsi="Times New Roman" w:cs="Times New Roman"/>
          <w:sz w:val="24"/>
          <w:szCs w:val="24"/>
        </w:rPr>
        <w:t>erature (◦C)</w:t>
      </w:r>
    </w:p>
    <w:p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 xml:space="preserve">γ = psychrometric </w:t>
      </w:r>
      <w:r w:rsidR="00CC2B7B" w:rsidRPr="00BD070E">
        <w:rPr>
          <w:rFonts w:ascii="Times New Roman" w:hAnsi="Times New Roman" w:cs="Times New Roman"/>
          <w:sz w:val="24"/>
          <w:szCs w:val="24"/>
        </w:rPr>
        <w:t>constant (kPa ◦C</w:t>
      </w:r>
      <w:r w:rsidR="005A7362" w:rsidRPr="005A7362">
        <w:rPr>
          <w:rFonts w:ascii="Times New Roman" w:hAnsi="Times New Roman" w:cs="Times New Roman"/>
          <w:sz w:val="24"/>
          <w:szCs w:val="24"/>
          <w:vertAlign w:val="superscript"/>
        </w:rPr>
        <w:t>-1</w:t>
      </w:r>
      <w:r w:rsidR="00CC2B7B" w:rsidRPr="00BD070E">
        <w:rPr>
          <w:rFonts w:ascii="Times New Roman" w:hAnsi="Times New Roman" w:cs="Times New Roman"/>
          <w:sz w:val="24"/>
          <w:szCs w:val="24"/>
        </w:rPr>
        <w:t>)</w:t>
      </w:r>
    </w:p>
    <w:p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e</w:t>
      </w:r>
      <w:r w:rsidRPr="002D6718">
        <w:rPr>
          <w:rFonts w:ascii="Times New Roman" w:hAnsi="Times New Roman" w:cs="Times New Roman"/>
          <w:sz w:val="24"/>
          <w:szCs w:val="24"/>
          <w:vertAlign w:val="subscript"/>
        </w:rPr>
        <w:t>s</w:t>
      </w:r>
      <w:r w:rsidRPr="002D6718">
        <w:rPr>
          <w:rFonts w:ascii="Times New Roman" w:hAnsi="Times New Roman" w:cs="Times New Roman"/>
          <w:sz w:val="24"/>
          <w:szCs w:val="24"/>
        </w:rPr>
        <w:t xml:space="preserve"> </w:t>
      </w:r>
      <w:r w:rsidR="00CC2B7B">
        <w:rPr>
          <w:rFonts w:ascii="Times New Roman" w:hAnsi="Times New Roman" w:cs="Times New Roman"/>
          <w:sz w:val="24"/>
          <w:szCs w:val="24"/>
        </w:rPr>
        <w:t>=</w:t>
      </w:r>
      <w:r w:rsidRPr="002D6718">
        <w:rPr>
          <w:rFonts w:ascii="Times New Roman" w:hAnsi="Times New Roman" w:cs="Times New Roman"/>
          <w:sz w:val="24"/>
          <w:szCs w:val="24"/>
        </w:rPr>
        <w:t xml:space="preserve"> saturation vapor </w:t>
      </w:r>
      <w:r w:rsidR="00CC2B7B" w:rsidRPr="00BD070E">
        <w:rPr>
          <w:rFonts w:ascii="Times New Roman" w:hAnsi="Times New Roman" w:cs="Times New Roman"/>
          <w:sz w:val="24"/>
          <w:szCs w:val="24"/>
        </w:rPr>
        <w:t>pressure (kPa)</w:t>
      </w:r>
    </w:p>
    <w:p w:rsidR="00CC2B7B" w:rsidRDefault="00CC2B7B" w:rsidP="00B57EEA">
      <w:pPr>
        <w:pStyle w:val="ListParagraph"/>
        <w:numPr>
          <w:ilvl w:val="0"/>
          <w:numId w:val="38"/>
        </w:numPr>
        <w:spacing w:line="480" w:lineRule="auto"/>
        <w:rPr>
          <w:rFonts w:ascii="Times New Roman" w:hAnsi="Times New Roman" w:cs="Times New Roman"/>
          <w:sz w:val="24"/>
          <w:szCs w:val="24"/>
        </w:rPr>
      </w:pPr>
      <w:r>
        <w:rPr>
          <w:rFonts w:ascii="Times New Roman" w:hAnsi="Times New Roman" w:cs="Times New Roman"/>
          <w:sz w:val="24"/>
          <w:szCs w:val="24"/>
        </w:rPr>
        <w:t>e</w:t>
      </w:r>
      <w:r w:rsidRPr="002D6718">
        <w:rPr>
          <w:rFonts w:ascii="Times New Roman" w:hAnsi="Times New Roman" w:cs="Times New Roman"/>
          <w:sz w:val="24"/>
          <w:szCs w:val="24"/>
          <w:vertAlign w:val="subscript"/>
        </w:rPr>
        <w:t>a</w:t>
      </w:r>
      <w:r w:rsidRPr="00B7537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75378">
        <w:rPr>
          <w:rFonts w:ascii="Times New Roman" w:hAnsi="Times New Roman" w:cs="Times New Roman"/>
          <w:sz w:val="24"/>
          <w:szCs w:val="24"/>
        </w:rPr>
        <w:t xml:space="preserve">actual vapor </w:t>
      </w:r>
      <w:r>
        <w:rPr>
          <w:rFonts w:ascii="Times New Roman" w:hAnsi="Times New Roman" w:cs="Times New Roman"/>
          <w:sz w:val="24"/>
          <w:szCs w:val="24"/>
        </w:rPr>
        <w:t>pressure</w:t>
      </w:r>
      <w:r w:rsidRPr="00B75378">
        <w:rPr>
          <w:rFonts w:ascii="Times New Roman" w:hAnsi="Times New Roman" w:cs="Times New Roman"/>
          <w:sz w:val="24"/>
          <w:szCs w:val="24"/>
        </w:rPr>
        <w:t xml:space="preserve"> (kPa)</w:t>
      </w:r>
    </w:p>
    <w:p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R</w:t>
      </w:r>
      <w:r w:rsidRPr="002D6718">
        <w:rPr>
          <w:rFonts w:ascii="Times New Roman" w:hAnsi="Times New Roman" w:cs="Times New Roman"/>
          <w:sz w:val="24"/>
          <w:szCs w:val="24"/>
          <w:vertAlign w:val="subscript"/>
        </w:rPr>
        <w:t>n</w:t>
      </w:r>
      <w:r w:rsidRPr="002D6718">
        <w:rPr>
          <w:rFonts w:ascii="Times New Roman" w:hAnsi="Times New Roman" w:cs="Times New Roman"/>
          <w:sz w:val="24"/>
          <w:szCs w:val="24"/>
        </w:rPr>
        <w:t xml:space="preserve"> = net radiation at the crop </w:t>
      </w:r>
      <w:r w:rsidR="00CC2B7B" w:rsidRPr="00BD070E">
        <w:rPr>
          <w:rFonts w:ascii="Times New Roman" w:hAnsi="Times New Roman" w:cs="Times New Roman"/>
          <w:sz w:val="24"/>
          <w:szCs w:val="24"/>
        </w:rPr>
        <w:t>surface (MJ</w:t>
      </w:r>
      <w:r w:rsidR="005A7362">
        <w:rPr>
          <w:rFonts w:ascii="Times New Roman" w:hAnsi="Times New Roman" w:cs="Times New Roman"/>
          <w:sz w:val="24"/>
          <w:szCs w:val="24"/>
        </w:rPr>
        <w:t>-day</w:t>
      </w:r>
      <w:r w:rsidR="00CC2B7B">
        <w:rPr>
          <w:rFonts w:ascii="Times New Roman" w:hAnsi="Times New Roman" w:cs="Times New Roman"/>
          <w:sz w:val="24"/>
          <w:szCs w:val="24"/>
        </w:rPr>
        <w:t xml:space="preserve"> </w:t>
      </w:r>
      <w:r w:rsidR="00CC2B7B" w:rsidRPr="00BD070E">
        <w:rPr>
          <w:rFonts w:ascii="Times New Roman" w:hAnsi="Times New Roman" w:cs="Times New Roman"/>
          <w:sz w:val="24"/>
          <w:szCs w:val="24"/>
        </w:rPr>
        <w:t>m</w:t>
      </w:r>
      <w:r w:rsidR="005A7362">
        <w:rPr>
          <w:rFonts w:ascii="Times New Roman" w:hAnsi="Times New Roman" w:cs="Times New Roman"/>
          <w:sz w:val="24"/>
          <w:szCs w:val="24"/>
          <w:vertAlign w:val="superscript"/>
        </w:rPr>
        <w:t>-2</w:t>
      </w:r>
      <w:r w:rsidR="00EC2EA6">
        <w:rPr>
          <w:rFonts w:ascii="Times New Roman" w:hAnsi="Times New Roman" w:cs="Times New Roman"/>
          <w:sz w:val="24"/>
          <w:szCs w:val="24"/>
          <w:vertAlign w:val="superscript"/>
        </w:rPr>
        <w:t xml:space="preserve"> </w:t>
      </w:r>
      <w:r w:rsidR="00EC2EA6">
        <w:rPr>
          <w:rFonts w:ascii="Times New Roman" w:hAnsi="Times New Roman" w:cs="Times New Roman"/>
          <w:sz w:val="24"/>
          <w:szCs w:val="24"/>
        </w:rPr>
        <w:t>)</w:t>
      </w:r>
    </w:p>
    <w:p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lastRenderedPageBreak/>
        <w:t>G =</w:t>
      </w:r>
      <w:r w:rsidR="00EC2EA6">
        <w:rPr>
          <w:rFonts w:ascii="Times New Roman" w:hAnsi="Times New Roman" w:cs="Times New Roman"/>
          <w:sz w:val="24"/>
          <w:szCs w:val="24"/>
        </w:rPr>
        <w:t xml:space="preserve"> soil heat flux (</w:t>
      </w:r>
      <w:r w:rsidR="00EC2EA6" w:rsidRPr="00BD070E">
        <w:rPr>
          <w:rFonts w:ascii="Times New Roman" w:hAnsi="Times New Roman" w:cs="Times New Roman"/>
          <w:sz w:val="24"/>
          <w:szCs w:val="24"/>
        </w:rPr>
        <w:t>MJ</w:t>
      </w:r>
      <w:r w:rsidR="00EC2EA6">
        <w:rPr>
          <w:rFonts w:ascii="Times New Roman" w:hAnsi="Times New Roman" w:cs="Times New Roman"/>
          <w:sz w:val="24"/>
          <w:szCs w:val="24"/>
        </w:rPr>
        <w:t xml:space="preserve">-day </w:t>
      </w:r>
      <w:r w:rsidR="00EC2EA6" w:rsidRPr="00BD070E">
        <w:rPr>
          <w:rFonts w:ascii="Times New Roman" w:hAnsi="Times New Roman" w:cs="Times New Roman"/>
          <w:sz w:val="24"/>
          <w:szCs w:val="24"/>
        </w:rPr>
        <w:t>m</w:t>
      </w:r>
      <w:r w:rsidR="00EC2EA6">
        <w:rPr>
          <w:rFonts w:ascii="Times New Roman" w:hAnsi="Times New Roman" w:cs="Times New Roman"/>
          <w:sz w:val="24"/>
          <w:szCs w:val="24"/>
          <w:vertAlign w:val="superscript"/>
        </w:rPr>
        <w:t>-2</w:t>
      </w:r>
      <w:r w:rsidR="00CC2B7B" w:rsidRPr="00BD070E">
        <w:rPr>
          <w:rFonts w:ascii="Times New Roman" w:hAnsi="Times New Roman" w:cs="Times New Roman"/>
          <w:sz w:val="24"/>
          <w:szCs w:val="24"/>
        </w:rPr>
        <w:t>)</w:t>
      </w:r>
    </w:p>
    <w:p w:rsidR="00A8377A" w:rsidRPr="002D6718"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u</w:t>
      </w:r>
      <w:r w:rsidRPr="002D6718">
        <w:rPr>
          <w:rFonts w:ascii="Times New Roman" w:hAnsi="Times New Roman" w:cs="Times New Roman"/>
          <w:sz w:val="24"/>
          <w:szCs w:val="24"/>
          <w:vertAlign w:val="subscript"/>
        </w:rPr>
        <w:t>2</w:t>
      </w:r>
      <w:r w:rsidRPr="002D6718">
        <w:rPr>
          <w:rFonts w:ascii="Times New Roman" w:hAnsi="Times New Roman" w:cs="Times New Roman"/>
          <w:sz w:val="24"/>
          <w:szCs w:val="24"/>
        </w:rPr>
        <w:t xml:space="preserve"> = wind speed at 2 m (m s</w:t>
      </w:r>
      <w:r w:rsidR="00EC2EA6" w:rsidRPr="00EC2EA6">
        <w:rPr>
          <w:rFonts w:ascii="Times New Roman" w:hAnsi="Times New Roman" w:cs="Times New Roman"/>
          <w:sz w:val="24"/>
          <w:szCs w:val="24"/>
          <w:vertAlign w:val="superscript"/>
        </w:rPr>
        <w:t>-1</w:t>
      </w:r>
      <w:r w:rsidRPr="002D6718">
        <w:rPr>
          <w:rFonts w:ascii="Times New Roman" w:hAnsi="Times New Roman" w:cs="Times New Roman"/>
          <w:sz w:val="24"/>
          <w:szCs w:val="24"/>
        </w:rPr>
        <w:t>).</w:t>
      </w:r>
    </w:p>
    <w:p w:rsidR="003D427D" w:rsidRPr="00B57EEA" w:rsidRDefault="00ED0C0F" w:rsidP="00B57EEA">
      <w:pPr>
        <w:spacing w:line="480" w:lineRule="auto"/>
        <w:rPr>
          <w:rFonts w:ascii="Times New Roman" w:hAnsi="Times New Roman" w:cs="Times New Roman"/>
          <w:i/>
          <w:sz w:val="24"/>
          <w:szCs w:val="24"/>
        </w:rPr>
      </w:pPr>
      <w:r>
        <w:rPr>
          <w:rFonts w:ascii="Times New Roman" w:hAnsi="Times New Roman" w:cs="Times New Roman"/>
          <w:i/>
          <w:sz w:val="24"/>
          <w:szCs w:val="24"/>
        </w:rPr>
        <w:t>2.</w:t>
      </w:r>
      <w:del w:id="444" w:author="ewarner" w:date="2014-07-15T11:17:00Z">
        <w:r w:rsidR="003D427D" w:rsidRPr="00B57EEA" w:rsidDel="008C7C21">
          <w:rPr>
            <w:rFonts w:ascii="Times New Roman" w:hAnsi="Times New Roman" w:cs="Times New Roman"/>
            <w:i/>
            <w:sz w:val="24"/>
            <w:szCs w:val="24"/>
          </w:rPr>
          <w:delText>2</w:delText>
        </w:r>
      </w:del>
      <w:ins w:id="445" w:author="ewarner" w:date="2014-07-15T11:52:00Z">
        <w:r w:rsidR="001F2044">
          <w:rPr>
            <w:rFonts w:ascii="Times New Roman" w:hAnsi="Times New Roman" w:cs="Times New Roman"/>
            <w:i/>
            <w:sz w:val="24"/>
            <w:szCs w:val="24"/>
          </w:rPr>
          <w:t>2</w:t>
        </w:r>
      </w:ins>
      <w:r w:rsidR="003D427D" w:rsidRPr="00B57EEA">
        <w:rPr>
          <w:rFonts w:ascii="Times New Roman" w:hAnsi="Times New Roman" w:cs="Times New Roman"/>
          <w:i/>
          <w:sz w:val="24"/>
          <w:szCs w:val="24"/>
        </w:rPr>
        <w:t>.</w:t>
      </w:r>
      <w:r w:rsidR="00FB441D" w:rsidRPr="00B57EEA">
        <w:rPr>
          <w:rFonts w:ascii="Times New Roman" w:hAnsi="Times New Roman" w:cs="Times New Roman"/>
          <w:i/>
          <w:sz w:val="24"/>
          <w:szCs w:val="24"/>
        </w:rPr>
        <w:t xml:space="preserve"> Public </w:t>
      </w:r>
      <w:r w:rsidR="003D427D" w:rsidRPr="00B57EEA">
        <w:rPr>
          <w:rFonts w:ascii="Times New Roman" w:hAnsi="Times New Roman" w:cs="Times New Roman"/>
          <w:i/>
          <w:sz w:val="24"/>
          <w:szCs w:val="24"/>
        </w:rPr>
        <w:t>Modeling Systems</w:t>
      </w:r>
    </w:p>
    <w:p w:rsidR="00CC7131" w:rsidRPr="00CC7131" w:rsidRDefault="00B82CF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There are</w:t>
      </w:r>
      <w:r w:rsidR="003D427D">
        <w:rPr>
          <w:rFonts w:ascii="Times New Roman" w:hAnsi="Times New Roman" w:cs="Times New Roman"/>
          <w:sz w:val="24"/>
          <w:szCs w:val="24"/>
        </w:rPr>
        <w:t xml:space="preserve"> </w:t>
      </w:r>
      <w:r w:rsidR="00CC2B7B">
        <w:rPr>
          <w:rFonts w:ascii="Times New Roman" w:hAnsi="Times New Roman" w:cs="Times New Roman"/>
          <w:sz w:val="24"/>
          <w:szCs w:val="24"/>
        </w:rPr>
        <w:t xml:space="preserve">several </w:t>
      </w:r>
      <w:r w:rsidR="003D427D">
        <w:rPr>
          <w:rFonts w:ascii="Times New Roman" w:hAnsi="Times New Roman" w:cs="Times New Roman"/>
          <w:sz w:val="24"/>
          <w:szCs w:val="24"/>
        </w:rPr>
        <w:t xml:space="preserve">publically available </w:t>
      </w:r>
      <w:r w:rsidR="00CC2B7B">
        <w:rPr>
          <w:rFonts w:ascii="Times New Roman" w:hAnsi="Times New Roman" w:cs="Times New Roman"/>
          <w:sz w:val="24"/>
          <w:szCs w:val="24"/>
        </w:rPr>
        <w:t>modeling systems based on the Penman-Monteith</w:t>
      </w:r>
      <w:r w:rsidR="00DB0889">
        <w:rPr>
          <w:rFonts w:ascii="Times New Roman" w:hAnsi="Times New Roman" w:cs="Times New Roman"/>
          <w:sz w:val="24"/>
          <w:szCs w:val="24"/>
        </w:rPr>
        <w:t xml:space="preserve"> method</w:t>
      </w:r>
      <w:r w:rsidR="003D427D">
        <w:rPr>
          <w:rFonts w:ascii="Times New Roman" w:hAnsi="Times New Roman" w:cs="Times New Roman"/>
          <w:sz w:val="24"/>
          <w:szCs w:val="24"/>
        </w:rPr>
        <w:t>.</w:t>
      </w:r>
      <w:r w:rsidR="00391FE7" w:rsidRPr="008D7260">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391FE7" w:rsidRPr="008D7260">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391FE7" w:rsidRPr="008D7260">
        <w:rPr>
          <w:rFonts w:ascii="Times New Roman" w:hAnsi="Times New Roman" w:cs="Times New Roman"/>
          <w:sz w:val="24"/>
          <w:szCs w:val="24"/>
          <w:vertAlign w:val="superscript"/>
        </w:rPr>
        <w:fldChar w:fldCharType="end"/>
      </w:r>
      <w:r w:rsidR="003D427D">
        <w:rPr>
          <w:rFonts w:ascii="Times New Roman" w:hAnsi="Times New Roman" w:cs="Times New Roman"/>
          <w:sz w:val="24"/>
          <w:szCs w:val="24"/>
        </w:rPr>
        <w:t xml:space="preserve"> </w:t>
      </w:r>
      <w:r w:rsidR="00460191">
        <w:rPr>
          <w:rFonts w:ascii="Times New Roman" w:hAnsi="Times New Roman" w:cs="Times New Roman"/>
          <w:sz w:val="24"/>
          <w:szCs w:val="24"/>
        </w:rPr>
        <w:t>FAO’s C</w:t>
      </w:r>
      <w:r w:rsidR="00CC7131">
        <w:rPr>
          <w:rFonts w:ascii="Times New Roman" w:hAnsi="Times New Roman" w:cs="Times New Roman"/>
          <w:sz w:val="24"/>
          <w:szCs w:val="24"/>
        </w:rPr>
        <w:t>ROP</w:t>
      </w:r>
      <w:r w:rsidR="00460191">
        <w:rPr>
          <w:rFonts w:ascii="Times New Roman" w:hAnsi="Times New Roman" w:cs="Times New Roman"/>
          <w:sz w:val="24"/>
          <w:szCs w:val="24"/>
        </w:rPr>
        <w:t>WAT model</w:t>
      </w:r>
      <w:r w:rsidR="00391FE7"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&lt;EndNote&gt;&lt;Cite&gt;&lt;Author&gt;FAO&lt;/Author&gt;&lt;Year&gt;(2010)&lt;/Year&gt;&lt;RecNum&gt;90&lt;/RecNum&gt;&lt;DisplayText&gt;(30)&lt;/DisplayText&gt;&lt;record&gt;&lt;rec-number&gt;90&lt;/rec-number&gt;&lt;foreign-keys&gt;&lt;key app="EN" db-id="vt0rsz0asdtxrzetxr0prw9eexvwt9wxe5tx"&gt;90&lt;/key&gt;&lt;/foreign-keys&gt;&lt;ref-type name="Report"&gt;27&lt;/ref-type&gt;&lt;contributors&gt;&lt;authors&gt;&lt;author&gt;FAO,&lt;/author&gt;&lt;/authors&gt;&lt;/contributors&gt;&lt;titles&gt;&lt;title&gt;&lt;style face="italic" font="default" size="100%"&gt;CropWAT Model version 8&lt;/style&gt;&lt;/title&gt;&lt;/titles&gt;&lt;dates&gt;&lt;year&gt;(2010)&lt;/year&gt;&lt;/dates&gt;&lt;publisher&gt;Food and Agricultural Organization (FAO),&lt;/publisher&gt;&lt;urls&gt;&lt;related-urls&gt;&lt;url&gt;http://www.fao.org/nr/water/infores_databases_cropwat.html&lt;/url&gt;&lt;/related-urls&gt;&lt;/urls&gt;&lt;/record&gt;&lt;/Cite&gt;&lt;/EndNote&gt;</w:instrText>
      </w:r>
      <w:r w:rsidR="00391FE7"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0" w:tooltip="FAO, (2010) #90" w:history="1">
        <w:r w:rsidR="006D2C77">
          <w:rPr>
            <w:rFonts w:ascii="Times New Roman" w:hAnsi="Times New Roman" w:cs="Times New Roman"/>
            <w:noProof/>
            <w:sz w:val="24"/>
            <w:szCs w:val="24"/>
            <w:vertAlign w:val="superscript"/>
          </w:rPr>
          <w:t>30</w:t>
        </w:r>
      </w:hyperlink>
      <w:r w:rsidR="00FB36AF">
        <w:rPr>
          <w:rFonts w:ascii="Times New Roman" w:hAnsi="Times New Roman" w:cs="Times New Roman"/>
          <w:noProof/>
          <w:sz w:val="24"/>
          <w:szCs w:val="24"/>
          <w:vertAlign w:val="superscript"/>
        </w:rPr>
        <w:t>)</w:t>
      </w:r>
      <w:r w:rsidR="00391FE7" w:rsidRPr="002D6718">
        <w:rPr>
          <w:rFonts w:ascii="Times New Roman" w:hAnsi="Times New Roman" w:cs="Times New Roman"/>
          <w:sz w:val="24"/>
          <w:szCs w:val="24"/>
          <w:vertAlign w:val="superscript"/>
        </w:rPr>
        <w:fldChar w:fldCharType="end"/>
      </w:r>
      <w:r w:rsidR="00460191">
        <w:rPr>
          <w:rFonts w:ascii="Times New Roman" w:hAnsi="Times New Roman" w:cs="Times New Roman"/>
          <w:sz w:val="24"/>
          <w:szCs w:val="24"/>
        </w:rPr>
        <w:t xml:space="preserve"> formulizes the Penman-Monteith method into a model in which users can input data</w:t>
      </w:r>
      <w:r w:rsidR="00CC7131">
        <w:rPr>
          <w:rFonts w:ascii="Times New Roman" w:hAnsi="Times New Roman" w:cs="Times New Roman"/>
          <w:sz w:val="24"/>
          <w:szCs w:val="24"/>
        </w:rPr>
        <w:t xml:space="preserve"> to the equation to </w:t>
      </w:r>
      <w:r w:rsidR="00CC7131" w:rsidRPr="00CC7131">
        <w:rPr>
          <w:rFonts w:ascii="Times New Roman" w:hAnsi="Times New Roman" w:cs="Times New Roman"/>
          <w:sz w:val="24"/>
          <w:szCs w:val="24"/>
        </w:rPr>
        <w:t>calculat</w:t>
      </w:r>
      <w:r w:rsidR="00CC7131">
        <w:rPr>
          <w:rFonts w:ascii="Times New Roman" w:hAnsi="Times New Roman" w:cs="Times New Roman"/>
          <w:sz w:val="24"/>
          <w:szCs w:val="24"/>
        </w:rPr>
        <w:t>e</w:t>
      </w:r>
      <w:r w:rsidR="00CC7131" w:rsidRPr="00CC7131">
        <w:rPr>
          <w:rFonts w:ascii="Times New Roman" w:hAnsi="Times New Roman" w:cs="Times New Roman"/>
          <w:sz w:val="24"/>
          <w:szCs w:val="24"/>
        </w:rPr>
        <w:t xml:space="preserve"> crop water requirements and irrigation requirements based on soil, climate</w:t>
      </w:r>
      <w:r w:rsidR="00E37173">
        <w:rPr>
          <w:rFonts w:ascii="Times New Roman" w:hAnsi="Times New Roman" w:cs="Times New Roman"/>
          <w:sz w:val="24"/>
          <w:szCs w:val="24"/>
        </w:rPr>
        <w:t>,</w:t>
      </w:r>
      <w:r w:rsidR="00CC7131" w:rsidRPr="00CC7131">
        <w:rPr>
          <w:rFonts w:ascii="Times New Roman" w:hAnsi="Times New Roman" w:cs="Times New Roman"/>
          <w:sz w:val="24"/>
          <w:szCs w:val="24"/>
        </w:rPr>
        <w:t xml:space="preserve"> and crop </w:t>
      </w:r>
      <w:r w:rsidR="00CC7131">
        <w:rPr>
          <w:rFonts w:ascii="Times New Roman" w:hAnsi="Times New Roman" w:cs="Times New Roman"/>
          <w:sz w:val="24"/>
          <w:szCs w:val="24"/>
        </w:rPr>
        <w:t>physiological data</w:t>
      </w:r>
      <w:r w:rsidR="00CC7131" w:rsidRPr="00CC7131">
        <w:rPr>
          <w:rFonts w:ascii="Times New Roman" w:hAnsi="Times New Roman" w:cs="Times New Roman"/>
          <w:sz w:val="24"/>
          <w:szCs w:val="24"/>
        </w:rPr>
        <w:t xml:space="preserve">. </w:t>
      </w:r>
      <w:r w:rsidR="00CC7131">
        <w:rPr>
          <w:rFonts w:ascii="Times New Roman" w:hAnsi="Times New Roman" w:cs="Times New Roman"/>
          <w:sz w:val="24"/>
          <w:szCs w:val="24"/>
        </w:rPr>
        <w:t xml:space="preserve"> CROPWAT is a platform for calculations and does not contain its own datasets. FAO offers </w:t>
      </w:r>
      <w:r w:rsidR="00C727B8">
        <w:rPr>
          <w:rFonts w:ascii="Times New Roman" w:hAnsi="Times New Roman" w:cs="Times New Roman"/>
          <w:sz w:val="24"/>
          <w:szCs w:val="24"/>
        </w:rPr>
        <w:t xml:space="preserve">sources </w:t>
      </w:r>
      <w:r w:rsidR="00CC7131">
        <w:rPr>
          <w:rFonts w:ascii="Times New Roman" w:hAnsi="Times New Roman" w:cs="Times New Roman"/>
          <w:sz w:val="24"/>
          <w:szCs w:val="24"/>
        </w:rPr>
        <w:t xml:space="preserve">of </w:t>
      </w:r>
      <w:r w:rsidR="00E37173">
        <w:rPr>
          <w:rFonts w:ascii="Times New Roman" w:hAnsi="Times New Roman" w:cs="Times New Roman"/>
          <w:sz w:val="24"/>
          <w:szCs w:val="24"/>
        </w:rPr>
        <w:t xml:space="preserve">climatic </w:t>
      </w:r>
      <w:r w:rsidR="00CC7131">
        <w:rPr>
          <w:rFonts w:ascii="Times New Roman" w:hAnsi="Times New Roman" w:cs="Times New Roman"/>
          <w:sz w:val="24"/>
          <w:szCs w:val="24"/>
        </w:rPr>
        <w:t>data</w:t>
      </w:r>
      <w:r w:rsidR="00E37173">
        <w:rPr>
          <w:rFonts w:ascii="Times New Roman" w:hAnsi="Times New Roman" w:cs="Times New Roman"/>
          <w:sz w:val="24"/>
          <w:szCs w:val="24"/>
        </w:rPr>
        <w:t>,</w:t>
      </w:r>
      <w:r w:rsidR="00CC7131">
        <w:rPr>
          <w:rFonts w:ascii="Times New Roman" w:hAnsi="Times New Roman" w:cs="Times New Roman"/>
          <w:sz w:val="24"/>
          <w:szCs w:val="24"/>
        </w:rPr>
        <w:t xml:space="preserve"> such as CLIMWAT</w:t>
      </w:r>
      <w:r w:rsidR="00E37173">
        <w:rPr>
          <w:rFonts w:ascii="Times New Roman" w:hAnsi="Times New Roman" w:cs="Times New Roman"/>
          <w:sz w:val="24"/>
          <w:szCs w:val="24"/>
        </w:rPr>
        <w:t>,</w:t>
      </w:r>
      <w:r w:rsidR="00391FE7"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&lt;EndNote&gt;&lt;Cite&gt;&lt;Author&gt;Food and Agricultural Organization (FAO)&lt;/Author&gt;&lt;Year&gt;(2010)&lt;/Year&gt;&lt;RecNum&gt;91&lt;/RecNum&gt;&lt;DisplayText&gt;(31)&lt;/DisplayText&gt;&lt;record&gt;&lt;rec-number&gt;91&lt;/rec-number&gt;&lt;foreign-keys&gt;&lt;key app="EN" db-id="vt0rsz0asdtxrzetxr0prw9eexvwt9wxe5tx"&gt;91&lt;/key&gt;&lt;/foreign-keys&gt;&lt;ref-type name="Report"&gt;27&lt;/ref-type&gt;&lt;contributors&gt;&lt;authors&gt;&lt;author&gt;Food and Agricultural Organization (FAO),&lt;/author&gt;&lt;/authors&gt;&lt;/contributors&gt;&lt;titles&gt;&lt;title&gt;CLIMWAT Model version 2&lt;/title&gt;&lt;/titles&gt;&lt;dates&gt;&lt;year&gt;(2010)&lt;/year&gt;&lt;/dates&gt;&lt;publisher&gt;Food and Agricultural Organization (FAO),&lt;/publisher&gt;&lt;urls&gt;&lt;related-urls&gt;&lt;url&gt;http://www.fao.org/nr/water/infores_databases_cropwat.html&lt;/url&gt;&lt;/related-urls&gt;&lt;/urls&gt;&lt;/record&gt;&lt;/Cite&gt;&lt;/EndNote&gt;</w:instrText>
      </w:r>
      <w:r w:rsidR="00391FE7"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1" w:tooltip="Food and Agricultural Organization (FAO), (2010) #91" w:history="1">
        <w:r w:rsidR="006D2C77">
          <w:rPr>
            <w:rFonts w:ascii="Times New Roman" w:hAnsi="Times New Roman" w:cs="Times New Roman"/>
            <w:noProof/>
            <w:sz w:val="24"/>
            <w:szCs w:val="24"/>
            <w:vertAlign w:val="superscript"/>
          </w:rPr>
          <w:t>31</w:t>
        </w:r>
      </w:hyperlink>
      <w:r w:rsidR="00FB36AF">
        <w:rPr>
          <w:rFonts w:ascii="Times New Roman" w:hAnsi="Times New Roman" w:cs="Times New Roman"/>
          <w:noProof/>
          <w:sz w:val="24"/>
          <w:szCs w:val="24"/>
          <w:vertAlign w:val="superscript"/>
        </w:rPr>
        <w:t>)</w:t>
      </w:r>
      <w:r w:rsidR="00391FE7" w:rsidRPr="00096D65">
        <w:rPr>
          <w:rFonts w:ascii="Times New Roman" w:hAnsi="Times New Roman" w:cs="Times New Roman"/>
          <w:sz w:val="24"/>
          <w:szCs w:val="24"/>
          <w:vertAlign w:val="superscript"/>
        </w:rPr>
        <w:fldChar w:fldCharType="end"/>
      </w:r>
      <w:r w:rsidR="00CC7131">
        <w:rPr>
          <w:rFonts w:ascii="Times New Roman" w:hAnsi="Times New Roman" w:cs="Times New Roman"/>
          <w:sz w:val="24"/>
          <w:szCs w:val="24"/>
        </w:rPr>
        <w:t xml:space="preserve"> </w:t>
      </w:r>
      <w:r w:rsidR="00E37173">
        <w:rPr>
          <w:rFonts w:ascii="Times New Roman" w:hAnsi="Times New Roman" w:cs="Times New Roman"/>
          <w:sz w:val="24"/>
          <w:szCs w:val="24"/>
        </w:rPr>
        <w:t>which</w:t>
      </w:r>
      <w:r w:rsidR="00CC7131">
        <w:rPr>
          <w:rFonts w:ascii="Times New Roman" w:hAnsi="Times New Roman" w:cs="Times New Roman"/>
          <w:sz w:val="24"/>
          <w:szCs w:val="24"/>
        </w:rPr>
        <w:t xml:space="preserve"> includes more </w:t>
      </w:r>
      <w:r w:rsidR="00E37173">
        <w:rPr>
          <w:rFonts w:ascii="Times New Roman" w:hAnsi="Times New Roman" w:cs="Times New Roman"/>
          <w:sz w:val="24"/>
          <w:szCs w:val="24"/>
        </w:rPr>
        <w:t xml:space="preserve">than </w:t>
      </w:r>
      <w:r w:rsidR="00CC7131" w:rsidRPr="00CC7131">
        <w:rPr>
          <w:rFonts w:ascii="Times New Roman" w:hAnsi="Times New Roman" w:cs="Times New Roman"/>
          <w:sz w:val="24"/>
          <w:szCs w:val="24"/>
        </w:rPr>
        <w:t xml:space="preserve">5,000 stations </w:t>
      </w:r>
      <w:r w:rsidR="00CC7131">
        <w:rPr>
          <w:rFonts w:ascii="Times New Roman" w:hAnsi="Times New Roman" w:cs="Times New Roman"/>
          <w:sz w:val="24"/>
          <w:szCs w:val="24"/>
        </w:rPr>
        <w:t>globally.</w:t>
      </w:r>
    </w:p>
    <w:p w:rsidR="00FB441D" w:rsidRDefault="00707161"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DB0889">
        <w:rPr>
          <w:rFonts w:ascii="Times New Roman" w:hAnsi="Times New Roman" w:cs="Times New Roman"/>
          <w:sz w:val="24"/>
          <w:szCs w:val="24"/>
        </w:rPr>
        <w:t xml:space="preserve"> model</w:t>
      </w:r>
      <w:r>
        <w:rPr>
          <w:rFonts w:ascii="Times New Roman" w:hAnsi="Times New Roman" w:cs="Times New Roman"/>
          <w:sz w:val="24"/>
          <w:szCs w:val="24"/>
        </w:rPr>
        <w:t xml:space="preserve"> closely related to CROPWAT</w:t>
      </w:r>
      <w:r w:rsidR="00DB0889">
        <w:rPr>
          <w:rFonts w:ascii="Times New Roman" w:hAnsi="Times New Roman" w:cs="Times New Roman"/>
          <w:sz w:val="24"/>
          <w:szCs w:val="24"/>
        </w:rPr>
        <w:t>, the</w:t>
      </w:r>
      <w:r w:rsidR="003D427D">
        <w:rPr>
          <w:rFonts w:ascii="Times New Roman" w:hAnsi="Times New Roman" w:cs="Times New Roman"/>
          <w:sz w:val="24"/>
          <w:szCs w:val="24"/>
        </w:rPr>
        <w:t xml:space="preserve"> Water Footprint Assessment model (</w:t>
      </w:r>
      <w:hyperlink r:id="rId10" w:history="1">
        <w:r w:rsidR="00403C92" w:rsidRPr="001A47E5">
          <w:rPr>
            <w:rStyle w:val="Hyperlink"/>
            <w:rFonts w:ascii="Times New Roman" w:hAnsi="Times New Roman"/>
            <w:sz w:val="24"/>
            <w:szCs w:val="24"/>
          </w:rPr>
          <w:t>http://www.waterfootprint.org/tool/home/</w:t>
        </w:r>
      </w:hyperlink>
      <w:r w:rsidR="00403C92">
        <w:rPr>
          <w:rFonts w:ascii="Times New Roman" w:hAnsi="Times New Roman" w:cs="Times New Roman"/>
          <w:sz w:val="24"/>
          <w:szCs w:val="24"/>
        </w:rPr>
        <w:t xml:space="preserve">, </w:t>
      </w:r>
      <w:r>
        <w:rPr>
          <w:rFonts w:ascii="Times New Roman" w:hAnsi="Times New Roman" w:cs="Times New Roman"/>
          <w:sz w:val="24"/>
          <w:szCs w:val="24"/>
        </w:rPr>
        <w:t>Water Footprinting Network</w:t>
      </w:r>
      <w:r w:rsidR="003D427D">
        <w:rPr>
          <w:rFonts w:ascii="Times New Roman" w:hAnsi="Times New Roman" w:cs="Times New Roman"/>
          <w:sz w:val="24"/>
          <w:szCs w:val="24"/>
        </w:rPr>
        <w:t>)</w:t>
      </w:r>
      <w:r w:rsidR="00DB0889">
        <w:rPr>
          <w:rFonts w:ascii="Times New Roman" w:hAnsi="Times New Roman" w:cs="Times New Roman"/>
          <w:sz w:val="24"/>
          <w:szCs w:val="24"/>
        </w:rPr>
        <w:t xml:space="preserve"> </w:t>
      </w:r>
      <w:r w:rsidR="00403C92">
        <w:rPr>
          <w:rFonts w:ascii="Times New Roman" w:hAnsi="Times New Roman" w:cs="Times New Roman"/>
          <w:sz w:val="24"/>
          <w:szCs w:val="24"/>
        </w:rPr>
        <w:t>uses CROPWAT structure and</w:t>
      </w:r>
      <w:r w:rsidR="00CC7131">
        <w:rPr>
          <w:rFonts w:ascii="Times New Roman" w:hAnsi="Times New Roman" w:cs="Times New Roman"/>
          <w:sz w:val="24"/>
          <w:szCs w:val="24"/>
        </w:rPr>
        <w:t xml:space="preserve"> global </w:t>
      </w:r>
      <w:r w:rsidR="00CC2B7B">
        <w:rPr>
          <w:rFonts w:ascii="Times New Roman" w:hAnsi="Times New Roman" w:cs="Times New Roman"/>
          <w:sz w:val="24"/>
          <w:szCs w:val="24"/>
        </w:rPr>
        <w:t>climatic</w:t>
      </w:r>
      <w:r w:rsidR="00DB0889">
        <w:rPr>
          <w:rFonts w:ascii="Times New Roman" w:hAnsi="Times New Roman" w:cs="Times New Roman"/>
          <w:sz w:val="24"/>
          <w:szCs w:val="24"/>
        </w:rPr>
        <w:t>, soil, and plant physiological</w:t>
      </w:r>
      <w:r w:rsidR="00CC2B7B">
        <w:rPr>
          <w:rFonts w:ascii="Times New Roman" w:hAnsi="Times New Roman" w:cs="Times New Roman"/>
          <w:sz w:val="24"/>
          <w:szCs w:val="24"/>
        </w:rPr>
        <w:t xml:space="preserve"> data to </w:t>
      </w:r>
      <w:r w:rsidR="00DB0889">
        <w:rPr>
          <w:rFonts w:ascii="Times New Roman" w:hAnsi="Times New Roman" w:cs="Times New Roman"/>
          <w:sz w:val="24"/>
          <w:szCs w:val="24"/>
        </w:rPr>
        <w:t xml:space="preserve">evaluate </w:t>
      </w:r>
      <w:r w:rsidR="00403C92">
        <w:rPr>
          <w:rFonts w:ascii="Times New Roman" w:hAnsi="Times New Roman" w:cs="Times New Roman"/>
          <w:sz w:val="24"/>
          <w:szCs w:val="24"/>
        </w:rPr>
        <w:t xml:space="preserve">aggregate </w:t>
      </w:r>
      <w:r w:rsidR="00DB0889">
        <w:rPr>
          <w:rFonts w:ascii="Times New Roman" w:hAnsi="Times New Roman" w:cs="Times New Roman"/>
          <w:sz w:val="24"/>
          <w:szCs w:val="24"/>
        </w:rPr>
        <w:t>water consumption. The Water Footprint Assessment model provides water footprints (including</w:t>
      </w:r>
      <w:r w:rsidR="003D427D">
        <w:rPr>
          <w:rFonts w:ascii="Times New Roman" w:hAnsi="Times New Roman" w:cs="Times New Roman"/>
          <w:sz w:val="24"/>
          <w:szCs w:val="24"/>
        </w:rPr>
        <w:t xml:space="preserve"> blue </w:t>
      </w:r>
      <w:r w:rsidR="00CC2B7B">
        <w:rPr>
          <w:rFonts w:ascii="Times New Roman" w:hAnsi="Times New Roman" w:cs="Times New Roman"/>
          <w:sz w:val="24"/>
          <w:szCs w:val="24"/>
        </w:rPr>
        <w:t xml:space="preserve">and green </w:t>
      </w:r>
      <w:r w:rsidR="003D427D">
        <w:rPr>
          <w:rFonts w:ascii="Times New Roman" w:hAnsi="Times New Roman" w:cs="Times New Roman"/>
          <w:sz w:val="24"/>
          <w:szCs w:val="24"/>
        </w:rPr>
        <w:t>water consumption</w:t>
      </w:r>
      <w:r w:rsidR="00DB0889">
        <w:rPr>
          <w:rFonts w:ascii="Times New Roman" w:hAnsi="Times New Roman" w:cs="Times New Roman"/>
          <w:sz w:val="24"/>
          <w:szCs w:val="24"/>
        </w:rPr>
        <w:t>)</w:t>
      </w:r>
      <w:r w:rsidR="003D427D">
        <w:rPr>
          <w:rFonts w:ascii="Times New Roman" w:hAnsi="Times New Roman" w:cs="Times New Roman"/>
          <w:sz w:val="24"/>
          <w:szCs w:val="24"/>
        </w:rPr>
        <w:t xml:space="preserve"> of </w:t>
      </w:r>
      <w:r w:rsidR="00DB0889">
        <w:rPr>
          <w:rFonts w:ascii="Times New Roman" w:hAnsi="Times New Roman" w:cs="Times New Roman"/>
          <w:sz w:val="24"/>
          <w:szCs w:val="24"/>
        </w:rPr>
        <w:t xml:space="preserve">multiple </w:t>
      </w:r>
      <w:r w:rsidR="003D427D">
        <w:rPr>
          <w:rFonts w:ascii="Times New Roman" w:hAnsi="Times New Roman" w:cs="Times New Roman"/>
          <w:sz w:val="24"/>
          <w:szCs w:val="24"/>
        </w:rPr>
        <w:t>agricultural</w:t>
      </w:r>
      <w:r w:rsidR="00DB0889">
        <w:rPr>
          <w:rFonts w:ascii="Times New Roman" w:hAnsi="Times New Roman" w:cs="Times New Roman"/>
          <w:sz w:val="24"/>
          <w:szCs w:val="24"/>
        </w:rPr>
        <w:t xml:space="preserve"> crops</w:t>
      </w:r>
      <w:r w:rsidR="00417158">
        <w:rPr>
          <w:rFonts w:ascii="Times New Roman" w:hAnsi="Times New Roman" w:cs="Times New Roman"/>
          <w:sz w:val="24"/>
          <w:szCs w:val="24"/>
        </w:rPr>
        <w:t xml:space="preserve"> and</w:t>
      </w:r>
      <w:r w:rsidR="003D427D">
        <w:rPr>
          <w:rFonts w:ascii="Times New Roman" w:hAnsi="Times New Roman" w:cs="Times New Roman"/>
          <w:sz w:val="24"/>
          <w:szCs w:val="24"/>
        </w:rPr>
        <w:t xml:space="preserve"> industrial and drinking water sectors on a global, country, or water basin</w:t>
      </w:r>
      <w:r w:rsidR="00417158">
        <w:rPr>
          <w:rFonts w:ascii="Times New Roman" w:hAnsi="Times New Roman" w:cs="Times New Roman"/>
          <w:sz w:val="24"/>
          <w:szCs w:val="24"/>
        </w:rPr>
        <w:t xml:space="preserve"> </w:t>
      </w:r>
      <w:r w:rsidR="003D427D">
        <w:rPr>
          <w:rFonts w:ascii="Times New Roman" w:hAnsi="Times New Roman" w:cs="Times New Roman"/>
          <w:sz w:val="24"/>
          <w:szCs w:val="24"/>
        </w:rPr>
        <w:t>level.</w:t>
      </w:r>
      <w:r w:rsidR="00CC2B7B">
        <w:rPr>
          <w:rFonts w:ascii="Times New Roman" w:hAnsi="Times New Roman" w:cs="Times New Roman"/>
          <w:sz w:val="24"/>
          <w:szCs w:val="24"/>
        </w:rPr>
        <w:t xml:space="preserve"> H</w:t>
      </w:r>
      <w:r w:rsidR="003D427D">
        <w:rPr>
          <w:rFonts w:ascii="Times New Roman" w:hAnsi="Times New Roman" w:cs="Times New Roman"/>
          <w:sz w:val="24"/>
          <w:szCs w:val="24"/>
        </w:rPr>
        <w:t xml:space="preserve">igher resolution estimates of water consumption are not </w:t>
      </w:r>
      <w:r w:rsidR="00417158">
        <w:rPr>
          <w:rFonts w:ascii="Times New Roman" w:hAnsi="Times New Roman" w:cs="Times New Roman"/>
          <w:sz w:val="24"/>
          <w:szCs w:val="24"/>
        </w:rPr>
        <w:t xml:space="preserve">currently </w:t>
      </w:r>
      <w:r w:rsidR="003D427D">
        <w:rPr>
          <w:rFonts w:ascii="Times New Roman" w:hAnsi="Times New Roman" w:cs="Times New Roman"/>
          <w:sz w:val="24"/>
          <w:szCs w:val="24"/>
        </w:rPr>
        <w:t xml:space="preserve">available. </w:t>
      </w:r>
    </w:p>
    <w:p w:rsidR="00460191" w:rsidRDefault="00417158" w:rsidP="00B57EEA">
      <w:pPr>
        <w:spacing w:line="480" w:lineRule="auto"/>
        <w:ind w:firstLine="720"/>
        <w:rPr>
          <w:ins w:id="446" w:author="ewarner" w:date="2014-07-15T12:04:00Z"/>
          <w:rFonts w:ascii="Times New Roman" w:hAnsi="Times New Roman" w:cs="Times New Roman"/>
          <w:sz w:val="24"/>
          <w:szCs w:val="24"/>
        </w:rPr>
      </w:pPr>
      <w:r>
        <w:rPr>
          <w:rFonts w:ascii="Times New Roman" w:hAnsi="Times New Roman" w:cs="Times New Roman"/>
          <w:sz w:val="24"/>
          <w:szCs w:val="24"/>
        </w:rPr>
        <w:t>S</w:t>
      </w:r>
      <w:r w:rsidR="00460191">
        <w:rPr>
          <w:rFonts w:ascii="Times New Roman" w:hAnsi="Times New Roman" w:cs="Times New Roman"/>
          <w:sz w:val="24"/>
          <w:szCs w:val="24"/>
        </w:rPr>
        <w:t xml:space="preserve">imilar to the Water Footprint Assessment model is the </w:t>
      </w:r>
      <w:r w:rsidR="001230B7">
        <w:rPr>
          <w:rFonts w:ascii="Times New Roman" w:hAnsi="Times New Roman" w:cs="Times New Roman"/>
          <w:sz w:val="24"/>
          <w:szCs w:val="24"/>
        </w:rPr>
        <w:t>Con</w:t>
      </w:r>
      <w:r w:rsidR="009362BB">
        <w:rPr>
          <w:rFonts w:ascii="Times New Roman" w:hAnsi="Times New Roman" w:cs="Times New Roman"/>
          <w:sz w:val="24"/>
          <w:szCs w:val="24"/>
        </w:rPr>
        <w:t>sumptive Use Program+ (</w:t>
      </w:r>
      <w:r w:rsidR="00460191">
        <w:rPr>
          <w:rFonts w:ascii="Times New Roman" w:hAnsi="Times New Roman" w:cs="Times New Roman"/>
          <w:sz w:val="24"/>
          <w:szCs w:val="24"/>
        </w:rPr>
        <w:t>CUP+</w:t>
      </w:r>
      <w:r w:rsidR="009362BB">
        <w:rPr>
          <w:rFonts w:ascii="Times New Roman" w:hAnsi="Times New Roman" w:cs="Times New Roman"/>
          <w:sz w:val="24"/>
          <w:szCs w:val="24"/>
        </w:rPr>
        <w:t>)</w:t>
      </w:r>
      <w:r w:rsidR="00391FE7"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&lt;EndNote&gt;&lt;Cite&gt;&lt;Author&gt;Orang&lt;/Author&gt;&lt;Year&gt;(2009)&lt;/Year&gt;&lt;RecNum&gt;92&lt;/RecNum&gt;&lt;DisplayText&gt;(32)&lt;/DisplayText&gt;&lt;record&gt;&lt;rec-number&gt;92&lt;/rec-number&gt;&lt;foreign-keys&gt;&lt;key app="EN" db-id="vt0rsz0asdtxrzetxr0prw9eexvwt9wxe5tx"&gt;92&lt;/key&gt;&lt;/foreign-keys&gt;&lt;ref-type name="Report"&gt;27&lt;/ref-type&gt;&lt;contributors&gt;&lt;authors&gt;&lt;author&gt;Orang, Morteza N.&lt;/author&gt;&lt;author&gt;Matyac, J. Scott&lt;/author&gt;&lt;author&gt;Snyder, Richard L.&lt;/author&gt;&lt;/authors&gt;&lt;/contributors&gt;&lt;titles&gt;&lt;title&gt;&lt;style face="italic" font="default" size="100%"&gt;Consumptive Use Program + (CUP+) Model&lt;/style&gt;&lt;/title&gt;&lt;/titles&gt;&lt;dates&gt;&lt;year&gt;(2009)&lt;/year&gt;&lt;/dates&gt;&lt;pub-location&gt;California&lt;/pub-location&gt;&lt;publisher&gt;California Department of Water Resources&lt;/publisher&gt;&lt;urls&gt;&lt;/urls&gt;&lt;/record&gt;&lt;/Cite&gt;&lt;/EndNote&gt;</w:instrText>
      </w:r>
      <w:r w:rsidR="00391FE7"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2" w:tooltip="Orang, (2009) #92" w:history="1">
        <w:r w:rsidR="006D2C77">
          <w:rPr>
            <w:rFonts w:ascii="Times New Roman" w:hAnsi="Times New Roman" w:cs="Times New Roman"/>
            <w:noProof/>
            <w:sz w:val="24"/>
            <w:szCs w:val="24"/>
            <w:vertAlign w:val="superscript"/>
          </w:rPr>
          <w:t>32</w:t>
        </w:r>
      </w:hyperlink>
      <w:r w:rsidR="00FB36AF">
        <w:rPr>
          <w:rFonts w:ascii="Times New Roman" w:hAnsi="Times New Roman" w:cs="Times New Roman"/>
          <w:noProof/>
          <w:sz w:val="24"/>
          <w:szCs w:val="24"/>
          <w:vertAlign w:val="superscript"/>
        </w:rPr>
        <w:t>)</w:t>
      </w:r>
      <w:r w:rsidR="00391FE7" w:rsidRPr="002D6718">
        <w:rPr>
          <w:rFonts w:ascii="Times New Roman" w:hAnsi="Times New Roman" w:cs="Times New Roman"/>
          <w:sz w:val="24"/>
          <w:szCs w:val="24"/>
          <w:vertAlign w:val="superscript"/>
        </w:rPr>
        <w:fldChar w:fldCharType="end"/>
      </w:r>
      <w:r w:rsidR="00460191">
        <w:rPr>
          <w:rFonts w:ascii="Times New Roman" w:hAnsi="Times New Roman" w:cs="Times New Roman"/>
          <w:sz w:val="24"/>
          <w:szCs w:val="24"/>
        </w:rPr>
        <w:t xml:space="preserve">. </w:t>
      </w:r>
      <w:r w:rsidR="009362BB">
        <w:rPr>
          <w:rFonts w:ascii="Times New Roman" w:hAnsi="Times New Roman" w:cs="Times New Roman"/>
          <w:sz w:val="24"/>
          <w:szCs w:val="24"/>
        </w:rPr>
        <w:t>CUP</w:t>
      </w:r>
      <w:r>
        <w:rPr>
          <w:rFonts w:ascii="Times New Roman" w:hAnsi="Times New Roman" w:cs="Times New Roman"/>
          <w:sz w:val="24"/>
          <w:szCs w:val="24"/>
        </w:rPr>
        <w:t>+</w:t>
      </w:r>
      <w:r w:rsidR="009362BB">
        <w:rPr>
          <w:rFonts w:ascii="Times New Roman" w:hAnsi="Times New Roman" w:cs="Times New Roman"/>
          <w:sz w:val="24"/>
          <w:szCs w:val="24"/>
        </w:rPr>
        <w:t xml:space="preserve"> estimates</w:t>
      </w:r>
      <w:r w:rsidR="009362BB" w:rsidRPr="00CC7131">
        <w:rPr>
          <w:rFonts w:ascii="Times New Roman" w:hAnsi="Times New Roman" w:cs="Times New Roman"/>
          <w:sz w:val="24"/>
          <w:szCs w:val="24"/>
        </w:rPr>
        <w:t xml:space="preserve"> crop water requirements and irrigation requirements based on soil, climate</w:t>
      </w:r>
      <w:r>
        <w:rPr>
          <w:rFonts w:ascii="Times New Roman" w:hAnsi="Times New Roman" w:cs="Times New Roman"/>
          <w:sz w:val="24"/>
          <w:szCs w:val="24"/>
        </w:rPr>
        <w:t>,</w:t>
      </w:r>
      <w:r w:rsidR="009362BB" w:rsidRPr="00CC7131">
        <w:rPr>
          <w:rFonts w:ascii="Times New Roman" w:hAnsi="Times New Roman" w:cs="Times New Roman"/>
          <w:sz w:val="24"/>
          <w:szCs w:val="24"/>
        </w:rPr>
        <w:t xml:space="preserve"> and crop </w:t>
      </w:r>
      <w:r w:rsidR="009362BB">
        <w:rPr>
          <w:rFonts w:ascii="Times New Roman" w:hAnsi="Times New Roman" w:cs="Times New Roman"/>
          <w:sz w:val="24"/>
          <w:szCs w:val="24"/>
        </w:rPr>
        <w:t>physiological data</w:t>
      </w:r>
      <w:r w:rsidR="006B2A3A">
        <w:rPr>
          <w:rFonts w:ascii="Times New Roman" w:hAnsi="Times New Roman" w:cs="Times New Roman"/>
          <w:sz w:val="24"/>
          <w:szCs w:val="24"/>
        </w:rPr>
        <w:t xml:space="preserve"> with geographic coverage limited to the state of California</w:t>
      </w:r>
      <w:r w:rsidR="009362BB" w:rsidRPr="00CC7131">
        <w:rPr>
          <w:rFonts w:ascii="Times New Roman" w:hAnsi="Times New Roman" w:cs="Times New Roman"/>
          <w:sz w:val="24"/>
          <w:szCs w:val="24"/>
        </w:rPr>
        <w:t xml:space="preserve">. </w:t>
      </w:r>
      <w:r w:rsidR="009362BB">
        <w:rPr>
          <w:rFonts w:ascii="Times New Roman" w:hAnsi="Times New Roman" w:cs="Times New Roman"/>
          <w:sz w:val="24"/>
          <w:szCs w:val="24"/>
        </w:rPr>
        <w:t xml:space="preserve">The application has </w:t>
      </w:r>
      <w:r w:rsidR="00176E11">
        <w:rPr>
          <w:rFonts w:ascii="Times New Roman" w:hAnsi="Times New Roman" w:cs="Times New Roman"/>
          <w:sz w:val="24"/>
          <w:szCs w:val="24"/>
        </w:rPr>
        <w:t>the</w:t>
      </w:r>
      <w:r w:rsidR="009D0824">
        <w:rPr>
          <w:rFonts w:ascii="Times New Roman" w:hAnsi="Times New Roman" w:cs="Times New Roman"/>
          <w:sz w:val="24"/>
          <w:szCs w:val="24"/>
        </w:rPr>
        <w:t xml:space="preserve"> </w:t>
      </w:r>
      <w:r w:rsidR="009362BB">
        <w:rPr>
          <w:rFonts w:ascii="Times New Roman" w:hAnsi="Times New Roman" w:cs="Times New Roman"/>
          <w:sz w:val="24"/>
          <w:szCs w:val="24"/>
        </w:rPr>
        <w:t>capacity to</w:t>
      </w:r>
      <w:r w:rsidR="009362BB" w:rsidRPr="009362BB">
        <w:rPr>
          <w:rFonts w:ascii="Times New Roman" w:hAnsi="Times New Roman" w:cs="Times New Roman"/>
          <w:sz w:val="24"/>
          <w:szCs w:val="24"/>
        </w:rPr>
        <w:t xml:space="preserve"> study the impact of clima</w:t>
      </w:r>
      <w:r w:rsidR="009362BB">
        <w:rPr>
          <w:rFonts w:ascii="Times New Roman" w:hAnsi="Times New Roman" w:cs="Times New Roman"/>
          <w:sz w:val="24"/>
          <w:szCs w:val="24"/>
        </w:rPr>
        <w:t xml:space="preserve">te change on water requirements </w:t>
      </w:r>
      <w:r w:rsidR="009362BB" w:rsidRPr="009362BB">
        <w:rPr>
          <w:rFonts w:ascii="Times New Roman" w:hAnsi="Times New Roman" w:cs="Times New Roman"/>
          <w:sz w:val="24"/>
          <w:szCs w:val="24"/>
        </w:rPr>
        <w:t xml:space="preserve">and irrigation water needs. </w:t>
      </w:r>
      <w:r w:rsidR="009362BB">
        <w:rPr>
          <w:rFonts w:ascii="Times New Roman" w:hAnsi="Times New Roman" w:cs="Times New Roman"/>
          <w:sz w:val="24"/>
          <w:szCs w:val="24"/>
        </w:rPr>
        <w:t>Un</w:t>
      </w:r>
      <w:r w:rsidR="00460191">
        <w:rPr>
          <w:rFonts w:ascii="Times New Roman" w:hAnsi="Times New Roman" w:cs="Times New Roman"/>
          <w:sz w:val="24"/>
          <w:szCs w:val="24"/>
        </w:rPr>
        <w:t xml:space="preserve">like </w:t>
      </w:r>
      <w:r w:rsidR="009362BB">
        <w:rPr>
          <w:rFonts w:ascii="Times New Roman" w:hAnsi="Times New Roman" w:cs="Times New Roman"/>
          <w:sz w:val="24"/>
          <w:szCs w:val="24"/>
        </w:rPr>
        <w:t xml:space="preserve">CROPWAT, CUP+ contains initial climate, soil, and plant </w:t>
      </w:r>
      <w:r w:rsidR="009362BB">
        <w:rPr>
          <w:rFonts w:ascii="Times New Roman" w:hAnsi="Times New Roman" w:cs="Times New Roman"/>
          <w:sz w:val="24"/>
          <w:szCs w:val="24"/>
        </w:rPr>
        <w:lastRenderedPageBreak/>
        <w:t>physiological data for assessment</w:t>
      </w:r>
      <w:r w:rsidR="009D69F6">
        <w:rPr>
          <w:rFonts w:ascii="Times New Roman" w:hAnsi="Times New Roman" w:cs="Times New Roman"/>
          <w:sz w:val="24"/>
          <w:szCs w:val="24"/>
        </w:rPr>
        <w:t>, and u</w:t>
      </w:r>
      <w:r w:rsidR="009362BB">
        <w:rPr>
          <w:rFonts w:ascii="Times New Roman" w:hAnsi="Times New Roman" w:cs="Times New Roman"/>
          <w:sz w:val="24"/>
          <w:szCs w:val="24"/>
        </w:rPr>
        <w:t xml:space="preserve">nlike </w:t>
      </w:r>
      <w:r w:rsidR="00460191">
        <w:rPr>
          <w:rFonts w:ascii="Times New Roman" w:hAnsi="Times New Roman" w:cs="Times New Roman"/>
          <w:sz w:val="24"/>
          <w:szCs w:val="24"/>
        </w:rPr>
        <w:t>the Water Footprinting Assessment model, CUP+’s assumptions (e.g., wind speed and average temperature) can be modified by the user.</w:t>
      </w:r>
    </w:p>
    <w:p w:rsidR="00A33A3A" w:rsidDel="002B0B32" w:rsidRDefault="00192491" w:rsidP="004E36AF">
      <w:pPr>
        <w:spacing w:line="480" w:lineRule="auto"/>
        <w:ind w:firstLine="720"/>
        <w:rPr>
          <w:del w:id="447" w:author="ewarner" w:date="2014-07-15T12:13:00Z"/>
          <w:rFonts w:ascii="Times New Roman" w:hAnsi="Times New Roman" w:cs="Times New Roman"/>
          <w:sz w:val="24"/>
          <w:szCs w:val="24"/>
        </w:rPr>
      </w:pPr>
      <w:ins w:id="448" w:author="ewarner" w:date="2014-07-15T14:07:00Z">
        <w:r>
          <w:rPr>
            <w:rFonts w:ascii="Times New Roman" w:hAnsi="Times New Roman" w:cs="Times New Roman"/>
            <w:sz w:val="24"/>
            <w:szCs w:val="24"/>
          </w:rPr>
          <w:t>More recent</w:t>
        </w:r>
      </w:ins>
      <w:ins w:id="449" w:author="ewarner" w:date="2014-07-15T14:08:00Z">
        <w:r>
          <w:rPr>
            <w:rFonts w:ascii="Times New Roman" w:hAnsi="Times New Roman" w:cs="Times New Roman"/>
            <w:sz w:val="24"/>
            <w:szCs w:val="24"/>
          </w:rPr>
          <w:t>ly Argonne National Laboratory (ANL) has developed a county level life cycle water footprinting model.</w:t>
        </w:r>
      </w:ins>
      <w:r w:rsidR="00391FE7" w:rsidRPr="00391FE7">
        <w:rPr>
          <w:rFonts w:ascii="Times New Roman" w:hAnsi="Times New Roman" w:cs="Times New Roman"/>
          <w:sz w:val="24"/>
          <w:szCs w:val="24"/>
          <w:vertAlign w:val="superscript"/>
          <w:rPrChange w:id="450" w:author="ewarner" w:date="2014-07-15T14:13:00Z">
            <w:rPr>
              <w:rFonts w:ascii="Times New Roman" w:hAnsi="Times New Roman" w:cs="Times New Roman"/>
              <w:sz w:val="24"/>
              <w:szCs w:val="24"/>
            </w:rPr>
          </w:rPrChange>
        </w:rPr>
        <w:fldChar w:fldCharType="begin"/>
      </w:r>
      <w:r w:rsidR="00391FE7" w:rsidRPr="00391FE7">
        <w:rPr>
          <w:rFonts w:ascii="Times New Roman" w:hAnsi="Times New Roman" w:cs="Times New Roman"/>
          <w:sz w:val="24"/>
          <w:szCs w:val="24"/>
          <w:vertAlign w:val="superscript"/>
          <w:rPrChange w:id="451" w:author="ewarner" w:date="2014-07-15T14:13:00Z">
            <w:rPr>
              <w:rFonts w:ascii="Times New Roman" w:hAnsi="Times New Roman" w:cs="Times New Roman"/>
              <w:sz w:val="24"/>
              <w:szCs w:val="24"/>
            </w:rPr>
          </w:rPrChange>
        </w:rPr>
        <w:instrText xml:space="preserve"> ADDIN EN.CITE &lt;EndNote&gt;&lt;Cite&gt;&lt;Author&gt;Wu&lt;/Author&gt;&lt;Year&gt;(2012)&lt;/Year&gt;&lt;RecNum&gt;118&lt;/RecNum&gt;&lt;DisplayText&gt;(33)&lt;/DisplayText&gt;&lt;record&gt;&lt;rec-number&gt;118&lt;/rec-number&gt;&lt;foreign-keys&gt;&lt;key app="EN" db-id="vt0rsz0asdtxrzetxr0prw9eexvwt9wxe5tx"&gt;118&lt;/key&gt;&lt;/foreign-keys&gt;&lt;ref-type name="Journal Article"&gt;17&lt;/ref-type&gt;&lt;contributors&gt;&lt;authors&gt;&lt;author&gt;Wu, M.&lt;/author&gt;&lt;author&gt;Chiu, Y.&lt;/author&gt;&lt;author&gt;Demissie, Y.&lt;/author&gt;&lt;/authors&gt;&lt;/contributors&gt;&lt;titles&gt;&lt;title&gt;Quantifying the regional water footprint of biofuel production by incorporating hydrologic modeling&lt;/title&gt;&lt;secondary-title&gt;&lt;style face="italic" font="default" size="100%"&gt;Water Resources Research&lt;/style&gt;&lt;/secondary-title&gt;&lt;/titles&gt;&lt;periodical&gt;&lt;full-title&gt;Water Resources Research&lt;/full-title&gt;&lt;/periodical&gt;&lt;pages&gt;W10518&lt;/pages&gt;&lt;volume&gt;&lt;style face="bold" font="default" size="100%"&gt;48&lt;/style&gt;&lt;/volume&gt;&lt;number&gt;10&lt;/number&gt;&lt;keywords&gt;&lt;keyword&gt;biofuels&lt;/keyword&gt;&lt;keyword&gt;grey water&lt;/keyword&gt;&lt;keyword&gt;water footprint&lt;/keyword&gt;&lt;keyword&gt;watershed model&lt;/keyword&gt;&lt;keyword&gt;1871 Surface water quality&lt;/keyword&gt;&lt;keyword&gt;1878 Water/energy interactions&lt;/keyword&gt;&lt;keyword&gt;1880 Water management&lt;/keyword&gt;&lt;/keywords&gt;&lt;dates&gt;&lt;year&gt;(2012)&lt;/year&gt;&lt;/dates&gt;&lt;isbn&gt;1944-7973&lt;/isbn&gt;&lt;urls&gt;&lt;related-urls&gt;&lt;url&gt;http://dx.doi.org/10.1029/2011WR011809&lt;/url&gt;&lt;/related-urls&gt;&lt;/urls&gt;&lt;electronic-resource-num&gt;10.1029/2011WR011809&lt;/electronic-resource-num&gt;&lt;/record&gt;&lt;/Cite&gt;&lt;/EndNote&gt;</w:instrText>
      </w:r>
      <w:r w:rsidR="00391FE7" w:rsidRPr="00391FE7">
        <w:rPr>
          <w:rFonts w:ascii="Times New Roman" w:hAnsi="Times New Roman" w:cs="Times New Roman"/>
          <w:sz w:val="24"/>
          <w:szCs w:val="24"/>
          <w:vertAlign w:val="superscript"/>
          <w:rPrChange w:id="452" w:author="ewarner" w:date="2014-07-15T14:13:00Z">
            <w:rPr>
              <w:rFonts w:ascii="Times New Roman" w:hAnsi="Times New Roman" w:cs="Times New Roman"/>
              <w:sz w:val="24"/>
              <w:szCs w:val="24"/>
            </w:rPr>
          </w:rPrChange>
        </w:rPr>
        <w:fldChar w:fldCharType="separate"/>
      </w:r>
      <w:r w:rsidR="00391FE7" w:rsidRPr="00391FE7">
        <w:rPr>
          <w:rFonts w:ascii="Times New Roman" w:hAnsi="Times New Roman" w:cs="Times New Roman"/>
          <w:noProof/>
          <w:sz w:val="24"/>
          <w:szCs w:val="24"/>
          <w:vertAlign w:val="superscript"/>
          <w:rPrChange w:id="453" w:author="ewarner" w:date="2014-07-15T14:13:00Z">
            <w:rPr>
              <w:rFonts w:ascii="Times New Roman" w:hAnsi="Times New Roman" w:cs="Times New Roman"/>
              <w:noProof/>
              <w:sz w:val="24"/>
              <w:szCs w:val="24"/>
            </w:rPr>
          </w:rPrChange>
        </w:rPr>
        <w:t>(</w:t>
      </w:r>
      <w:r w:rsidR="00391FE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"_ENREF_33" \o "Wu, (2012) #118" </w:instrText>
      </w:r>
      <w:r w:rsidR="00391FE7">
        <w:rPr>
          <w:rFonts w:ascii="Times New Roman" w:hAnsi="Times New Roman" w:cs="Times New Roman"/>
          <w:noProof/>
          <w:sz w:val="24"/>
          <w:szCs w:val="24"/>
          <w:vertAlign w:val="superscript"/>
        </w:rPr>
        <w:fldChar w:fldCharType="separate"/>
      </w:r>
      <w:r w:rsidR="00391FE7" w:rsidRPr="00391FE7">
        <w:rPr>
          <w:rFonts w:ascii="Times New Roman" w:hAnsi="Times New Roman" w:cs="Times New Roman"/>
          <w:noProof/>
          <w:sz w:val="24"/>
          <w:szCs w:val="24"/>
          <w:vertAlign w:val="superscript"/>
          <w:rPrChange w:id="454" w:author="ewarner" w:date="2014-07-15T14:13:00Z">
            <w:rPr>
              <w:rFonts w:ascii="Times New Roman" w:hAnsi="Times New Roman" w:cs="Times New Roman"/>
              <w:noProof/>
              <w:sz w:val="24"/>
              <w:szCs w:val="24"/>
            </w:rPr>
          </w:rPrChange>
        </w:rPr>
        <w:t>33</w:t>
      </w:r>
      <w:r w:rsidR="00391FE7">
        <w:rPr>
          <w:rFonts w:ascii="Times New Roman" w:hAnsi="Times New Roman" w:cs="Times New Roman"/>
          <w:noProof/>
          <w:sz w:val="24"/>
          <w:szCs w:val="24"/>
          <w:vertAlign w:val="superscript"/>
        </w:rPr>
        <w:fldChar w:fldCharType="end"/>
      </w:r>
      <w:r w:rsidR="00391FE7" w:rsidRPr="00391FE7">
        <w:rPr>
          <w:rFonts w:ascii="Times New Roman" w:hAnsi="Times New Roman" w:cs="Times New Roman"/>
          <w:noProof/>
          <w:sz w:val="24"/>
          <w:szCs w:val="24"/>
          <w:vertAlign w:val="superscript"/>
          <w:rPrChange w:id="455" w:author="ewarner" w:date="2014-07-15T14:13:00Z">
            <w:rPr>
              <w:rFonts w:ascii="Times New Roman" w:hAnsi="Times New Roman" w:cs="Times New Roman"/>
              <w:noProof/>
              <w:sz w:val="24"/>
              <w:szCs w:val="24"/>
            </w:rPr>
          </w:rPrChange>
        </w:rPr>
        <w:t>)</w:t>
      </w:r>
      <w:r w:rsidR="00391FE7" w:rsidRPr="00391FE7">
        <w:rPr>
          <w:rFonts w:ascii="Times New Roman" w:hAnsi="Times New Roman" w:cs="Times New Roman"/>
          <w:sz w:val="24"/>
          <w:szCs w:val="24"/>
          <w:vertAlign w:val="superscript"/>
          <w:rPrChange w:id="456" w:author="ewarner" w:date="2014-07-15T14:13:00Z">
            <w:rPr>
              <w:rFonts w:ascii="Times New Roman" w:hAnsi="Times New Roman" w:cs="Times New Roman"/>
              <w:sz w:val="24"/>
              <w:szCs w:val="24"/>
            </w:rPr>
          </w:rPrChange>
        </w:rPr>
        <w:fldChar w:fldCharType="end"/>
      </w:r>
      <w:ins w:id="457" w:author="ewarner" w:date="2014-07-15T14:08:00Z">
        <w:r>
          <w:rPr>
            <w:rFonts w:ascii="Times New Roman" w:hAnsi="Times New Roman" w:cs="Times New Roman"/>
            <w:sz w:val="24"/>
            <w:szCs w:val="24"/>
          </w:rPr>
          <w:t xml:space="preserve"> The model has been used to evaluate several biofuel feedstocks (e.g., corn and corn stover), the results of which are available online (</w:t>
        </w:r>
      </w:ins>
      <w:ins w:id="458" w:author="ewarner" w:date="2014-07-15T14:09:00Z">
        <w:r w:rsidR="00391FE7">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ins>
      <w:ins w:id="459" w:author="ewarner" w:date="2014-07-15T12:05:00Z">
        <w:r w:rsidRPr="00BB781F">
          <w:rPr>
            <w:rFonts w:ascii="Times New Roman" w:hAnsi="Times New Roman" w:cs="Times New Roman"/>
            <w:sz w:val="24"/>
            <w:szCs w:val="24"/>
          </w:rPr>
          <w:instrText>http://water.es.anl.gov/</w:instrText>
        </w:r>
      </w:ins>
      <w:ins w:id="460" w:author="ewarner" w:date="2014-07-15T14:09:00Z">
        <w:r>
          <w:rPr>
            <w:rFonts w:ascii="Times New Roman" w:hAnsi="Times New Roman" w:cs="Times New Roman"/>
            <w:sz w:val="24"/>
            <w:szCs w:val="24"/>
          </w:rPr>
          <w:instrText xml:space="preserve">" </w:instrText>
        </w:r>
        <w:r w:rsidR="00391FE7">
          <w:rPr>
            <w:rFonts w:ascii="Times New Roman" w:hAnsi="Times New Roman" w:cs="Times New Roman"/>
            <w:sz w:val="24"/>
            <w:szCs w:val="24"/>
          </w:rPr>
          <w:fldChar w:fldCharType="separate"/>
        </w:r>
      </w:ins>
      <w:ins w:id="461" w:author="ewarner" w:date="2014-07-15T12:05:00Z">
        <w:r w:rsidRPr="008F0FB6">
          <w:rPr>
            <w:rStyle w:val="Hyperlink"/>
            <w:rFonts w:ascii="Times New Roman" w:hAnsi="Times New Roman"/>
            <w:sz w:val="24"/>
            <w:szCs w:val="24"/>
          </w:rPr>
          <w:t>http://water.es.anl.gov/</w:t>
        </w:r>
      </w:ins>
      <w:ins w:id="462" w:author="ewarner" w:date="2014-07-15T14:09:00Z">
        <w:r w:rsidR="00391FE7">
          <w:rPr>
            <w:rFonts w:ascii="Times New Roman" w:hAnsi="Times New Roman" w:cs="Times New Roman"/>
            <w:sz w:val="24"/>
            <w:szCs w:val="24"/>
          </w:rPr>
          <w:fldChar w:fldCharType="end"/>
        </w:r>
        <w:r>
          <w:rPr>
            <w:rFonts w:ascii="Times New Roman" w:hAnsi="Times New Roman" w:cs="Times New Roman"/>
            <w:sz w:val="24"/>
            <w:szCs w:val="24"/>
          </w:rPr>
          <w:t xml:space="preserve">, ANL). </w:t>
        </w:r>
      </w:ins>
      <w:ins w:id="463" w:author="ewarner" w:date="2014-07-15T14:13:00Z">
        <w:r w:rsidR="00FB36AF">
          <w:rPr>
            <w:rFonts w:ascii="Times New Roman" w:hAnsi="Times New Roman" w:cs="Times New Roman"/>
            <w:sz w:val="24"/>
            <w:szCs w:val="24"/>
          </w:rPr>
          <w:t>ANL’s modeling framework is being expanded to other feedstocks such as forest residues and algae.</w:t>
        </w:r>
      </w:ins>
      <w:r w:rsidR="00391FE7" w:rsidRPr="00391FE7">
        <w:rPr>
          <w:rFonts w:ascii="Times New Roman" w:hAnsi="Times New Roman" w:cs="Times New Roman"/>
          <w:sz w:val="24"/>
          <w:szCs w:val="24"/>
          <w:vertAlign w:val="superscript"/>
          <w:rPrChange w:id="464" w:author="ewarner" w:date="2014-07-15T14:14:00Z">
            <w:rPr>
              <w:rFonts w:ascii="Times New Roman" w:hAnsi="Times New Roman" w:cs="Times New Roman"/>
              <w:sz w:val="24"/>
              <w:szCs w:val="24"/>
            </w:rPr>
          </w:rPrChange>
        </w:rPr>
        <w:fldChar w:fldCharType="begin">
          <w:fldData xml:space="preserve">PEVuZE5vdGU+PENpdGU+PEF1dGhvcj5DaGl1PC9BdXRob3I+PFllYXI+KDIwMTMpPC9ZZWFyPjxS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</w:fldData>
        </w:fldChar>
      </w:r>
      <w:r w:rsidR="00391FE7" w:rsidRPr="00391FE7">
        <w:rPr>
          <w:rFonts w:ascii="Times New Roman" w:hAnsi="Times New Roman" w:cs="Times New Roman"/>
          <w:sz w:val="24"/>
          <w:szCs w:val="24"/>
          <w:vertAlign w:val="superscript"/>
          <w:rPrChange w:id="465" w:author="ewarner" w:date="2014-07-15T14:14:00Z">
            <w:rPr>
              <w:rFonts w:ascii="Times New Roman" w:hAnsi="Times New Roman" w:cs="Times New Roman"/>
              <w:sz w:val="24"/>
              <w:szCs w:val="24"/>
            </w:rPr>
          </w:rPrChange>
        </w:rPr>
        <w:instrText xml:space="preserve"> ADDIN EN.CITE </w:instrText>
      </w:r>
      <w:r w:rsidR="00391FE7" w:rsidRPr="00391FE7">
        <w:rPr>
          <w:rFonts w:ascii="Times New Roman" w:hAnsi="Times New Roman" w:cs="Times New Roman"/>
          <w:sz w:val="24"/>
          <w:szCs w:val="24"/>
          <w:vertAlign w:val="superscript"/>
          <w:rPrChange w:id="466" w:author="ewarner" w:date="2014-07-15T14:14:00Z">
            <w:rPr>
              <w:rFonts w:ascii="Times New Roman" w:hAnsi="Times New Roman" w:cs="Times New Roman"/>
              <w:sz w:val="24"/>
              <w:szCs w:val="24"/>
            </w:rPr>
          </w:rPrChange>
        </w:rPr>
        <w:fldChar w:fldCharType="begin">
          <w:fldData xml:space="preserve">PEVuZE5vdGU+PENpdGU+PEF1dGhvcj5DaGl1PC9BdXRob3I+PFllYXI+KDIwMTMpPC9ZZWFyPjxS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</w:fldData>
        </w:fldChar>
      </w:r>
      <w:r w:rsidR="00391FE7" w:rsidRPr="00391FE7">
        <w:rPr>
          <w:rFonts w:ascii="Times New Roman" w:hAnsi="Times New Roman" w:cs="Times New Roman"/>
          <w:sz w:val="24"/>
          <w:szCs w:val="24"/>
          <w:vertAlign w:val="superscript"/>
          <w:rPrChange w:id="467" w:author="ewarner" w:date="2014-07-15T14:14:00Z">
            <w:rPr>
              <w:rFonts w:ascii="Times New Roman" w:hAnsi="Times New Roman" w:cs="Times New Roman"/>
              <w:sz w:val="24"/>
              <w:szCs w:val="24"/>
            </w:rPr>
          </w:rPrChange>
        </w:rPr>
        <w:instrText xml:space="preserve"> ADDIN EN.CITE.DATA </w:instrText>
      </w:r>
      <w:r w:rsidR="00391FE7" w:rsidRPr="00391FE7">
        <w:rPr>
          <w:rFonts w:ascii="Times New Roman" w:hAnsi="Times New Roman" w:cs="Times New Roman"/>
          <w:sz w:val="24"/>
          <w:szCs w:val="24"/>
          <w:vertAlign w:val="superscript"/>
          <w:rPrChange w:id="468" w:author="ewarner" w:date="2014-07-15T14:14:00Z">
            <w:rPr>
              <w:rFonts w:ascii="Times New Roman" w:hAnsi="Times New Roman" w:cs="Times New Roman"/>
              <w:sz w:val="24"/>
              <w:szCs w:val="24"/>
              <w:vertAlign w:val="superscript"/>
            </w:rPr>
          </w:rPrChange>
        </w:rPr>
      </w:r>
      <w:r w:rsidR="00391FE7" w:rsidRPr="00391FE7">
        <w:rPr>
          <w:rFonts w:ascii="Times New Roman" w:hAnsi="Times New Roman" w:cs="Times New Roman"/>
          <w:sz w:val="24"/>
          <w:szCs w:val="24"/>
          <w:vertAlign w:val="superscript"/>
          <w:rPrChange w:id="469" w:author="ewarner" w:date="2014-07-15T14:14:00Z">
            <w:rPr>
              <w:rFonts w:ascii="Times New Roman" w:hAnsi="Times New Roman" w:cs="Times New Roman"/>
              <w:sz w:val="24"/>
              <w:szCs w:val="24"/>
            </w:rPr>
          </w:rPrChange>
        </w:rPr>
        <w:fldChar w:fldCharType="end"/>
      </w:r>
      <w:r w:rsidR="00391FE7" w:rsidRPr="00391FE7">
        <w:rPr>
          <w:rFonts w:ascii="Times New Roman" w:hAnsi="Times New Roman" w:cs="Times New Roman"/>
          <w:sz w:val="24"/>
          <w:szCs w:val="24"/>
          <w:vertAlign w:val="superscript"/>
          <w:rPrChange w:id="470" w:author="ewarner" w:date="2014-07-15T14:14:00Z">
            <w:rPr>
              <w:rFonts w:ascii="Times New Roman" w:hAnsi="Times New Roman" w:cs="Times New Roman"/>
              <w:sz w:val="24"/>
              <w:szCs w:val="24"/>
              <w:vertAlign w:val="superscript"/>
            </w:rPr>
          </w:rPrChange>
        </w:rPr>
      </w:r>
      <w:r w:rsidR="00391FE7" w:rsidRPr="00391FE7">
        <w:rPr>
          <w:rFonts w:ascii="Times New Roman" w:hAnsi="Times New Roman" w:cs="Times New Roman"/>
          <w:sz w:val="24"/>
          <w:szCs w:val="24"/>
          <w:vertAlign w:val="superscript"/>
          <w:rPrChange w:id="471" w:author="ewarner" w:date="2014-07-15T14:14:00Z">
            <w:rPr>
              <w:rFonts w:ascii="Times New Roman" w:hAnsi="Times New Roman" w:cs="Times New Roman"/>
              <w:sz w:val="24"/>
              <w:szCs w:val="24"/>
            </w:rPr>
          </w:rPrChange>
        </w:rPr>
        <w:fldChar w:fldCharType="separate"/>
      </w:r>
      <w:r w:rsidR="00391FE7" w:rsidRPr="00391FE7">
        <w:rPr>
          <w:rFonts w:ascii="Times New Roman" w:hAnsi="Times New Roman" w:cs="Times New Roman"/>
          <w:noProof/>
          <w:sz w:val="24"/>
          <w:szCs w:val="24"/>
          <w:vertAlign w:val="superscript"/>
          <w:rPrChange w:id="472" w:author="ewarner" w:date="2014-07-15T14:14:00Z">
            <w:rPr>
              <w:rFonts w:ascii="Times New Roman" w:hAnsi="Times New Roman" w:cs="Times New Roman"/>
              <w:noProof/>
              <w:sz w:val="24"/>
              <w:szCs w:val="24"/>
            </w:rPr>
          </w:rPrChange>
        </w:rPr>
        <w:t>(</w:t>
      </w:r>
      <w:r w:rsidR="00391FE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"_ENREF_34" \o "Chiu, (2013) #117" </w:instrText>
      </w:r>
      <w:r w:rsidR="00391FE7">
        <w:rPr>
          <w:rFonts w:ascii="Times New Roman" w:hAnsi="Times New Roman" w:cs="Times New Roman"/>
          <w:noProof/>
          <w:sz w:val="24"/>
          <w:szCs w:val="24"/>
          <w:vertAlign w:val="superscript"/>
        </w:rPr>
        <w:fldChar w:fldCharType="separate"/>
      </w:r>
      <w:r w:rsidR="00391FE7" w:rsidRPr="00391FE7">
        <w:rPr>
          <w:rFonts w:ascii="Times New Roman" w:hAnsi="Times New Roman" w:cs="Times New Roman"/>
          <w:noProof/>
          <w:sz w:val="24"/>
          <w:szCs w:val="24"/>
          <w:vertAlign w:val="superscript"/>
          <w:rPrChange w:id="473" w:author="ewarner" w:date="2014-07-15T14:14:00Z">
            <w:rPr>
              <w:rFonts w:ascii="Times New Roman" w:hAnsi="Times New Roman" w:cs="Times New Roman"/>
              <w:noProof/>
              <w:sz w:val="24"/>
              <w:szCs w:val="24"/>
            </w:rPr>
          </w:rPrChange>
        </w:rPr>
        <w:t>34</w:t>
      </w:r>
      <w:r w:rsidR="00391FE7">
        <w:rPr>
          <w:rFonts w:ascii="Times New Roman" w:hAnsi="Times New Roman" w:cs="Times New Roman"/>
          <w:noProof/>
          <w:sz w:val="24"/>
          <w:szCs w:val="24"/>
          <w:vertAlign w:val="superscript"/>
        </w:rPr>
        <w:fldChar w:fldCharType="end"/>
      </w:r>
      <w:r w:rsidR="00391FE7" w:rsidRPr="00391FE7">
        <w:rPr>
          <w:rFonts w:ascii="Times New Roman" w:hAnsi="Times New Roman" w:cs="Times New Roman"/>
          <w:noProof/>
          <w:sz w:val="24"/>
          <w:szCs w:val="24"/>
          <w:vertAlign w:val="superscript"/>
          <w:rPrChange w:id="474" w:author="ewarner" w:date="2014-07-15T14:14:00Z">
            <w:rPr>
              <w:rFonts w:ascii="Times New Roman" w:hAnsi="Times New Roman" w:cs="Times New Roman"/>
              <w:noProof/>
              <w:sz w:val="24"/>
              <w:szCs w:val="24"/>
            </w:rPr>
          </w:rPrChange>
        </w:rPr>
        <w:t xml:space="preserve">, </w:t>
      </w:r>
      <w:r w:rsidR="00391FE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"_ENREF_35" \o "Yi-Wen, (2013) #116" </w:instrText>
      </w:r>
      <w:r w:rsidR="00391FE7">
        <w:rPr>
          <w:rFonts w:ascii="Times New Roman" w:hAnsi="Times New Roman" w:cs="Times New Roman"/>
          <w:noProof/>
          <w:sz w:val="24"/>
          <w:szCs w:val="24"/>
          <w:vertAlign w:val="superscript"/>
        </w:rPr>
        <w:fldChar w:fldCharType="separate"/>
      </w:r>
      <w:r w:rsidR="00391FE7" w:rsidRPr="00391FE7">
        <w:rPr>
          <w:rFonts w:ascii="Times New Roman" w:hAnsi="Times New Roman" w:cs="Times New Roman"/>
          <w:noProof/>
          <w:sz w:val="24"/>
          <w:szCs w:val="24"/>
          <w:vertAlign w:val="superscript"/>
          <w:rPrChange w:id="475" w:author="ewarner" w:date="2014-07-15T14:14:00Z">
            <w:rPr>
              <w:rFonts w:ascii="Times New Roman" w:hAnsi="Times New Roman" w:cs="Times New Roman"/>
              <w:noProof/>
              <w:sz w:val="24"/>
              <w:szCs w:val="24"/>
            </w:rPr>
          </w:rPrChange>
        </w:rPr>
        <w:t>35</w:t>
      </w:r>
      <w:r w:rsidR="00391FE7">
        <w:rPr>
          <w:rFonts w:ascii="Times New Roman" w:hAnsi="Times New Roman" w:cs="Times New Roman"/>
          <w:noProof/>
          <w:sz w:val="24"/>
          <w:szCs w:val="24"/>
          <w:vertAlign w:val="superscript"/>
        </w:rPr>
        <w:fldChar w:fldCharType="end"/>
      </w:r>
      <w:r w:rsidR="00391FE7" w:rsidRPr="00391FE7">
        <w:rPr>
          <w:rFonts w:ascii="Times New Roman" w:hAnsi="Times New Roman" w:cs="Times New Roman"/>
          <w:noProof/>
          <w:sz w:val="24"/>
          <w:szCs w:val="24"/>
          <w:vertAlign w:val="superscript"/>
          <w:rPrChange w:id="476" w:author="ewarner" w:date="2014-07-15T14:14:00Z">
            <w:rPr>
              <w:rFonts w:ascii="Times New Roman" w:hAnsi="Times New Roman" w:cs="Times New Roman"/>
              <w:noProof/>
              <w:sz w:val="24"/>
              <w:szCs w:val="24"/>
            </w:rPr>
          </w:rPrChange>
        </w:rPr>
        <w:t>)</w:t>
      </w:r>
      <w:r w:rsidR="00391FE7" w:rsidRPr="00391FE7">
        <w:rPr>
          <w:rFonts w:ascii="Times New Roman" w:hAnsi="Times New Roman" w:cs="Times New Roman"/>
          <w:sz w:val="24"/>
          <w:szCs w:val="24"/>
          <w:vertAlign w:val="superscript"/>
          <w:rPrChange w:id="477" w:author="ewarner" w:date="2014-07-15T14:14:00Z">
            <w:rPr>
              <w:rFonts w:ascii="Times New Roman" w:hAnsi="Times New Roman" w:cs="Times New Roman"/>
              <w:sz w:val="24"/>
              <w:szCs w:val="24"/>
            </w:rPr>
          </w:rPrChange>
        </w:rPr>
        <w:fldChar w:fldCharType="end"/>
      </w:r>
      <w:ins w:id="478" w:author="ewarner" w:date="2014-07-15T14:13:00Z">
        <w:r w:rsidR="00FB36AF">
          <w:rPr>
            <w:rFonts w:ascii="Times New Roman" w:hAnsi="Times New Roman" w:cs="Times New Roman"/>
            <w:sz w:val="24"/>
            <w:szCs w:val="24"/>
          </w:rPr>
          <w:t xml:space="preserve"> </w:t>
        </w:r>
      </w:ins>
      <w:ins w:id="479" w:author="ewarner" w:date="2014-07-15T14:09:00Z">
        <w:r>
          <w:rPr>
            <w:rFonts w:ascii="Times New Roman" w:hAnsi="Times New Roman" w:cs="Times New Roman"/>
            <w:sz w:val="24"/>
            <w:szCs w:val="24"/>
          </w:rPr>
          <w:t>The model also evaluates</w:t>
        </w:r>
      </w:ins>
      <w:ins w:id="480" w:author="ewarner" w:date="2014-07-15T14:12:00Z">
        <w:r w:rsidR="00FB36AF">
          <w:rPr>
            <w:rFonts w:ascii="Times New Roman" w:hAnsi="Times New Roman" w:cs="Times New Roman"/>
            <w:sz w:val="24"/>
            <w:szCs w:val="24"/>
          </w:rPr>
          <w:t xml:space="preserve"> the volume of freshwater that </w:t>
        </w:r>
        <w:r w:rsidR="00FB36AF" w:rsidRPr="00FB36AF">
          <w:rPr>
            <w:rFonts w:ascii="Times New Roman" w:hAnsi="Times New Roman" w:cs="Times New Roman"/>
            <w:sz w:val="24"/>
            <w:szCs w:val="24"/>
          </w:rPr>
          <w:t>is required to assimilate the</w:t>
        </w:r>
        <w:r w:rsidR="00FB36AF">
          <w:rPr>
            <w:rFonts w:ascii="Times New Roman" w:hAnsi="Times New Roman" w:cs="Times New Roman"/>
            <w:sz w:val="24"/>
            <w:szCs w:val="24"/>
          </w:rPr>
          <w:t xml:space="preserve"> load of nutrients/chemicals on </w:t>
        </w:r>
        <w:r w:rsidR="00FB36AF" w:rsidRPr="00FB36AF">
          <w:rPr>
            <w:rFonts w:ascii="Times New Roman" w:hAnsi="Times New Roman" w:cs="Times New Roman"/>
            <w:sz w:val="24"/>
            <w:szCs w:val="24"/>
          </w:rPr>
          <w:t>the basis of water quality standards</w:t>
        </w:r>
        <w:r w:rsidR="00FB36AF">
          <w:rPr>
            <w:rFonts w:ascii="Times New Roman" w:hAnsi="Times New Roman" w:cs="Times New Roman"/>
            <w:sz w:val="24"/>
            <w:szCs w:val="24"/>
          </w:rPr>
          <w:t xml:space="preserve"> (i.e., grey water).</w:t>
        </w:r>
      </w:ins>
    </w:p>
    <w:p w:rsidR="003D427D" w:rsidDel="00BB781F" w:rsidRDefault="003D427D" w:rsidP="004E36AF">
      <w:pPr>
        <w:spacing w:line="480" w:lineRule="auto"/>
        <w:ind w:firstLine="720"/>
        <w:rPr>
          <w:rFonts w:ascii="Times New Roman" w:hAnsi="Times New Roman" w:cs="Times New Roman"/>
          <w:sz w:val="24"/>
          <w:szCs w:val="24"/>
        </w:rPr>
      </w:pPr>
      <w:moveFromRangeStart w:id="481" w:author="ewarner" w:date="2014-07-15T12:06:00Z" w:name="move393189345"/>
      <w:moveFrom w:id="482" w:author="ewarner" w:date="2014-07-15T12:06:00Z">
        <w:r w:rsidRPr="00382294" w:rsidDel="00BB781F">
          <w:rPr>
            <w:rFonts w:ascii="Times New Roman" w:hAnsi="Times New Roman" w:cs="Times New Roman"/>
            <w:sz w:val="24"/>
            <w:szCs w:val="24"/>
          </w:rPr>
          <w:t xml:space="preserve">Several existing tools/databases </w:t>
        </w:r>
        <w:r w:rsidDel="00BB781F">
          <w:rPr>
            <w:rFonts w:ascii="Times New Roman" w:hAnsi="Times New Roman" w:cs="Times New Roman"/>
            <w:sz w:val="24"/>
            <w:szCs w:val="24"/>
          </w:rPr>
          <w:t>exist for assessing oth</w:t>
        </w:r>
        <w:r w:rsidR="00460191" w:rsidDel="00BB781F">
          <w:rPr>
            <w:rFonts w:ascii="Times New Roman" w:hAnsi="Times New Roman" w:cs="Times New Roman"/>
            <w:sz w:val="24"/>
            <w:szCs w:val="24"/>
          </w:rPr>
          <w:t xml:space="preserve">er aspects of water use </w:t>
        </w:r>
        <w:r w:rsidDel="00BB781F">
          <w:rPr>
            <w:rFonts w:ascii="Times New Roman" w:hAnsi="Times New Roman" w:cs="Times New Roman"/>
            <w:sz w:val="24"/>
            <w:szCs w:val="24"/>
          </w:rPr>
          <w:t xml:space="preserve">such as water erosion of soil (e.g., are available </w:t>
        </w:r>
        <w:r w:rsidRPr="00D80B76" w:rsidDel="00BB781F">
          <w:rPr>
            <w:rFonts w:ascii="Times New Roman" w:hAnsi="Times New Roman" w:cs="Times New Roman"/>
            <w:sz w:val="24"/>
            <w:szCs w:val="24"/>
          </w:rPr>
          <w:t>WEPP</w:t>
        </w:r>
        <w:r w:rsidR="00391FE7" w:rsidRPr="00D80B76" w:rsidDel="00BB781F">
          <w:rPr>
            <w:rFonts w:ascii="Times New Roman" w:hAnsi="Times New Roman" w:cs="Times New Roman"/>
            <w:sz w:val="24"/>
            <w:szCs w:val="24"/>
            <w:vertAlign w:val="superscript"/>
          </w:rPr>
          <w:fldChar w:fldCharType="begin"/>
        </w:r>
        <w:r w:rsidR="001F2044" w:rsidDel="00BB781F">
          <w:rPr>
            <w:rFonts w:ascii="Times New Roman" w:hAnsi="Times New Roman" w:cs="Times New Roman"/>
            <w:sz w:val="24"/>
            <w:szCs w:val="24"/>
            <w:vertAlign w:val="superscript"/>
          </w:rPr>
          <w:instrText xml:space="preserve"> ADDIN EN.CITE &lt;EndNote&gt;&lt;Cite&gt;&lt;Author&gt;USDA&lt;/Author&gt;&lt;Year&gt;(1995)&lt;/Year&gt;&lt;RecNum&gt;4&lt;/RecNum&gt;&lt;DisplayText&gt;(31)&lt;/DisplayText&gt;&lt;record&gt;&lt;rec-number&gt;4&lt;/rec-number&gt;&lt;foreign-keys&gt;&lt;key app="EN" db-id="vt0rsz0asdtxrzetxr0prw9eexvwt9wxe5tx"&gt;4&lt;/key&gt;&lt;/foreign-keys&gt;&lt;ref-type name="Report"&gt;27&lt;/ref-type&gt;&lt;contributors&gt;&lt;authors&gt;&lt;author&gt;USDA,&lt;/author&gt;&lt;/authors&gt;&lt;/contributors&gt;&lt;titles&gt;&lt;title&gt;&lt;style face="italic" font="default" size="100%"&gt;Water Erosion Prediction Project (WEPP)&lt;/style&gt;&lt;/title&gt;&lt;/titles&gt;&lt;dates&gt;&lt;year&gt;(1995)&lt;/year&gt;&lt;/dates&gt;&lt;publisher&gt;West Lafayette, IN&lt;/publisher&gt;&lt;urls&gt;&lt;related-urls&gt;&lt;url&gt;http://www.ars.usda.gov/Research/docs.htm?docid=18073&lt;/url&gt;&lt;/related-urls&gt;&lt;/urls&gt;&lt;/record&gt;&lt;/Cite&gt;&lt;/EndNote&gt;</w:instrText>
        </w:r>
        <w:r w:rsidR="00391FE7" w:rsidRPr="00D80B76" w:rsidDel="00BB781F">
          <w:rPr>
            <w:rFonts w:ascii="Times New Roman" w:hAnsi="Times New Roman" w:cs="Times New Roman"/>
            <w:sz w:val="24"/>
            <w:szCs w:val="24"/>
            <w:vertAlign w:val="superscript"/>
          </w:rPr>
          <w:fldChar w:fldCharType="separate"/>
        </w:r>
        <w:r w:rsidR="001F2044" w:rsidDel="00BB781F">
          <w:rPr>
            <w:rFonts w:ascii="Times New Roman" w:hAnsi="Times New Roman" w:cs="Times New Roman"/>
            <w:noProof/>
            <w:sz w:val="24"/>
            <w:szCs w:val="24"/>
            <w:vertAlign w:val="superscript"/>
          </w:rPr>
          <w:t>(</w:t>
        </w:r>
        <w:r w:rsidR="00391FE7" w:rsidDel="00BB781F">
          <w:rPr>
            <w:rFonts w:ascii="Times New Roman" w:hAnsi="Times New Roman" w:cs="Times New Roman"/>
            <w:noProof/>
            <w:sz w:val="24"/>
            <w:szCs w:val="24"/>
            <w:vertAlign w:val="superscript"/>
          </w:rPr>
          <w:fldChar w:fldCharType="begin"/>
        </w:r>
        <w:r w:rsidR="001F2044" w:rsidDel="00BB781F">
          <w:rPr>
            <w:rFonts w:ascii="Times New Roman" w:hAnsi="Times New Roman" w:cs="Times New Roman"/>
            <w:noProof/>
            <w:sz w:val="24"/>
            <w:szCs w:val="24"/>
            <w:vertAlign w:val="superscript"/>
          </w:rPr>
          <w:instrText xml:space="preserve"> HYPERLINK \l "_ENREF_31" \o "USDA, (1995) #4" </w:instrText>
        </w:r>
        <w:r w:rsidR="00391FE7" w:rsidDel="00BB781F">
          <w:rPr>
            <w:rFonts w:ascii="Times New Roman" w:hAnsi="Times New Roman" w:cs="Times New Roman"/>
            <w:noProof/>
            <w:sz w:val="24"/>
            <w:szCs w:val="24"/>
            <w:vertAlign w:val="superscript"/>
          </w:rPr>
          <w:fldChar w:fldCharType="separate"/>
        </w:r>
        <w:r w:rsidR="001F2044" w:rsidDel="00BB781F">
          <w:rPr>
            <w:rFonts w:ascii="Times New Roman" w:hAnsi="Times New Roman" w:cs="Times New Roman"/>
            <w:noProof/>
            <w:sz w:val="24"/>
            <w:szCs w:val="24"/>
            <w:vertAlign w:val="superscript"/>
          </w:rPr>
          <w:t>31</w:t>
        </w:r>
        <w:r w:rsidR="00391FE7" w:rsidDel="00BB781F">
          <w:rPr>
            <w:rFonts w:ascii="Times New Roman" w:hAnsi="Times New Roman" w:cs="Times New Roman"/>
            <w:noProof/>
            <w:sz w:val="24"/>
            <w:szCs w:val="24"/>
            <w:vertAlign w:val="superscript"/>
          </w:rPr>
          <w:fldChar w:fldCharType="end"/>
        </w:r>
        <w:r w:rsidR="001F2044" w:rsidDel="00BB781F">
          <w:rPr>
            <w:rFonts w:ascii="Times New Roman" w:hAnsi="Times New Roman" w:cs="Times New Roman"/>
            <w:noProof/>
            <w:sz w:val="24"/>
            <w:szCs w:val="24"/>
            <w:vertAlign w:val="superscript"/>
          </w:rPr>
          <w:t>)</w:t>
        </w:r>
        <w:r w:rsidR="00391FE7" w:rsidRPr="00D80B76" w:rsidDel="00BB781F">
          <w:rPr>
            <w:rFonts w:ascii="Times New Roman" w:hAnsi="Times New Roman" w:cs="Times New Roman"/>
            <w:sz w:val="24"/>
            <w:szCs w:val="24"/>
            <w:vertAlign w:val="superscript"/>
          </w:rPr>
          <w:fldChar w:fldCharType="end"/>
        </w:r>
        <w:r w:rsidDel="00BB781F">
          <w:rPr>
            <w:rFonts w:ascii="Times New Roman" w:hAnsi="Times New Roman" w:cs="Times New Roman"/>
            <w:sz w:val="24"/>
            <w:szCs w:val="24"/>
          </w:rPr>
          <w:t xml:space="preserve">) and water flows in and out of soil (e.g., </w:t>
        </w:r>
        <w:r w:rsidRPr="00D80B76" w:rsidDel="00BB781F">
          <w:rPr>
            <w:rFonts w:ascii="Times New Roman" w:hAnsi="Times New Roman" w:cs="Times New Roman"/>
            <w:sz w:val="24"/>
            <w:szCs w:val="24"/>
          </w:rPr>
          <w:t>DAYCENT/CENTURY</w:t>
        </w:r>
        <w:r w:rsidR="00391FE7" w:rsidRPr="00D80B76" w:rsidDel="00BB781F">
          <w:rPr>
            <w:rFonts w:ascii="Times New Roman" w:hAnsi="Times New Roman" w:cs="Times New Roman"/>
            <w:sz w:val="24"/>
            <w:szCs w:val="24"/>
            <w:vertAlign w:val="superscript"/>
          </w:rPr>
          <w:fldChar w:fldCharType="begin"/>
        </w:r>
        <w:r w:rsidR="001F2044" w:rsidDel="00BB781F">
          <w:rPr>
            <w:rFonts w:ascii="Times New Roman" w:hAnsi="Times New Roman" w:cs="Times New Roman"/>
            <w:sz w:val="24"/>
            <w:szCs w:val="24"/>
            <w:vertAlign w:val="superscript"/>
          </w:rPr>
          <w:instrText xml:space="preserve"> ADDIN EN.CITE &lt;EndNote&gt;&lt;Cite&gt;&lt;Author&gt;Parton&lt;/Author&gt;&lt;Year&gt;(1998)&lt;/Year&gt;&lt;RecNum&gt;5&lt;/RecNum&gt;&lt;DisplayText&gt;(32)&lt;/DisplayText&gt;&lt;record&gt;&lt;rec-number&gt;5&lt;/rec-number&gt;&lt;foreign-keys&gt;&lt;key app="EN" db-id="vt0rsz0asdtxrzetxr0prw9eexvwt9wxe5tx"&gt;5&lt;/key&gt;&lt;/foreign-keys&gt;&lt;ref-type name="Journal Article"&gt;17&lt;/ref-type&gt;&lt;contributors&gt;&lt;authors&gt;&lt;author&gt;Parton, William J.&lt;/author&gt;&lt;author&gt;Hartman, Melannie&lt;/author&gt;&lt;author&gt;Ojima, Dennis&lt;/author&gt;&lt;author&gt;Schimel, David&lt;/author&gt;&lt;/authors&gt;&lt;/contributors&gt;&lt;titles&gt;&lt;title&gt;DAYCENT and its land surface submodel: description and testing&lt;/title&gt;&lt;secondary-title&gt;&lt;style face="italic" font="default" size="100%"&gt;Global and Planetary Change&lt;/style&gt;&lt;/secondary-title&gt;&lt;/titles&gt;&lt;periodical&gt;&lt;full-title&gt;Global and Planetary Change&lt;/full-title&gt;&lt;/periodical&gt;&lt;pages&gt;35-48&lt;/pages&gt;&lt;volume&gt;&lt;style face="bold" font="default" size="100%"&gt;19&lt;/style&gt;&lt;/volume&gt;&lt;number&gt;1–4&lt;/number&gt;&lt;keywords&gt;&lt;keyword&gt;soil water&lt;/keyword&gt;&lt;keyword&gt;ecological models&lt;/keyword&gt;&lt;keyword&gt;soil temperature&lt;/keyword&gt;&lt;keyword&gt;latent heat flux&lt;/keyword&gt;&lt;keyword&gt;DAYCENT&lt;/keyword&gt;&lt;keyword&gt;water flow&lt;/keyword&gt;&lt;keyword&gt;trace gas flux&lt;/keyword&gt;&lt;/keywords&gt;&lt;dates&gt;&lt;year&gt;(1998)&lt;/year&gt;&lt;/dates&gt;&lt;isbn&gt;0921-8181&lt;/isbn&gt;&lt;urls&gt;&lt;related-urls&gt;&lt;url&gt;http://www.sciencedirect.com/science/article/pii/S092181819800040X&lt;/url&gt;&lt;/related-urls&gt;&lt;/urls&gt;&lt;electronic-resource-num&gt;http://dx.doi.org/10.1016/S0921-8181(98)00040-X&lt;/electronic-resource-num&gt;&lt;/record&gt;&lt;/Cite&gt;&lt;/EndNote&gt;</w:instrText>
        </w:r>
        <w:r w:rsidR="00391FE7" w:rsidRPr="00D80B76" w:rsidDel="00BB781F">
          <w:rPr>
            <w:rFonts w:ascii="Times New Roman" w:hAnsi="Times New Roman" w:cs="Times New Roman"/>
            <w:sz w:val="24"/>
            <w:szCs w:val="24"/>
            <w:vertAlign w:val="superscript"/>
          </w:rPr>
          <w:fldChar w:fldCharType="separate"/>
        </w:r>
        <w:r w:rsidR="001F2044" w:rsidDel="00BB781F">
          <w:rPr>
            <w:rFonts w:ascii="Times New Roman" w:hAnsi="Times New Roman" w:cs="Times New Roman"/>
            <w:noProof/>
            <w:sz w:val="24"/>
            <w:szCs w:val="24"/>
            <w:vertAlign w:val="superscript"/>
          </w:rPr>
          <w:t>(</w:t>
        </w:r>
        <w:r w:rsidR="00391FE7" w:rsidDel="00BB781F">
          <w:rPr>
            <w:rFonts w:ascii="Times New Roman" w:hAnsi="Times New Roman" w:cs="Times New Roman"/>
            <w:noProof/>
            <w:sz w:val="24"/>
            <w:szCs w:val="24"/>
            <w:vertAlign w:val="superscript"/>
          </w:rPr>
          <w:fldChar w:fldCharType="begin"/>
        </w:r>
        <w:r w:rsidR="001F2044" w:rsidDel="00BB781F">
          <w:rPr>
            <w:rFonts w:ascii="Times New Roman" w:hAnsi="Times New Roman" w:cs="Times New Roman"/>
            <w:noProof/>
            <w:sz w:val="24"/>
            <w:szCs w:val="24"/>
            <w:vertAlign w:val="superscript"/>
          </w:rPr>
          <w:instrText xml:space="preserve"> HYPERLINK \l "_ENREF_32" \o "Parton, (1998) #5" </w:instrText>
        </w:r>
        <w:r w:rsidR="00391FE7" w:rsidDel="00BB781F">
          <w:rPr>
            <w:rFonts w:ascii="Times New Roman" w:hAnsi="Times New Roman" w:cs="Times New Roman"/>
            <w:noProof/>
            <w:sz w:val="24"/>
            <w:szCs w:val="24"/>
            <w:vertAlign w:val="superscript"/>
          </w:rPr>
          <w:fldChar w:fldCharType="separate"/>
        </w:r>
        <w:r w:rsidR="001F2044" w:rsidDel="00BB781F">
          <w:rPr>
            <w:rFonts w:ascii="Times New Roman" w:hAnsi="Times New Roman" w:cs="Times New Roman"/>
            <w:noProof/>
            <w:sz w:val="24"/>
            <w:szCs w:val="24"/>
            <w:vertAlign w:val="superscript"/>
          </w:rPr>
          <w:t>32</w:t>
        </w:r>
        <w:r w:rsidR="00391FE7" w:rsidDel="00BB781F">
          <w:rPr>
            <w:rFonts w:ascii="Times New Roman" w:hAnsi="Times New Roman" w:cs="Times New Roman"/>
            <w:noProof/>
            <w:sz w:val="24"/>
            <w:szCs w:val="24"/>
            <w:vertAlign w:val="superscript"/>
          </w:rPr>
          <w:fldChar w:fldCharType="end"/>
        </w:r>
        <w:r w:rsidR="001F2044" w:rsidDel="00BB781F">
          <w:rPr>
            <w:rFonts w:ascii="Times New Roman" w:hAnsi="Times New Roman" w:cs="Times New Roman"/>
            <w:noProof/>
            <w:sz w:val="24"/>
            <w:szCs w:val="24"/>
            <w:vertAlign w:val="superscript"/>
          </w:rPr>
          <w:t>)</w:t>
        </w:r>
        <w:r w:rsidR="00391FE7" w:rsidRPr="00D80B76" w:rsidDel="00BB781F">
          <w:rPr>
            <w:rFonts w:ascii="Times New Roman" w:hAnsi="Times New Roman" w:cs="Times New Roman"/>
            <w:sz w:val="24"/>
            <w:szCs w:val="24"/>
            <w:vertAlign w:val="superscript"/>
          </w:rPr>
          <w:fldChar w:fldCharType="end"/>
        </w:r>
        <w:r w:rsidDel="00BB781F">
          <w:rPr>
            <w:rFonts w:ascii="Times New Roman" w:hAnsi="Times New Roman" w:cs="Times New Roman"/>
            <w:sz w:val="24"/>
            <w:szCs w:val="24"/>
          </w:rPr>
          <w:t>), but do not estimate water consumption.</w:t>
        </w:r>
      </w:moveFrom>
    </w:p>
    <w:moveFromRangeEnd w:id="481"/>
    <w:p w:rsidR="00CC7131" w:rsidRPr="00B57EEA" w:rsidRDefault="00ED0C0F" w:rsidP="00B57EEA">
      <w:pPr>
        <w:spacing w:line="480" w:lineRule="auto"/>
        <w:rPr>
          <w:rFonts w:ascii="Times New Roman" w:hAnsi="Times New Roman" w:cs="Times New Roman"/>
          <w:i/>
          <w:sz w:val="24"/>
          <w:szCs w:val="24"/>
        </w:rPr>
      </w:pPr>
      <w:commentRangeStart w:id="483"/>
      <w:commentRangeStart w:id="484"/>
      <w:r>
        <w:rPr>
          <w:rFonts w:ascii="Times New Roman" w:hAnsi="Times New Roman" w:cs="Times New Roman"/>
          <w:i/>
          <w:sz w:val="24"/>
          <w:szCs w:val="24"/>
        </w:rPr>
        <w:t>2.</w:t>
      </w:r>
      <w:ins w:id="485" w:author="ewarner" w:date="2014-07-15T11:52:00Z">
        <w:r w:rsidR="001F2044">
          <w:rPr>
            <w:rFonts w:ascii="Times New Roman" w:hAnsi="Times New Roman" w:cs="Times New Roman"/>
            <w:i/>
            <w:sz w:val="24"/>
            <w:szCs w:val="24"/>
          </w:rPr>
          <w:t>3</w:t>
        </w:r>
      </w:ins>
      <w:del w:id="486" w:author="ewarner" w:date="2014-07-15T11:17:00Z">
        <w:r w:rsidR="001230B7" w:rsidRPr="00B57EEA" w:rsidDel="008C7C21">
          <w:rPr>
            <w:rFonts w:ascii="Times New Roman" w:hAnsi="Times New Roman" w:cs="Times New Roman"/>
            <w:i/>
            <w:sz w:val="24"/>
            <w:szCs w:val="24"/>
          </w:rPr>
          <w:delText>3</w:delText>
        </w:r>
      </w:del>
      <w:r w:rsidR="00C22598">
        <w:rPr>
          <w:rFonts w:ascii="Times New Roman" w:hAnsi="Times New Roman" w:cs="Times New Roman"/>
          <w:i/>
          <w:sz w:val="24"/>
          <w:szCs w:val="24"/>
        </w:rPr>
        <w:t>.</w:t>
      </w:r>
      <w:r w:rsidR="008D4AD9" w:rsidRPr="00B57EEA">
        <w:rPr>
          <w:rFonts w:ascii="Times New Roman" w:hAnsi="Times New Roman" w:cs="Times New Roman"/>
          <w:i/>
          <w:sz w:val="24"/>
          <w:szCs w:val="24"/>
        </w:rPr>
        <w:t xml:space="preserve"> </w:t>
      </w:r>
      <w:r w:rsidR="003D427D" w:rsidRPr="00B57EEA">
        <w:rPr>
          <w:rFonts w:ascii="Times New Roman" w:hAnsi="Times New Roman" w:cs="Times New Roman"/>
          <w:i/>
          <w:sz w:val="24"/>
          <w:szCs w:val="24"/>
        </w:rPr>
        <w:t>Modeling and Assessment</w:t>
      </w:r>
      <w:r w:rsidR="00CC7131" w:rsidRPr="00B57EEA">
        <w:rPr>
          <w:rFonts w:ascii="Times New Roman" w:hAnsi="Times New Roman" w:cs="Times New Roman"/>
          <w:i/>
          <w:sz w:val="24"/>
          <w:szCs w:val="24"/>
        </w:rPr>
        <w:t xml:space="preserve"> Strengths and Weaknesses</w:t>
      </w:r>
      <w:commentRangeEnd w:id="483"/>
      <w:r w:rsidR="002227C1">
        <w:rPr>
          <w:rStyle w:val="CommentReference"/>
        </w:rPr>
        <w:commentReference w:id="483"/>
      </w:r>
      <w:commentRangeEnd w:id="484"/>
      <w:r w:rsidR="002227C1">
        <w:rPr>
          <w:rStyle w:val="CommentReference"/>
        </w:rPr>
        <w:commentReference w:id="484"/>
      </w:r>
    </w:p>
    <w:p w:rsidR="009E60DF" w:rsidRDefault="00B82CF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Recent publications on bio</w:t>
      </w:r>
      <w:ins w:id="487" w:author="ewarner" w:date="2014-07-15T12:12:00Z">
        <w:r w:rsidR="002B0B32">
          <w:rPr>
            <w:rFonts w:ascii="Times New Roman" w:hAnsi="Times New Roman" w:cs="Times New Roman"/>
            <w:sz w:val="24"/>
            <w:szCs w:val="24"/>
          </w:rPr>
          <w:t>fuel</w:t>
        </w:r>
      </w:ins>
      <w:del w:id="488" w:author="ewarner" w:date="2014-07-15T12:12:00Z">
        <w:r w:rsidDel="002B0B32">
          <w:rPr>
            <w:rFonts w:ascii="Times New Roman" w:hAnsi="Times New Roman" w:cs="Times New Roman"/>
            <w:sz w:val="24"/>
            <w:szCs w:val="24"/>
          </w:rPr>
          <w:delText>energy</w:delText>
        </w:r>
      </w:del>
      <w:r>
        <w:rPr>
          <w:rFonts w:ascii="Times New Roman" w:hAnsi="Times New Roman" w:cs="Times New Roman"/>
          <w:sz w:val="24"/>
          <w:szCs w:val="24"/>
        </w:rPr>
        <w:t xml:space="preserve"> water use have</w:t>
      </w:r>
      <w:r w:rsidR="00D9139A">
        <w:rPr>
          <w:rFonts w:ascii="Times New Roman" w:hAnsi="Times New Roman" w:cs="Times New Roman"/>
          <w:sz w:val="24"/>
          <w:szCs w:val="24"/>
        </w:rPr>
        <w:t xml:space="preserve"> </w:t>
      </w:r>
      <w:r w:rsidR="00D9139A" w:rsidRPr="009E003E">
        <w:rPr>
          <w:rFonts w:ascii="Times New Roman" w:hAnsi="Times New Roman" w:cs="Times New Roman"/>
          <w:sz w:val="24"/>
          <w:szCs w:val="24"/>
        </w:rPr>
        <w:t>ra</w:t>
      </w:r>
      <w:r w:rsidR="00D9139A">
        <w:rPr>
          <w:rFonts w:ascii="Times New Roman" w:hAnsi="Times New Roman" w:cs="Times New Roman"/>
          <w:sz w:val="24"/>
          <w:szCs w:val="24"/>
        </w:rPr>
        <w:t>ise</w:t>
      </w:r>
      <w:r w:rsidR="00001744">
        <w:rPr>
          <w:rFonts w:ascii="Times New Roman" w:hAnsi="Times New Roman" w:cs="Times New Roman"/>
          <w:sz w:val="24"/>
          <w:szCs w:val="24"/>
        </w:rPr>
        <w:t>d</w:t>
      </w:r>
      <w:r w:rsidR="00D9139A">
        <w:rPr>
          <w:rFonts w:ascii="Times New Roman" w:hAnsi="Times New Roman" w:cs="Times New Roman"/>
          <w:sz w:val="24"/>
          <w:szCs w:val="24"/>
        </w:rPr>
        <w:t xml:space="preserve"> awareness of the </w:t>
      </w:r>
      <w:r w:rsidR="00403C92">
        <w:rPr>
          <w:rFonts w:ascii="Times New Roman" w:hAnsi="Times New Roman" w:cs="Times New Roman"/>
          <w:sz w:val="24"/>
          <w:szCs w:val="24"/>
        </w:rPr>
        <w:t xml:space="preserve">potential for </w:t>
      </w:r>
      <w:r w:rsidR="00D9139A">
        <w:rPr>
          <w:rFonts w:ascii="Times New Roman" w:hAnsi="Times New Roman" w:cs="Times New Roman"/>
          <w:sz w:val="24"/>
          <w:szCs w:val="24"/>
        </w:rPr>
        <w:t xml:space="preserve">increasing </w:t>
      </w:r>
      <w:r w:rsidR="00403C92">
        <w:rPr>
          <w:rFonts w:ascii="Times New Roman" w:hAnsi="Times New Roman" w:cs="Times New Roman"/>
          <w:sz w:val="24"/>
          <w:szCs w:val="24"/>
        </w:rPr>
        <w:t xml:space="preserve">agricultural </w:t>
      </w:r>
      <w:r w:rsidR="00D9139A">
        <w:rPr>
          <w:rFonts w:ascii="Times New Roman" w:hAnsi="Times New Roman" w:cs="Times New Roman"/>
          <w:sz w:val="24"/>
          <w:szCs w:val="24"/>
        </w:rPr>
        <w:t>water consumption</w:t>
      </w:r>
      <w:r w:rsidR="00D9139A" w:rsidRPr="009E003E">
        <w:rPr>
          <w:rFonts w:ascii="Times New Roman" w:hAnsi="Times New Roman" w:cs="Times New Roman"/>
          <w:sz w:val="24"/>
          <w:szCs w:val="24"/>
        </w:rPr>
        <w:t xml:space="preserve"> </w:t>
      </w:r>
      <w:r w:rsidR="00A82BE6">
        <w:rPr>
          <w:rFonts w:ascii="Times New Roman" w:hAnsi="Times New Roman" w:cs="Times New Roman"/>
          <w:sz w:val="24"/>
          <w:szCs w:val="24"/>
        </w:rPr>
        <w:t>for</w:t>
      </w:r>
      <w:r w:rsidR="00D9139A">
        <w:rPr>
          <w:rFonts w:ascii="Times New Roman" w:hAnsi="Times New Roman" w:cs="Times New Roman"/>
          <w:sz w:val="24"/>
          <w:szCs w:val="24"/>
        </w:rPr>
        <w:t xml:space="preserve"> bio</w:t>
      </w:r>
      <w:ins w:id="489" w:author="ewarner" w:date="2014-07-15T12:12:00Z">
        <w:r w:rsidR="002B0B32">
          <w:rPr>
            <w:rFonts w:ascii="Times New Roman" w:hAnsi="Times New Roman" w:cs="Times New Roman"/>
            <w:sz w:val="24"/>
            <w:szCs w:val="24"/>
          </w:rPr>
          <w:t>fuel</w:t>
        </w:r>
      </w:ins>
      <w:del w:id="490" w:author="ewarner" w:date="2014-07-15T12:12:00Z">
        <w:r w:rsidR="00D9139A" w:rsidDel="002B0B32">
          <w:rPr>
            <w:rFonts w:ascii="Times New Roman" w:hAnsi="Times New Roman" w:cs="Times New Roman"/>
            <w:sz w:val="24"/>
            <w:szCs w:val="24"/>
          </w:rPr>
          <w:delText>energy</w:delText>
        </w:r>
      </w:del>
      <w:r w:rsidR="00D9139A">
        <w:rPr>
          <w:rFonts w:ascii="Times New Roman" w:hAnsi="Times New Roman" w:cs="Times New Roman"/>
          <w:sz w:val="24"/>
          <w:szCs w:val="24"/>
        </w:rPr>
        <w:t xml:space="preserve"> production</w:t>
      </w:r>
      <w:r w:rsidR="00E96FC7">
        <w:rPr>
          <w:rFonts w:ascii="Times New Roman" w:hAnsi="Times New Roman" w:cs="Times New Roman"/>
          <w:sz w:val="24"/>
          <w:szCs w:val="24"/>
        </w:rPr>
        <w:t xml:space="preserve"> to impact other uses of water (e.g., other agricultural uses, industry, and municipal) and the environment</w:t>
      </w:r>
      <w:r w:rsidR="00D9139A">
        <w:rPr>
          <w:rFonts w:ascii="Times New Roman" w:hAnsi="Times New Roman" w:cs="Times New Roman"/>
          <w:sz w:val="24"/>
          <w:szCs w:val="24"/>
        </w:rPr>
        <w:t>.</w:t>
      </w:r>
      <w:r w:rsidR="00391FE7" w:rsidRPr="007544CD">
        <w:rPr>
          <w:rFonts w:ascii="Times New Roman" w:hAnsi="Times New Roman" w:cs="Times New Roman"/>
          <w:sz w:val="24"/>
          <w:szCs w:val="24"/>
          <w:vertAlign w:val="superscript"/>
        </w:rPr>
        <w:fldChar w:fldCharType="begin">
          <w:fldData xml:space="preserve">PEVuZE5vdGU+PENpdGU+PEF1dGhvcj5HZXJiZW5zLUxlZW5lczwvQXV0aG9yPjxZZWFyPigyMDA5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</w:fldData>
        </w:fldChar>
      </w:r>
      <w:r w:rsidR="00FB36AF">
        <w:rPr>
          <w:rFonts w:ascii="Times New Roman" w:hAnsi="Times New Roman" w:cs="Times New Roman"/>
          <w:sz w:val="24"/>
          <w:szCs w:val="24"/>
          <w:vertAlign w:val="superscript"/>
        </w:rPr>
        <w:instrText xml:space="preserve"> ADDIN EN.CITE </w:instrText>
      </w:r>
      <w:r w:rsidR="00391FE7">
        <w:rPr>
          <w:rFonts w:ascii="Times New Roman" w:hAnsi="Times New Roman" w:cs="Times New Roman"/>
          <w:sz w:val="24"/>
          <w:szCs w:val="24"/>
          <w:vertAlign w:val="superscript"/>
        </w:rPr>
        <w:fldChar w:fldCharType="begin">
          <w:fldData xml:space="preserve">PEVuZE5vdGU+PENpdGU+PEF1dGhvcj5HZXJiZW5zLUxlZW5lczwvQXV0aG9yPjxZZWFyPigyMDA5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</w:fldData>
        </w:fldChar>
      </w:r>
      <w:r w:rsidR="00FB36AF">
        <w:rPr>
          <w:rFonts w:ascii="Times New Roman" w:hAnsi="Times New Roman" w:cs="Times New Roman"/>
          <w:sz w:val="24"/>
          <w:szCs w:val="24"/>
          <w:vertAlign w:val="superscript"/>
        </w:rPr>
        <w:instrText xml:space="preserve"> ADDIN EN.CITE.DATA </w:instrText>
      </w:r>
      <w:r w:rsidR="00391FE7">
        <w:rPr>
          <w:rFonts w:ascii="Times New Roman" w:hAnsi="Times New Roman" w:cs="Times New Roman"/>
          <w:sz w:val="24"/>
          <w:szCs w:val="24"/>
          <w:vertAlign w:val="superscript"/>
        </w:rPr>
      </w:r>
      <w:r w:rsidR="00391FE7">
        <w:rPr>
          <w:rFonts w:ascii="Times New Roman" w:hAnsi="Times New Roman" w:cs="Times New Roman"/>
          <w:sz w:val="24"/>
          <w:szCs w:val="24"/>
          <w:vertAlign w:val="superscript"/>
        </w:rPr>
        <w:fldChar w:fldCharType="end"/>
      </w:r>
      <w:r w:rsidR="00391FE7" w:rsidRPr="007544CD">
        <w:rPr>
          <w:rFonts w:ascii="Times New Roman" w:hAnsi="Times New Roman" w:cs="Times New Roman"/>
          <w:sz w:val="24"/>
          <w:szCs w:val="24"/>
          <w:vertAlign w:val="superscript"/>
        </w:rPr>
      </w:r>
      <w:r w:rsidR="00391FE7" w:rsidRPr="007544C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5" w:tooltip="Berndes, (2002) #7" w:history="1">
        <w:r w:rsidR="006D2C77">
          <w:rPr>
            <w:rFonts w:ascii="Times New Roman" w:hAnsi="Times New Roman" w:cs="Times New Roman"/>
            <w:noProof/>
            <w:sz w:val="24"/>
            <w:szCs w:val="24"/>
            <w:vertAlign w:val="superscript"/>
          </w:rPr>
          <w:t>15</w:t>
        </w:r>
      </w:hyperlink>
      <w:r w:rsidR="00FB36AF">
        <w:rPr>
          <w:rFonts w:ascii="Times New Roman" w:hAnsi="Times New Roman" w:cs="Times New Roman"/>
          <w:noProof/>
          <w:sz w:val="24"/>
          <w:szCs w:val="24"/>
          <w:vertAlign w:val="superscript"/>
        </w:rPr>
        <w:t xml:space="preserve">, </w:t>
      </w:r>
      <w:hyperlink w:anchor="_ENREF_19" w:tooltip="Berndes, (2008) #42" w:history="1">
        <w:r w:rsidR="006D2C77">
          <w:rPr>
            <w:rFonts w:ascii="Times New Roman" w:hAnsi="Times New Roman" w:cs="Times New Roman"/>
            <w:noProof/>
            <w:sz w:val="24"/>
            <w:szCs w:val="24"/>
            <w:vertAlign w:val="superscript"/>
          </w:rPr>
          <w:t>19</w:t>
        </w:r>
      </w:hyperlink>
      <w:r w:rsidR="00FB36AF">
        <w:rPr>
          <w:rFonts w:ascii="Times New Roman" w:hAnsi="Times New Roman" w:cs="Times New Roman"/>
          <w:noProof/>
          <w:sz w:val="24"/>
          <w:szCs w:val="24"/>
          <w:vertAlign w:val="superscript"/>
        </w:rPr>
        <w:t xml:space="preserve">, </w:t>
      </w:r>
      <w:hyperlink w:anchor="_ENREF_29" w:tooltip="Hoekstra, (2009) #33" w:history="1">
        <w:r w:rsidR="006D2C77">
          <w:rPr>
            <w:rFonts w:ascii="Times New Roman" w:hAnsi="Times New Roman" w:cs="Times New Roman"/>
            <w:noProof/>
            <w:sz w:val="24"/>
            <w:szCs w:val="24"/>
            <w:vertAlign w:val="superscript"/>
          </w:rPr>
          <w:t>29</w:t>
        </w:r>
      </w:hyperlink>
      <w:r w:rsidR="00FB36AF">
        <w:rPr>
          <w:rFonts w:ascii="Times New Roman" w:hAnsi="Times New Roman" w:cs="Times New Roman"/>
          <w:noProof/>
          <w:sz w:val="24"/>
          <w:szCs w:val="24"/>
          <w:vertAlign w:val="superscript"/>
        </w:rPr>
        <w:t xml:space="preserve">, </w:t>
      </w:r>
      <w:hyperlink w:anchor="_ENREF_36" w:tooltip="Gerbens-Leenes, (2009) #32" w:history="1">
        <w:r w:rsidR="006D2C77">
          <w:rPr>
            <w:rFonts w:ascii="Times New Roman" w:hAnsi="Times New Roman" w:cs="Times New Roman"/>
            <w:noProof/>
            <w:sz w:val="24"/>
            <w:szCs w:val="24"/>
            <w:vertAlign w:val="superscript"/>
          </w:rPr>
          <w:t>36</w:t>
        </w:r>
      </w:hyperlink>
      <w:r w:rsidR="00FB36AF">
        <w:rPr>
          <w:rFonts w:ascii="Times New Roman" w:hAnsi="Times New Roman" w:cs="Times New Roman"/>
          <w:noProof/>
          <w:sz w:val="24"/>
          <w:szCs w:val="24"/>
          <w:vertAlign w:val="superscript"/>
        </w:rPr>
        <w:t xml:space="preserve">, </w:t>
      </w:r>
      <w:hyperlink w:anchor="_ENREF_37" w:tooltip="NAS, (2008) #30" w:history="1">
        <w:r w:rsidR="006D2C77">
          <w:rPr>
            <w:rFonts w:ascii="Times New Roman" w:hAnsi="Times New Roman" w:cs="Times New Roman"/>
            <w:noProof/>
            <w:sz w:val="24"/>
            <w:szCs w:val="24"/>
            <w:vertAlign w:val="superscript"/>
          </w:rPr>
          <w:t>37</w:t>
        </w:r>
      </w:hyperlink>
      <w:r w:rsidR="00FB36AF">
        <w:rPr>
          <w:rFonts w:ascii="Times New Roman" w:hAnsi="Times New Roman" w:cs="Times New Roman"/>
          <w:noProof/>
          <w:sz w:val="24"/>
          <w:szCs w:val="24"/>
          <w:vertAlign w:val="superscript"/>
        </w:rPr>
        <w:t>)</w:t>
      </w:r>
      <w:r w:rsidR="00391FE7" w:rsidRPr="007544CD">
        <w:rPr>
          <w:rFonts w:ascii="Times New Roman" w:hAnsi="Times New Roman" w:cs="Times New Roman"/>
          <w:sz w:val="24"/>
          <w:szCs w:val="24"/>
          <w:vertAlign w:val="superscript"/>
        </w:rPr>
        <w:fldChar w:fldCharType="end"/>
      </w:r>
      <w:r w:rsidR="00D9139A" w:rsidRPr="009E003E">
        <w:rPr>
          <w:rFonts w:ascii="Times New Roman" w:hAnsi="Times New Roman" w:cs="Times New Roman"/>
          <w:sz w:val="24"/>
          <w:szCs w:val="24"/>
        </w:rPr>
        <w:t xml:space="preserve"> </w:t>
      </w:r>
      <w:r w:rsidR="009D0824">
        <w:rPr>
          <w:rFonts w:ascii="Times New Roman" w:hAnsi="Times New Roman" w:cs="Times New Roman"/>
          <w:sz w:val="24"/>
          <w:szCs w:val="24"/>
        </w:rPr>
        <w:t xml:space="preserve">The </w:t>
      </w:r>
      <w:r w:rsidR="00D9139A">
        <w:rPr>
          <w:rFonts w:ascii="Times New Roman" w:hAnsi="Times New Roman" w:cs="Times New Roman"/>
          <w:sz w:val="24"/>
          <w:szCs w:val="24"/>
        </w:rPr>
        <w:t xml:space="preserve">existing literature </w:t>
      </w:r>
      <w:r w:rsidR="009D0824">
        <w:rPr>
          <w:rFonts w:ascii="Times New Roman" w:hAnsi="Times New Roman" w:cs="Times New Roman"/>
          <w:sz w:val="24"/>
          <w:szCs w:val="24"/>
        </w:rPr>
        <w:t xml:space="preserve">exhibits differences in </w:t>
      </w:r>
      <w:r w:rsidR="00D9139A">
        <w:rPr>
          <w:rFonts w:ascii="Times New Roman" w:hAnsi="Times New Roman" w:cs="Times New Roman"/>
          <w:sz w:val="24"/>
          <w:szCs w:val="24"/>
        </w:rPr>
        <w:t>scope, system boundaries, definitions</w:t>
      </w:r>
      <w:r w:rsidR="00D9139A" w:rsidRPr="009E003E">
        <w:rPr>
          <w:rFonts w:ascii="Times New Roman" w:hAnsi="Times New Roman" w:cs="Times New Roman"/>
          <w:sz w:val="24"/>
          <w:szCs w:val="24"/>
        </w:rPr>
        <w:t>, and me</w:t>
      </w:r>
      <w:r w:rsidR="00D9139A">
        <w:rPr>
          <w:rFonts w:ascii="Times New Roman" w:hAnsi="Times New Roman" w:cs="Times New Roman"/>
          <w:sz w:val="24"/>
          <w:szCs w:val="24"/>
        </w:rPr>
        <w:t>thods</w:t>
      </w:r>
      <w:r w:rsidR="009D0824">
        <w:rPr>
          <w:rFonts w:ascii="Times New Roman" w:hAnsi="Times New Roman" w:cs="Times New Roman"/>
          <w:sz w:val="24"/>
          <w:szCs w:val="24"/>
        </w:rPr>
        <w:t>, which hampers d</w:t>
      </w:r>
      <w:r w:rsidR="009D0824" w:rsidRPr="009E003E">
        <w:rPr>
          <w:rFonts w:ascii="Times New Roman" w:hAnsi="Times New Roman" w:cs="Times New Roman"/>
          <w:sz w:val="24"/>
          <w:szCs w:val="24"/>
        </w:rPr>
        <w:t>rawing suff</w:t>
      </w:r>
      <w:r w:rsidR="009D0824">
        <w:rPr>
          <w:rFonts w:ascii="Times New Roman" w:hAnsi="Times New Roman" w:cs="Times New Roman"/>
          <w:sz w:val="24"/>
          <w:szCs w:val="24"/>
        </w:rPr>
        <w:t xml:space="preserve">icient understanding </w:t>
      </w:r>
      <w:r w:rsidR="009D0824" w:rsidRPr="009E003E">
        <w:rPr>
          <w:rFonts w:ascii="Times New Roman" w:hAnsi="Times New Roman" w:cs="Times New Roman"/>
          <w:sz w:val="24"/>
          <w:szCs w:val="24"/>
        </w:rPr>
        <w:t xml:space="preserve">of the </w:t>
      </w:r>
      <w:r w:rsidR="009D0824">
        <w:rPr>
          <w:rFonts w:ascii="Times New Roman" w:hAnsi="Times New Roman" w:cs="Times New Roman"/>
          <w:sz w:val="24"/>
          <w:szCs w:val="24"/>
        </w:rPr>
        <w:t xml:space="preserve">water </w:t>
      </w:r>
      <w:r w:rsidR="009D0824" w:rsidRPr="009E003E">
        <w:rPr>
          <w:rFonts w:ascii="Times New Roman" w:hAnsi="Times New Roman" w:cs="Times New Roman"/>
          <w:sz w:val="24"/>
          <w:szCs w:val="24"/>
        </w:rPr>
        <w:t>impact of bio</w:t>
      </w:r>
      <w:ins w:id="491" w:author="ewarner" w:date="2014-07-15T12:12:00Z">
        <w:r w:rsidR="002B0B32">
          <w:rPr>
            <w:rFonts w:ascii="Times New Roman" w:hAnsi="Times New Roman" w:cs="Times New Roman"/>
            <w:sz w:val="24"/>
            <w:szCs w:val="24"/>
          </w:rPr>
          <w:t>fuel</w:t>
        </w:r>
      </w:ins>
      <w:del w:id="492" w:author="ewarner" w:date="2014-07-15T12:12:00Z">
        <w:r w:rsidR="009D0824" w:rsidRPr="009E003E" w:rsidDel="002B0B32">
          <w:rPr>
            <w:rFonts w:ascii="Times New Roman" w:hAnsi="Times New Roman" w:cs="Times New Roman"/>
            <w:sz w:val="24"/>
            <w:szCs w:val="24"/>
          </w:rPr>
          <w:delText>energy</w:delText>
        </w:r>
      </w:del>
      <w:r w:rsidR="009D0824" w:rsidRPr="009E003E">
        <w:rPr>
          <w:rFonts w:ascii="Times New Roman" w:hAnsi="Times New Roman" w:cs="Times New Roman"/>
          <w:sz w:val="24"/>
          <w:szCs w:val="24"/>
        </w:rPr>
        <w:t xml:space="preserve"> </w:t>
      </w:r>
      <w:r w:rsidR="009D0824">
        <w:rPr>
          <w:rFonts w:ascii="Times New Roman" w:hAnsi="Times New Roman" w:cs="Times New Roman"/>
          <w:sz w:val="24"/>
          <w:szCs w:val="24"/>
        </w:rPr>
        <w:t>water use</w:t>
      </w:r>
      <w:r w:rsidR="00D9139A" w:rsidRPr="009E003E">
        <w:rPr>
          <w:rFonts w:ascii="Times New Roman" w:hAnsi="Times New Roman" w:cs="Times New Roman"/>
          <w:sz w:val="24"/>
          <w:szCs w:val="24"/>
        </w:rPr>
        <w:t>.</w:t>
      </w:r>
      <w:r w:rsidR="00391FE7" w:rsidRPr="00B2491A">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&lt;EndNote&gt;&lt;Cite&gt;&lt;Author&gt;Gheewala&lt;/Author&gt;&lt;Year&gt;(2011)&lt;/Year&gt;&lt;RecNum&gt;74&lt;/RecNum&gt;&lt;DisplayText&gt;(38)&lt;/DisplayText&gt;&lt;record&gt;&lt;rec-number&gt;74&lt;/rec-number&gt;&lt;foreign-keys&gt;&lt;key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r w:rsidR="00391FE7" w:rsidRPr="00B2491A">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8" w:tooltip="Gheewala, (2011) #74" w:history="1">
        <w:r w:rsidR="006D2C77">
          <w:rPr>
            <w:rFonts w:ascii="Times New Roman" w:hAnsi="Times New Roman" w:cs="Times New Roman"/>
            <w:noProof/>
            <w:sz w:val="24"/>
            <w:szCs w:val="24"/>
            <w:vertAlign w:val="superscript"/>
          </w:rPr>
          <w:t>38</w:t>
        </w:r>
      </w:hyperlink>
      <w:r w:rsidR="00FB36AF">
        <w:rPr>
          <w:rFonts w:ascii="Times New Roman" w:hAnsi="Times New Roman" w:cs="Times New Roman"/>
          <w:noProof/>
          <w:sz w:val="24"/>
          <w:szCs w:val="24"/>
          <w:vertAlign w:val="superscript"/>
        </w:rPr>
        <w:t>)</w:t>
      </w:r>
      <w:r w:rsidR="00391FE7" w:rsidRPr="00B2491A">
        <w:rPr>
          <w:rFonts w:ascii="Times New Roman" w:hAnsi="Times New Roman" w:cs="Times New Roman"/>
          <w:sz w:val="24"/>
          <w:szCs w:val="24"/>
          <w:vertAlign w:val="superscript"/>
        </w:rPr>
        <w:fldChar w:fldCharType="end"/>
      </w:r>
      <w:r w:rsidR="00D9139A">
        <w:rPr>
          <w:rFonts w:ascii="Times New Roman" w:hAnsi="Times New Roman" w:cs="Times New Roman"/>
          <w:sz w:val="24"/>
          <w:szCs w:val="24"/>
          <w:vertAlign w:val="superscript"/>
        </w:rPr>
        <w:t xml:space="preserve"> </w:t>
      </w:r>
      <w:r w:rsidR="00F449FC">
        <w:rPr>
          <w:rFonts w:ascii="Times New Roman" w:hAnsi="Times New Roman" w:cs="Times New Roman"/>
          <w:sz w:val="24"/>
          <w:szCs w:val="24"/>
        </w:rPr>
        <w:t xml:space="preserve">With regards to the U.S., existing </w:t>
      </w:r>
      <w:r w:rsidR="001B27D8">
        <w:rPr>
          <w:rFonts w:ascii="Times New Roman" w:hAnsi="Times New Roman" w:cs="Times New Roman"/>
          <w:sz w:val="24"/>
          <w:szCs w:val="24"/>
        </w:rPr>
        <w:t>literature generally provide data</w:t>
      </w:r>
      <w:r w:rsidR="00F449FC">
        <w:rPr>
          <w:rFonts w:ascii="Times New Roman" w:hAnsi="Times New Roman" w:cs="Times New Roman"/>
          <w:sz w:val="24"/>
          <w:szCs w:val="24"/>
        </w:rPr>
        <w:t xml:space="preserve"> to make broad comparisons across </w:t>
      </w:r>
      <w:r w:rsidR="001B27D8">
        <w:rPr>
          <w:rFonts w:ascii="Times New Roman" w:hAnsi="Times New Roman" w:cs="Times New Roman"/>
          <w:sz w:val="24"/>
          <w:szCs w:val="24"/>
        </w:rPr>
        <w:t xml:space="preserve">current common biofuel </w:t>
      </w:r>
      <w:r w:rsidR="00F449FC">
        <w:rPr>
          <w:rFonts w:ascii="Times New Roman" w:hAnsi="Times New Roman" w:cs="Times New Roman"/>
          <w:sz w:val="24"/>
          <w:szCs w:val="24"/>
        </w:rPr>
        <w:t>feedstock</w:t>
      </w:r>
      <w:r w:rsidR="006C0AC7">
        <w:rPr>
          <w:rFonts w:ascii="Times New Roman" w:hAnsi="Times New Roman" w:cs="Times New Roman"/>
          <w:sz w:val="24"/>
          <w:szCs w:val="24"/>
        </w:rPr>
        <w:t>s</w:t>
      </w:r>
      <w:r w:rsidR="001B27D8">
        <w:rPr>
          <w:rFonts w:ascii="Times New Roman" w:hAnsi="Times New Roman" w:cs="Times New Roman"/>
          <w:sz w:val="24"/>
          <w:szCs w:val="24"/>
        </w:rPr>
        <w:t xml:space="preserve"> at the state and sometime the county level</w:t>
      </w:r>
      <w:r w:rsidR="00F449FC">
        <w:rPr>
          <w:rFonts w:ascii="Times New Roman" w:hAnsi="Times New Roman" w:cs="Times New Roman"/>
          <w:sz w:val="24"/>
          <w:szCs w:val="24"/>
        </w:rPr>
        <w:t>.</w:t>
      </w:r>
      <w:r w:rsidR="00391FE7" w:rsidRPr="00096D65">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ZWNOdW0+NjQ8L1JlY051bT48RGlzcGxheVRleHQ+KDMzLCAzNiwgMzktNDEpPC9EaXNwbGF5VGV4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ZXM+MzAwNS0zMDEwPC9wYWdlcz48dm9sdW1lPjxzdHlsZSBmYWNlPSJib2xkIiBmb250PSJkZWZh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</w:fldData>
        </w:fldChar>
      </w:r>
      <w:r w:rsidR="004E36AF">
        <w:rPr>
          <w:rFonts w:ascii="Times New Roman" w:hAnsi="Times New Roman" w:cs="Times New Roman"/>
          <w:sz w:val="24"/>
          <w:szCs w:val="24"/>
          <w:vertAlign w:val="superscript"/>
        </w:rPr>
        <w:instrText xml:space="preserve"> ADDIN EN.CITE </w:instrText>
      </w:r>
      <w:r w:rsidR="00391FE7">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ZWNOdW0+NjQ8L1JlY051bT48RGlzcGxheVRleHQ+KDMzLCAzNiwgMzktNDEpPC9EaXNwbGF5VGV4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ZXM+MzAwNS0zMDEwPC9wYWdlcz48dm9sdW1lPjxzdHlsZSBmYWNlPSJib2xkIiBmb250PSJkZWZh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</w:fldData>
        </w:fldChar>
      </w:r>
      <w:r w:rsidR="004E36AF">
        <w:rPr>
          <w:rFonts w:ascii="Times New Roman" w:hAnsi="Times New Roman" w:cs="Times New Roman"/>
          <w:sz w:val="24"/>
          <w:szCs w:val="24"/>
          <w:vertAlign w:val="superscript"/>
        </w:rPr>
        <w:instrText xml:space="preserve"> ADDIN EN.CITE.DATA </w:instrText>
      </w:r>
      <w:r w:rsidR="00391FE7">
        <w:rPr>
          <w:rFonts w:ascii="Times New Roman" w:hAnsi="Times New Roman" w:cs="Times New Roman"/>
          <w:sz w:val="24"/>
          <w:szCs w:val="24"/>
          <w:vertAlign w:val="superscript"/>
        </w:rPr>
      </w:r>
      <w:r w:rsidR="00391FE7">
        <w:rPr>
          <w:rFonts w:ascii="Times New Roman" w:hAnsi="Times New Roman" w:cs="Times New Roman"/>
          <w:sz w:val="24"/>
          <w:szCs w:val="24"/>
          <w:vertAlign w:val="superscript"/>
        </w:rPr>
        <w:fldChar w:fldCharType="end"/>
      </w:r>
      <w:r w:rsidR="00391FE7" w:rsidRPr="00096D65">
        <w:rPr>
          <w:rFonts w:ascii="Times New Roman" w:hAnsi="Times New Roman" w:cs="Times New Roman"/>
          <w:sz w:val="24"/>
          <w:szCs w:val="24"/>
          <w:vertAlign w:val="superscript"/>
        </w:rPr>
      </w:r>
      <w:r w:rsidR="00391FE7" w:rsidRPr="00096D65">
        <w:rPr>
          <w:rFonts w:ascii="Times New Roman" w:hAnsi="Times New Roman" w:cs="Times New Roman"/>
          <w:sz w:val="24"/>
          <w:szCs w:val="24"/>
          <w:vertAlign w:val="superscript"/>
        </w:rPr>
        <w:fldChar w:fldCharType="separate"/>
      </w:r>
      <w:r w:rsidR="004E36AF">
        <w:rPr>
          <w:rFonts w:ascii="Times New Roman" w:hAnsi="Times New Roman" w:cs="Times New Roman"/>
          <w:noProof/>
          <w:sz w:val="24"/>
          <w:szCs w:val="24"/>
          <w:vertAlign w:val="superscript"/>
        </w:rPr>
        <w:t>(</w:t>
      </w:r>
      <w:hyperlink w:anchor="_ENREF_33" w:tooltip="Wu, (2012) #118" w:history="1">
        <w:r w:rsidR="006D2C77">
          <w:rPr>
            <w:rFonts w:ascii="Times New Roman" w:hAnsi="Times New Roman" w:cs="Times New Roman"/>
            <w:noProof/>
            <w:sz w:val="24"/>
            <w:szCs w:val="24"/>
            <w:vertAlign w:val="superscript"/>
          </w:rPr>
          <w:t>33</w:t>
        </w:r>
      </w:hyperlink>
      <w:r w:rsidR="004E36AF">
        <w:rPr>
          <w:rFonts w:ascii="Times New Roman" w:hAnsi="Times New Roman" w:cs="Times New Roman"/>
          <w:noProof/>
          <w:sz w:val="24"/>
          <w:szCs w:val="24"/>
          <w:vertAlign w:val="superscript"/>
        </w:rPr>
        <w:t xml:space="preserve">, </w:t>
      </w:r>
      <w:hyperlink w:anchor="_ENREF_36" w:tooltip="Gerbens-Leenes, (2009) #32" w:history="1">
        <w:r w:rsidR="006D2C77">
          <w:rPr>
            <w:rFonts w:ascii="Times New Roman" w:hAnsi="Times New Roman" w:cs="Times New Roman"/>
            <w:noProof/>
            <w:sz w:val="24"/>
            <w:szCs w:val="24"/>
            <w:vertAlign w:val="superscript"/>
          </w:rPr>
          <w:t>36</w:t>
        </w:r>
      </w:hyperlink>
      <w:r w:rsidR="004E36AF">
        <w:rPr>
          <w:rFonts w:ascii="Times New Roman" w:hAnsi="Times New Roman" w:cs="Times New Roman"/>
          <w:noProof/>
          <w:sz w:val="24"/>
          <w:szCs w:val="24"/>
          <w:vertAlign w:val="superscript"/>
        </w:rPr>
        <w:t xml:space="preserve">, </w:t>
      </w:r>
      <w:hyperlink w:anchor="_ENREF_39" w:tooltip="Chiu, (2012) #64" w:history="1">
        <w:r w:rsidR="006D2C77">
          <w:rPr>
            <w:rFonts w:ascii="Times New Roman" w:hAnsi="Times New Roman" w:cs="Times New Roman"/>
            <w:noProof/>
            <w:sz w:val="24"/>
            <w:szCs w:val="24"/>
            <w:vertAlign w:val="superscript"/>
          </w:rPr>
          <w:t>39-41</w:t>
        </w:r>
      </w:hyperlink>
      <w:r w:rsidR="004E36AF">
        <w:rPr>
          <w:rFonts w:ascii="Times New Roman" w:hAnsi="Times New Roman" w:cs="Times New Roman"/>
          <w:noProof/>
          <w:sz w:val="24"/>
          <w:szCs w:val="24"/>
          <w:vertAlign w:val="superscript"/>
        </w:rPr>
        <w:t>)</w:t>
      </w:r>
      <w:r w:rsidR="00391FE7" w:rsidRPr="00096D65">
        <w:rPr>
          <w:rFonts w:ascii="Times New Roman" w:hAnsi="Times New Roman" w:cs="Times New Roman"/>
          <w:sz w:val="24"/>
          <w:szCs w:val="24"/>
          <w:vertAlign w:val="superscript"/>
        </w:rPr>
        <w:fldChar w:fldCharType="end"/>
      </w:r>
      <w:r w:rsidR="00F449FC">
        <w:rPr>
          <w:rFonts w:ascii="Times New Roman" w:hAnsi="Times New Roman" w:cs="Times New Roman"/>
          <w:sz w:val="24"/>
          <w:szCs w:val="24"/>
        </w:rPr>
        <w:t xml:space="preserve"> </w:t>
      </w:r>
    </w:p>
    <w:p w:rsidR="00D9139A" w:rsidRPr="008D7260" w:rsidRDefault="001B27D8"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D</w:t>
      </w:r>
      <w:r w:rsidR="00F449FC">
        <w:rPr>
          <w:rFonts w:ascii="Times New Roman" w:hAnsi="Times New Roman" w:cs="Times New Roman"/>
          <w:sz w:val="24"/>
          <w:szCs w:val="24"/>
        </w:rPr>
        <w:t>e</w:t>
      </w:r>
      <w:r w:rsidR="00F449FC" w:rsidRPr="00283836">
        <w:rPr>
          <w:rFonts w:ascii="Times New Roman" w:hAnsi="Times New Roman" w:cs="Times New Roman"/>
          <w:sz w:val="24"/>
          <w:szCs w:val="24"/>
        </w:rPr>
        <w:t>cision</w:t>
      </w:r>
      <w:r w:rsidR="006C0AC7">
        <w:rPr>
          <w:rFonts w:ascii="Times New Roman" w:hAnsi="Times New Roman" w:cs="Times New Roman"/>
          <w:sz w:val="24"/>
          <w:szCs w:val="24"/>
        </w:rPr>
        <w:t>-</w:t>
      </w:r>
      <w:r w:rsidR="00F449FC" w:rsidRPr="00283836">
        <w:rPr>
          <w:rFonts w:ascii="Times New Roman" w:hAnsi="Times New Roman" w:cs="Times New Roman"/>
          <w:sz w:val="24"/>
          <w:szCs w:val="24"/>
        </w:rPr>
        <w:t xml:space="preserve">making based on </w:t>
      </w:r>
      <w:r w:rsidR="00661EE5">
        <w:rPr>
          <w:rFonts w:ascii="Times New Roman" w:hAnsi="Times New Roman" w:cs="Times New Roman"/>
          <w:sz w:val="24"/>
          <w:szCs w:val="24"/>
        </w:rPr>
        <w:t>most current</w:t>
      </w:r>
      <w:r w:rsidR="00F449FC" w:rsidRPr="00283836">
        <w:rPr>
          <w:rFonts w:ascii="Times New Roman" w:hAnsi="Times New Roman" w:cs="Times New Roman"/>
          <w:sz w:val="24"/>
          <w:szCs w:val="24"/>
        </w:rPr>
        <w:t xml:space="preserve"> literature is difficult</w:t>
      </w:r>
      <w:r w:rsidR="00F449FC">
        <w:rPr>
          <w:rFonts w:ascii="Times New Roman" w:hAnsi="Times New Roman" w:cs="Times New Roman"/>
          <w:sz w:val="24"/>
          <w:szCs w:val="24"/>
        </w:rPr>
        <w:t xml:space="preserve"> </w:t>
      </w:r>
      <w:r w:rsidR="009E60DF">
        <w:rPr>
          <w:rFonts w:ascii="Times New Roman" w:hAnsi="Times New Roman" w:cs="Times New Roman"/>
          <w:sz w:val="24"/>
          <w:szCs w:val="24"/>
        </w:rPr>
        <w:t>for two reasons. W</w:t>
      </w:r>
      <w:r w:rsidR="00F449FC" w:rsidRPr="00F449FC">
        <w:rPr>
          <w:rFonts w:ascii="Times New Roman" w:hAnsi="Times New Roman" w:cs="Times New Roman"/>
          <w:sz w:val="24"/>
          <w:szCs w:val="24"/>
        </w:rPr>
        <w:t>ater impacts of biofuel sys</w:t>
      </w:r>
      <w:r w:rsidR="00F449FC">
        <w:rPr>
          <w:rFonts w:ascii="Times New Roman" w:hAnsi="Times New Roman" w:cs="Times New Roman"/>
          <w:sz w:val="24"/>
          <w:szCs w:val="24"/>
        </w:rPr>
        <w:t>tems are potentially highly variable and ofte</w:t>
      </w:r>
      <w:r>
        <w:rPr>
          <w:rFonts w:ascii="Times New Roman" w:hAnsi="Times New Roman" w:cs="Times New Roman"/>
          <w:sz w:val="24"/>
          <w:szCs w:val="24"/>
        </w:rPr>
        <w:t>n</w:t>
      </w:r>
      <w:r w:rsidR="00F449FC" w:rsidRPr="00F449FC">
        <w:rPr>
          <w:rFonts w:ascii="Times New Roman" w:hAnsi="Times New Roman" w:cs="Times New Roman"/>
          <w:sz w:val="24"/>
          <w:szCs w:val="24"/>
        </w:rPr>
        <w:t xml:space="preserve"> determined </w:t>
      </w:r>
      <w:r w:rsidR="00F449FC">
        <w:rPr>
          <w:rFonts w:ascii="Times New Roman" w:hAnsi="Times New Roman" w:cs="Times New Roman"/>
          <w:sz w:val="24"/>
          <w:szCs w:val="24"/>
        </w:rPr>
        <w:t>within the local contexts related to factors such as</w:t>
      </w:r>
      <w:r w:rsidR="00F449FC" w:rsidRPr="00F449FC">
        <w:rPr>
          <w:rFonts w:ascii="Times New Roman" w:hAnsi="Times New Roman" w:cs="Times New Roman"/>
          <w:sz w:val="24"/>
          <w:szCs w:val="24"/>
        </w:rPr>
        <w:t xml:space="preserve"> water availability, the</w:t>
      </w:r>
      <w:r w:rsidR="00F449FC">
        <w:rPr>
          <w:rFonts w:ascii="Times New Roman" w:hAnsi="Times New Roman" w:cs="Times New Roman"/>
          <w:sz w:val="24"/>
          <w:szCs w:val="24"/>
        </w:rPr>
        <w:t xml:space="preserve"> interactions of land and </w:t>
      </w:r>
      <w:r w:rsidR="00F449FC" w:rsidRPr="00F449FC">
        <w:rPr>
          <w:rFonts w:ascii="Times New Roman" w:hAnsi="Times New Roman" w:cs="Times New Roman"/>
          <w:sz w:val="24"/>
          <w:szCs w:val="24"/>
        </w:rPr>
        <w:t xml:space="preserve">water, </w:t>
      </w:r>
      <w:r w:rsidR="00F449FC">
        <w:rPr>
          <w:rFonts w:ascii="Times New Roman" w:hAnsi="Times New Roman" w:cs="Times New Roman"/>
          <w:sz w:val="24"/>
          <w:szCs w:val="24"/>
        </w:rPr>
        <w:t>and climate for a particular time frame.</w:t>
      </w:r>
      <w:r w:rsidR="00391FE7"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&lt;EndNote&gt;&lt;Cite&gt;&lt;Author&gt;Gheewala&lt;/Author&gt;&lt;Year&gt;(2011)&lt;/Year&gt;&lt;RecNum&gt;74&lt;/RecNum&gt;&lt;DisplayText&gt;(38)&lt;/DisplayText&gt;&lt;record&gt;&lt;rec-number&gt;74&lt;/rec-number&gt;&lt;foreign-keys&gt;&lt;key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r w:rsidR="00391FE7"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8" w:tooltip="Gheewala, (2011) #74" w:history="1">
        <w:r w:rsidR="006D2C77">
          <w:rPr>
            <w:rFonts w:ascii="Times New Roman" w:hAnsi="Times New Roman" w:cs="Times New Roman"/>
            <w:noProof/>
            <w:sz w:val="24"/>
            <w:szCs w:val="24"/>
            <w:vertAlign w:val="superscript"/>
          </w:rPr>
          <w:t>38</w:t>
        </w:r>
      </w:hyperlink>
      <w:r w:rsidR="00FB36AF">
        <w:rPr>
          <w:rFonts w:ascii="Times New Roman" w:hAnsi="Times New Roman" w:cs="Times New Roman"/>
          <w:noProof/>
          <w:sz w:val="24"/>
          <w:szCs w:val="24"/>
          <w:vertAlign w:val="superscript"/>
        </w:rPr>
        <w:t>)</w:t>
      </w:r>
      <w:r w:rsidR="00391FE7" w:rsidRPr="00096D65">
        <w:rPr>
          <w:rFonts w:ascii="Times New Roman" w:hAnsi="Times New Roman" w:cs="Times New Roman"/>
          <w:sz w:val="24"/>
          <w:szCs w:val="24"/>
          <w:vertAlign w:val="superscript"/>
        </w:rPr>
        <w:fldChar w:fldCharType="end"/>
      </w:r>
      <w:r w:rsidR="009E60DF">
        <w:rPr>
          <w:rFonts w:ascii="Times New Roman" w:hAnsi="Times New Roman" w:cs="Times New Roman"/>
          <w:sz w:val="24"/>
          <w:szCs w:val="24"/>
        </w:rPr>
        <w:t xml:space="preserve"> Decision-making </w:t>
      </w:r>
      <w:r w:rsidR="006C0AC7">
        <w:rPr>
          <w:rFonts w:ascii="Times New Roman" w:hAnsi="Times New Roman" w:cs="Times New Roman"/>
          <w:sz w:val="24"/>
          <w:szCs w:val="24"/>
        </w:rPr>
        <w:t xml:space="preserve">is often focused on planning or examining </w:t>
      </w:r>
      <w:r w:rsidR="009E60DF">
        <w:rPr>
          <w:rFonts w:ascii="Times New Roman" w:hAnsi="Times New Roman" w:cs="Times New Roman"/>
          <w:sz w:val="24"/>
          <w:szCs w:val="24"/>
        </w:rPr>
        <w:t xml:space="preserve">the potential impacts of </w:t>
      </w:r>
      <w:r w:rsidR="006C0AC7">
        <w:rPr>
          <w:rFonts w:ascii="Times New Roman" w:hAnsi="Times New Roman" w:cs="Times New Roman"/>
          <w:sz w:val="24"/>
          <w:szCs w:val="24"/>
        </w:rPr>
        <w:t>decision</w:t>
      </w:r>
      <w:r w:rsidR="009E60DF">
        <w:rPr>
          <w:rFonts w:ascii="Times New Roman" w:hAnsi="Times New Roman" w:cs="Times New Roman"/>
          <w:sz w:val="24"/>
          <w:szCs w:val="24"/>
        </w:rPr>
        <w:t>s or potential decisions on the future</w:t>
      </w:r>
      <w:r w:rsidR="006C0AC7">
        <w:rPr>
          <w:rFonts w:ascii="Times New Roman" w:hAnsi="Times New Roman" w:cs="Times New Roman"/>
          <w:sz w:val="24"/>
          <w:szCs w:val="24"/>
        </w:rPr>
        <w:t xml:space="preserve"> rather than </w:t>
      </w:r>
      <w:r w:rsidR="009E60DF">
        <w:rPr>
          <w:rFonts w:ascii="Times New Roman" w:hAnsi="Times New Roman" w:cs="Times New Roman"/>
          <w:sz w:val="24"/>
          <w:szCs w:val="24"/>
        </w:rPr>
        <w:t xml:space="preserve">on </w:t>
      </w:r>
      <w:r w:rsidR="00661EE5">
        <w:rPr>
          <w:rFonts w:ascii="Times New Roman" w:hAnsi="Times New Roman" w:cs="Times New Roman"/>
          <w:sz w:val="24"/>
          <w:szCs w:val="24"/>
        </w:rPr>
        <w:t>only</w:t>
      </w:r>
      <w:r w:rsidR="009E60DF">
        <w:rPr>
          <w:rFonts w:ascii="Times New Roman" w:hAnsi="Times New Roman" w:cs="Times New Roman"/>
          <w:sz w:val="24"/>
          <w:szCs w:val="24"/>
        </w:rPr>
        <w:t xml:space="preserve"> exist</w:t>
      </w:r>
      <w:r w:rsidR="00661EE5">
        <w:rPr>
          <w:rFonts w:ascii="Times New Roman" w:hAnsi="Times New Roman" w:cs="Times New Roman"/>
          <w:sz w:val="24"/>
          <w:szCs w:val="24"/>
        </w:rPr>
        <w:t>ing systems</w:t>
      </w:r>
      <w:r w:rsidR="006C0AC7">
        <w:rPr>
          <w:rFonts w:ascii="Times New Roman" w:hAnsi="Times New Roman" w:cs="Times New Roman"/>
          <w:sz w:val="24"/>
          <w:szCs w:val="24"/>
        </w:rPr>
        <w:t>.</w:t>
      </w:r>
      <w:r w:rsidR="00F449FC">
        <w:rPr>
          <w:rFonts w:ascii="Times New Roman" w:hAnsi="Times New Roman" w:cs="Times New Roman"/>
          <w:sz w:val="24"/>
          <w:szCs w:val="24"/>
        </w:rPr>
        <w:t xml:space="preserve"> </w:t>
      </w:r>
    </w:p>
    <w:p w:rsidR="00001744" w:rsidRDefault="006B2A3A"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Many of the </w:t>
      </w:r>
      <w:r w:rsidR="00A3168B">
        <w:rPr>
          <w:rFonts w:ascii="Times New Roman" w:hAnsi="Times New Roman" w:cs="Times New Roman"/>
          <w:sz w:val="24"/>
          <w:szCs w:val="24"/>
        </w:rPr>
        <w:t>initial</w:t>
      </w:r>
      <w:r>
        <w:rPr>
          <w:rFonts w:ascii="Times New Roman" w:hAnsi="Times New Roman" w:cs="Times New Roman"/>
          <w:sz w:val="24"/>
          <w:szCs w:val="24"/>
        </w:rPr>
        <w:t xml:space="preserve"> water footprinting</w:t>
      </w:r>
      <w:r w:rsidR="00001744">
        <w:rPr>
          <w:rFonts w:ascii="Times New Roman" w:hAnsi="Times New Roman" w:cs="Times New Roman"/>
          <w:sz w:val="24"/>
          <w:szCs w:val="24"/>
        </w:rPr>
        <w:t xml:space="preserve"> studies only account for water that is applied through irrigation (i.e., blue water).</w:t>
      </w:r>
      <w:r w:rsidR="00391FE7" w:rsidRPr="00EA58A0">
        <w:rPr>
          <w:rFonts w:ascii="Times New Roman" w:hAnsi="Times New Roman" w:cs="Times New Roman"/>
          <w:sz w:val="24"/>
          <w:szCs w:val="24"/>
          <w:vertAlign w:val="superscript"/>
        </w:rPr>
        <w:fldChar w:fldCharType="begin">
          <w:fldData xml:space="preserve">PEVuZE5vdGU+PENpdGU+PEF1dGhvcj5XdTwvQXV0aG9yPjxZZWFyPigyMDA5KTwvWWVhcj48UmVj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</w:fldData>
        </w:fldChar>
      </w:r>
      <w:r w:rsidR="00FB36AF">
        <w:rPr>
          <w:rFonts w:ascii="Times New Roman" w:hAnsi="Times New Roman" w:cs="Times New Roman"/>
          <w:sz w:val="24"/>
          <w:szCs w:val="24"/>
          <w:vertAlign w:val="superscript"/>
        </w:rPr>
        <w:instrText xml:space="preserve"> ADDIN EN.CITE </w:instrText>
      </w:r>
      <w:r w:rsidR="00391FE7">
        <w:rPr>
          <w:rFonts w:ascii="Times New Roman" w:hAnsi="Times New Roman" w:cs="Times New Roman"/>
          <w:sz w:val="24"/>
          <w:szCs w:val="24"/>
          <w:vertAlign w:val="superscript"/>
        </w:rPr>
        <w:fldChar w:fldCharType="begin">
          <w:fldData xml:space="preserve">PEVuZE5vdGU+PENpdGU+PEF1dGhvcj5XdTwvQXV0aG9yPjxZZWFyPigyMDA5KTwvWWVhcj48UmVj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</w:fldData>
        </w:fldChar>
      </w:r>
      <w:r w:rsidR="00FB36AF">
        <w:rPr>
          <w:rFonts w:ascii="Times New Roman" w:hAnsi="Times New Roman" w:cs="Times New Roman"/>
          <w:sz w:val="24"/>
          <w:szCs w:val="24"/>
          <w:vertAlign w:val="superscript"/>
        </w:rPr>
        <w:instrText xml:space="preserve"> ADDIN EN.CITE.DATA </w:instrText>
      </w:r>
      <w:r w:rsidR="00391FE7">
        <w:rPr>
          <w:rFonts w:ascii="Times New Roman" w:hAnsi="Times New Roman" w:cs="Times New Roman"/>
          <w:sz w:val="24"/>
          <w:szCs w:val="24"/>
          <w:vertAlign w:val="superscript"/>
        </w:rPr>
      </w:r>
      <w:r w:rsidR="00391FE7">
        <w:rPr>
          <w:rFonts w:ascii="Times New Roman" w:hAnsi="Times New Roman" w:cs="Times New Roman"/>
          <w:sz w:val="24"/>
          <w:szCs w:val="24"/>
          <w:vertAlign w:val="superscript"/>
        </w:rPr>
        <w:fldChar w:fldCharType="end"/>
      </w:r>
      <w:r w:rsidR="00391FE7" w:rsidRPr="00EA58A0">
        <w:rPr>
          <w:rFonts w:ascii="Times New Roman" w:hAnsi="Times New Roman" w:cs="Times New Roman"/>
          <w:sz w:val="24"/>
          <w:szCs w:val="24"/>
          <w:vertAlign w:val="superscript"/>
        </w:rPr>
      </w:r>
      <w:r w:rsidR="00391FE7" w:rsidRPr="00EA58A0">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2" w:tooltip="Wu, (2009) #15" w:history="1">
        <w:r w:rsidR="006D2C77">
          <w:rPr>
            <w:rFonts w:ascii="Times New Roman" w:hAnsi="Times New Roman" w:cs="Times New Roman"/>
            <w:noProof/>
            <w:sz w:val="24"/>
            <w:szCs w:val="24"/>
            <w:vertAlign w:val="superscript"/>
          </w:rPr>
          <w:t>12</w:t>
        </w:r>
      </w:hyperlink>
      <w:r w:rsidR="00FB36AF">
        <w:rPr>
          <w:rFonts w:ascii="Times New Roman" w:hAnsi="Times New Roman" w:cs="Times New Roman"/>
          <w:noProof/>
          <w:sz w:val="24"/>
          <w:szCs w:val="24"/>
          <w:vertAlign w:val="superscript"/>
        </w:rPr>
        <w:t xml:space="preserve">, </w:t>
      </w:r>
      <w:hyperlink w:anchor="_ENREF_42" w:tooltip="King, (2008) #77" w:history="1">
        <w:r w:rsidR="006D2C77">
          <w:rPr>
            <w:rFonts w:ascii="Times New Roman" w:hAnsi="Times New Roman" w:cs="Times New Roman"/>
            <w:noProof/>
            <w:sz w:val="24"/>
            <w:szCs w:val="24"/>
            <w:vertAlign w:val="superscript"/>
          </w:rPr>
          <w:t>42</w:t>
        </w:r>
      </w:hyperlink>
      <w:r w:rsidR="00FB36AF">
        <w:rPr>
          <w:rFonts w:ascii="Times New Roman" w:hAnsi="Times New Roman" w:cs="Times New Roman"/>
          <w:noProof/>
          <w:sz w:val="24"/>
          <w:szCs w:val="24"/>
          <w:vertAlign w:val="superscript"/>
        </w:rPr>
        <w:t xml:space="preserve">, </w:t>
      </w:r>
      <w:hyperlink w:anchor="_ENREF_43" w:tooltip="Chiu, (2009) #78" w:history="1">
        <w:r w:rsidR="006D2C77">
          <w:rPr>
            <w:rFonts w:ascii="Times New Roman" w:hAnsi="Times New Roman" w:cs="Times New Roman"/>
            <w:noProof/>
            <w:sz w:val="24"/>
            <w:szCs w:val="24"/>
            <w:vertAlign w:val="superscript"/>
          </w:rPr>
          <w:t>43</w:t>
        </w:r>
      </w:hyperlink>
      <w:r w:rsidR="00FB36AF">
        <w:rPr>
          <w:rFonts w:ascii="Times New Roman" w:hAnsi="Times New Roman" w:cs="Times New Roman"/>
          <w:noProof/>
          <w:sz w:val="24"/>
          <w:szCs w:val="24"/>
          <w:vertAlign w:val="superscript"/>
        </w:rPr>
        <w:t>)</w:t>
      </w:r>
      <w:r w:rsidR="00391FE7" w:rsidRPr="00EA58A0">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Irrigation </w:t>
      </w:r>
      <w:r w:rsidR="00B82CFC">
        <w:rPr>
          <w:rFonts w:ascii="Times New Roman" w:hAnsi="Times New Roman" w:cs="Times New Roman"/>
          <w:sz w:val="24"/>
          <w:szCs w:val="24"/>
        </w:rPr>
        <w:t>is a major use of water</w:t>
      </w:r>
      <w:r w:rsidR="00001744">
        <w:rPr>
          <w:rFonts w:ascii="Times New Roman" w:hAnsi="Times New Roman" w:cs="Times New Roman"/>
          <w:sz w:val="24"/>
          <w:szCs w:val="24"/>
        </w:rPr>
        <w:t>, but</w:t>
      </w:r>
      <w:r w:rsidR="00001744" w:rsidRPr="00E15979">
        <w:rPr>
          <w:rFonts w:ascii="Times New Roman" w:hAnsi="Times New Roman" w:cs="Times New Roman"/>
          <w:sz w:val="24"/>
          <w:szCs w:val="24"/>
        </w:rPr>
        <w:t xml:space="preserve"> </w:t>
      </w:r>
      <w:r w:rsidR="00392AB5">
        <w:rPr>
          <w:rFonts w:ascii="Times New Roman" w:hAnsi="Times New Roman" w:cs="Times New Roman"/>
          <w:sz w:val="24"/>
          <w:szCs w:val="24"/>
        </w:rPr>
        <w:t xml:space="preserve">about </w:t>
      </w:r>
      <w:r w:rsidR="00001744">
        <w:rPr>
          <w:rFonts w:ascii="Times New Roman" w:hAnsi="Times New Roman" w:cs="Times New Roman"/>
          <w:sz w:val="24"/>
          <w:szCs w:val="24"/>
        </w:rPr>
        <w:t>80%</w:t>
      </w:r>
      <w:r w:rsidR="000E33EC">
        <w:rPr>
          <w:rFonts w:ascii="Times New Roman" w:hAnsi="Times New Roman" w:cs="Times New Roman"/>
          <w:sz w:val="24"/>
          <w:szCs w:val="24"/>
        </w:rPr>
        <w:t xml:space="preserve"> of</w:t>
      </w:r>
      <w:r w:rsidR="00001744">
        <w:rPr>
          <w:rFonts w:ascii="Times New Roman" w:hAnsi="Times New Roman" w:cs="Times New Roman"/>
          <w:sz w:val="24"/>
          <w:szCs w:val="24"/>
        </w:rPr>
        <w:t xml:space="preserve"> </w:t>
      </w:r>
      <w:r w:rsidR="001A4B56">
        <w:rPr>
          <w:rFonts w:ascii="Times New Roman" w:hAnsi="Times New Roman" w:cs="Times New Roman"/>
          <w:sz w:val="24"/>
          <w:szCs w:val="24"/>
        </w:rPr>
        <w:t xml:space="preserve">global agriculture </w:t>
      </w:r>
      <w:r w:rsidR="00392AB5">
        <w:rPr>
          <w:rFonts w:ascii="Times New Roman" w:hAnsi="Times New Roman" w:cs="Times New Roman"/>
          <w:sz w:val="24"/>
          <w:szCs w:val="24"/>
        </w:rPr>
        <w:t xml:space="preserve">production </w:t>
      </w:r>
      <w:r w:rsidR="00001744" w:rsidRPr="00E15979">
        <w:rPr>
          <w:rFonts w:ascii="Times New Roman" w:hAnsi="Times New Roman" w:cs="Times New Roman"/>
          <w:sz w:val="24"/>
          <w:szCs w:val="24"/>
        </w:rPr>
        <w:t>and 85% of</w:t>
      </w:r>
      <w:r w:rsidR="00E96FC7">
        <w:rPr>
          <w:rFonts w:ascii="Times New Roman" w:hAnsi="Times New Roman" w:cs="Times New Roman"/>
          <w:sz w:val="24"/>
          <w:szCs w:val="24"/>
        </w:rPr>
        <w:t xml:space="preserve"> the major U.S. biofuel feedstock, corn</w:t>
      </w:r>
      <w:r w:rsidR="00923376">
        <w:rPr>
          <w:rFonts w:ascii="Times New Roman" w:hAnsi="Times New Roman" w:cs="Times New Roman"/>
          <w:sz w:val="24"/>
          <w:szCs w:val="24"/>
        </w:rPr>
        <w:t xml:space="preserve"> grain</w:t>
      </w:r>
      <w:r w:rsidR="00E96FC7">
        <w:rPr>
          <w:rFonts w:ascii="Times New Roman" w:hAnsi="Times New Roman" w:cs="Times New Roman"/>
          <w:sz w:val="24"/>
          <w:szCs w:val="24"/>
        </w:rPr>
        <w:t>,</w:t>
      </w:r>
      <w:r w:rsidR="00001744" w:rsidRPr="00E15979">
        <w:rPr>
          <w:rFonts w:ascii="Times New Roman" w:hAnsi="Times New Roman" w:cs="Times New Roman"/>
          <w:sz w:val="24"/>
          <w:szCs w:val="24"/>
        </w:rPr>
        <w:t xml:space="preserve"> </w:t>
      </w:r>
      <w:r w:rsidR="00001744">
        <w:rPr>
          <w:rFonts w:ascii="Times New Roman" w:hAnsi="Times New Roman" w:cs="Times New Roman"/>
          <w:sz w:val="24"/>
          <w:szCs w:val="24"/>
        </w:rPr>
        <w:t>is exclusively rain</w:t>
      </w:r>
      <w:r w:rsidR="00686DF5">
        <w:rPr>
          <w:rFonts w:ascii="Times New Roman" w:hAnsi="Times New Roman" w:cs="Times New Roman"/>
          <w:sz w:val="24"/>
          <w:szCs w:val="24"/>
        </w:rPr>
        <w:t>-</w:t>
      </w:r>
      <w:r w:rsidR="00001744">
        <w:rPr>
          <w:rFonts w:ascii="Times New Roman" w:hAnsi="Times New Roman" w:cs="Times New Roman"/>
          <w:sz w:val="24"/>
          <w:szCs w:val="24"/>
        </w:rPr>
        <w:t>fed (i.e., green water).</w:t>
      </w:r>
      <w:r w:rsidR="00391FE7" w:rsidRPr="000E154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&lt;EndNote&gt;&lt;Cite&gt;&lt;Author&gt;Wu&lt;/Author&gt;&lt;Year&gt;(2009)&lt;/Year&gt;&lt;RecNum&gt;15&lt;/RecNum&gt;&lt;DisplayText&gt;(12, 44)&lt;/DisplayText&gt;&lt;record&gt;&lt;rec-number&gt;15&lt;/rec-number&gt;&lt;foreign-keys&gt;&lt;key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Molden&lt;/Author&gt;&lt;Year&gt;(2007)&lt;/Year&gt;&lt;RecNum&gt;106&lt;/RecNum&gt;&lt;record&gt;&lt;rec-number&gt;106&lt;/rec-number&gt;&lt;foreign-keys&gt;&lt;key app="EN" db-id="vt0rsz0asdtxrzetxr0prw9eexvwt9wxe5tx"&gt;106&lt;/key&gt;&lt;/foreign-keys&gt;&lt;ref-type name="Book"&gt;6&lt;/ref-type&gt;&lt;contributors&gt;&lt;authors&gt;&lt;author&gt;Molden, D.&lt;/author&gt;&lt;/authors&gt;&lt;/contributors&gt;&lt;titles&gt;&lt;title&gt;&lt;style face="italic" font="default" size="100%"&gt;Water for Food, Water for Life: a Comprehensive Assessment of Water Management in Agriculture&lt;/style&gt;&lt;/title&gt;&lt;/titles&gt;&lt;dates&gt;&lt;year&gt;(2007)&lt;/year&gt;&lt;/dates&gt;&lt;pub-location&gt;London&lt;/pub-location&gt;&lt;publisher&gt;Earthscan/James &amp;amp; James&lt;/publisher&gt;&lt;urls&gt;&lt;/urls&gt;&lt;/record&gt;&lt;/Cite&gt;&lt;/EndNote&gt;</w:instrText>
      </w:r>
      <w:r w:rsidR="00391FE7" w:rsidRPr="000E154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2" w:tooltip="Wu, (2009) #15" w:history="1">
        <w:r w:rsidR="006D2C77">
          <w:rPr>
            <w:rFonts w:ascii="Times New Roman" w:hAnsi="Times New Roman" w:cs="Times New Roman"/>
            <w:noProof/>
            <w:sz w:val="24"/>
            <w:szCs w:val="24"/>
            <w:vertAlign w:val="superscript"/>
          </w:rPr>
          <w:t>12</w:t>
        </w:r>
      </w:hyperlink>
      <w:r w:rsidR="00FB36AF">
        <w:rPr>
          <w:rFonts w:ascii="Times New Roman" w:hAnsi="Times New Roman" w:cs="Times New Roman"/>
          <w:noProof/>
          <w:sz w:val="24"/>
          <w:szCs w:val="24"/>
          <w:vertAlign w:val="superscript"/>
        </w:rPr>
        <w:t xml:space="preserve">, </w:t>
      </w:r>
      <w:hyperlink w:anchor="_ENREF_44" w:tooltip="Molden, (2007) #106" w:history="1">
        <w:r w:rsidR="006D2C77">
          <w:rPr>
            <w:rFonts w:ascii="Times New Roman" w:hAnsi="Times New Roman" w:cs="Times New Roman"/>
            <w:noProof/>
            <w:sz w:val="24"/>
            <w:szCs w:val="24"/>
            <w:vertAlign w:val="superscript"/>
          </w:rPr>
          <w:t>44</w:t>
        </w:r>
      </w:hyperlink>
      <w:r w:rsidR="00FB36AF">
        <w:rPr>
          <w:rFonts w:ascii="Times New Roman" w:hAnsi="Times New Roman" w:cs="Times New Roman"/>
          <w:noProof/>
          <w:sz w:val="24"/>
          <w:szCs w:val="24"/>
          <w:vertAlign w:val="superscript"/>
        </w:rPr>
        <w:t>)</w:t>
      </w:r>
      <w:r w:rsidR="00391FE7" w:rsidRPr="000E154D">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w:t>
      </w:r>
      <w:r w:rsidR="00B85D81">
        <w:rPr>
          <w:rFonts w:ascii="Times New Roman" w:hAnsi="Times New Roman" w:cs="Times New Roman"/>
          <w:sz w:val="24"/>
          <w:szCs w:val="24"/>
        </w:rPr>
        <w:t>A</w:t>
      </w:r>
      <w:r w:rsidR="00001744">
        <w:rPr>
          <w:rFonts w:ascii="Times New Roman" w:hAnsi="Times New Roman" w:cs="Times New Roman"/>
          <w:sz w:val="24"/>
          <w:szCs w:val="24"/>
        </w:rPr>
        <w:t xml:space="preserve">nalyses </w:t>
      </w:r>
      <w:r w:rsidR="00ED0C0F">
        <w:rPr>
          <w:rFonts w:ascii="Times New Roman" w:hAnsi="Times New Roman" w:cs="Times New Roman"/>
          <w:sz w:val="24"/>
          <w:szCs w:val="24"/>
        </w:rPr>
        <w:t>that only account</w:t>
      </w:r>
      <w:r w:rsidR="00B85D81">
        <w:rPr>
          <w:rFonts w:ascii="Times New Roman" w:hAnsi="Times New Roman" w:cs="Times New Roman"/>
          <w:sz w:val="24"/>
          <w:szCs w:val="24"/>
        </w:rPr>
        <w:t xml:space="preserve"> for blue water </w:t>
      </w:r>
      <w:r w:rsidR="0071768B">
        <w:rPr>
          <w:rFonts w:ascii="Times New Roman" w:hAnsi="Times New Roman" w:cs="Times New Roman"/>
          <w:sz w:val="24"/>
          <w:szCs w:val="24"/>
        </w:rPr>
        <w:t>overlook</w:t>
      </w:r>
      <w:r w:rsidR="00B85D81">
        <w:rPr>
          <w:rFonts w:ascii="Times New Roman" w:hAnsi="Times New Roman" w:cs="Times New Roman"/>
          <w:sz w:val="24"/>
          <w:szCs w:val="24"/>
        </w:rPr>
        <w:t xml:space="preserve"> </w:t>
      </w:r>
      <w:r w:rsidR="00001744">
        <w:rPr>
          <w:rFonts w:ascii="Times New Roman" w:hAnsi="Times New Roman" w:cs="Times New Roman"/>
          <w:sz w:val="24"/>
          <w:szCs w:val="24"/>
        </w:rPr>
        <w:t xml:space="preserve">a large portion of </w:t>
      </w:r>
      <w:r w:rsidR="00B82CFC">
        <w:rPr>
          <w:rFonts w:ascii="Times New Roman" w:hAnsi="Times New Roman" w:cs="Times New Roman"/>
          <w:sz w:val="24"/>
          <w:szCs w:val="24"/>
        </w:rPr>
        <w:t xml:space="preserve">the </w:t>
      </w:r>
      <w:r w:rsidR="003D6AD2">
        <w:rPr>
          <w:rFonts w:ascii="Times New Roman" w:hAnsi="Times New Roman" w:cs="Times New Roman"/>
          <w:sz w:val="24"/>
          <w:szCs w:val="24"/>
        </w:rPr>
        <w:t>overall water consumption from rain water</w:t>
      </w:r>
      <w:r w:rsidR="00001744" w:rsidRPr="00E15979">
        <w:rPr>
          <w:rFonts w:ascii="Times New Roman" w:hAnsi="Times New Roman" w:cs="Times New Roman"/>
          <w:sz w:val="24"/>
          <w:szCs w:val="24"/>
        </w:rPr>
        <w:t xml:space="preserve">. </w:t>
      </w:r>
      <w:r w:rsidR="00B85D81">
        <w:rPr>
          <w:rFonts w:ascii="Times New Roman" w:hAnsi="Times New Roman" w:cs="Times New Roman"/>
          <w:sz w:val="24"/>
          <w:szCs w:val="24"/>
        </w:rPr>
        <w:t>Also, g</w:t>
      </w:r>
      <w:r w:rsidR="00001744">
        <w:rPr>
          <w:rFonts w:ascii="Times New Roman" w:hAnsi="Times New Roman" w:cs="Times New Roman"/>
          <w:sz w:val="24"/>
          <w:szCs w:val="24"/>
        </w:rPr>
        <w:t>reen water consumption</w:t>
      </w:r>
      <w:r w:rsidR="00E96FC7">
        <w:rPr>
          <w:rFonts w:ascii="Times New Roman" w:hAnsi="Times New Roman" w:cs="Times New Roman"/>
          <w:sz w:val="24"/>
          <w:szCs w:val="24"/>
        </w:rPr>
        <w:t>,</w:t>
      </w:r>
      <w:r w:rsidR="00001744">
        <w:rPr>
          <w:rFonts w:ascii="Times New Roman" w:hAnsi="Times New Roman" w:cs="Times New Roman"/>
          <w:sz w:val="24"/>
          <w:szCs w:val="24"/>
        </w:rPr>
        <w:t xml:space="preserve"> </w:t>
      </w:r>
      <w:r w:rsidR="00B85D81">
        <w:rPr>
          <w:rFonts w:ascii="Times New Roman" w:hAnsi="Times New Roman" w:cs="Times New Roman"/>
          <w:sz w:val="24"/>
          <w:szCs w:val="24"/>
        </w:rPr>
        <w:t>if not allocated to crop production or other uses</w:t>
      </w:r>
      <w:r w:rsidR="00E96FC7">
        <w:rPr>
          <w:rFonts w:ascii="Times New Roman" w:hAnsi="Times New Roman" w:cs="Times New Roman"/>
          <w:sz w:val="24"/>
          <w:szCs w:val="24"/>
        </w:rPr>
        <w:t>, can influence the availability of blue water</w:t>
      </w:r>
      <w:r w:rsidR="00001744">
        <w:rPr>
          <w:rFonts w:ascii="Times New Roman" w:hAnsi="Times New Roman" w:cs="Times New Roman"/>
          <w:sz w:val="24"/>
          <w:szCs w:val="24"/>
        </w:rPr>
        <w:t>.</w:t>
      </w:r>
      <w:r w:rsidR="00391FE7" w:rsidRPr="00EA58A0">
        <w:rPr>
          <w:rFonts w:ascii="Times New Roman" w:hAnsi="Times New Roman" w:cs="Times New Roman"/>
          <w:sz w:val="24"/>
          <w:szCs w:val="24"/>
          <w:vertAlign w:val="superscript"/>
        </w:rPr>
        <w:fldChar w:fldCharType="begin"/>
      </w:r>
      <w:r w:rsidR="001F2044">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391FE7" w:rsidRPr="00EA58A0">
        <w:rPr>
          <w:rFonts w:ascii="Times New Roman" w:hAnsi="Times New Roman" w:cs="Times New Roman"/>
          <w:sz w:val="24"/>
          <w:szCs w:val="24"/>
          <w:vertAlign w:val="superscript"/>
        </w:rPr>
        <w:fldChar w:fldCharType="separate"/>
      </w:r>
      <w:r w:rsidR="001F2044">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1F2044">
        <w:rPr>
          <w:rFonts w:ascii="Times New Roman" w:hAnsi="Times New Roman" w:cs="Times New Roman"/>
          <w:noProof/>
          <w:sz w:val="24"/>
          <w:szCs w:val="24"/>
          <w:vertAlign w:val="superscript"/>
        </w:rPr>
        <w:t>)</w:t>
      </w:r>
      <w:r w:rsidR="00391FE7" w:rsidRPr="00EA58A0">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For example, </w:t>
      </w:r>
      <w:r w:rsidR="00D220BE">
        <w:rPr>
          <w:rFonts w:ascii="Times New Roman" w:hAnsi="Times New Roman" w:cs="Times New Roman"/>
          <w:sz w:val="24"/>
          <w:szCs w:val="24"/>
        </w:rPr>
        <w:t>increases in</w:t>
      </w:r>
      <w:r w:rsidR="00001744">
        <w:rPr>
          <w:rFonts w:ascii="Times New Roman" w:hAnsi="Times New Roman" w:cs="Times New Roman"/>
          <w:sz w:val="24"/>
          <w:szCs w:val="24"/>
        </w:rPr>
        <w:t xml:space="preserve"> </w:t>
      </w:r>
      <w:r w:rsidR="00A3168B">
        <w:rPr>
          <w:rFonts w:ascii="Times New Roman" w:hAnsi="Times New Roman" w:cs="Times New Roman"/>
          <w:sz w:val="24"/>
          <w:szCs w:val="24"/>
        </w:rPr>
        <w:t xml:space="preserve">the </w:t>
      </w:r>
      <w:r w:rsidR="00001744">
        <w:rPr>
          <w:rFonts w:ascii="Times New Roman" w:hAnsi="Times New Roman" w:cs="Times New Roman"/>
          <w:sz w:val="24"/>
          <w:szCs w:val="24"/>
        </w:rPr>
        <w:t xml:space="preserve">green </w:t>
      </w:r>
      <w:r w:rsidR="00A3168B">
        <w:rPr>
          <w:rFonts w:ascii="Times New Roman" w:hAnsi="Times New Roman" w:cs="Times New Roman"/>
          <w:sz w:val="24"/>
          <w:szCs w:val="24"/>
        </w:rPr>
        <w:t>water footprint</w:t>
      </w:r>
      <w:r w:rsidR="00001744">
        <w:rPr>
          <w:rFonts w:ascii="Times New Roman" w:hAnsi="Times New Roman" w:cs="Times New Roman"/>
          <w:sz w:val="24"/>
          <w:szCs w:val="24"/>
        </w:rPr>
        <w:t xml:space="preserve"> </w:t>
      </w:r>
      <w:r w:rsidR="00D220BE">
        <w:rPr>
          <w:rFonts w:ascii="Times New Roman" w:hAnsi="Times New Roman" w:cs="Times New Roman"/>
          <w:sz w:val="24"/>
          <w:szCs w:val="24"/>
        </w:rPr>
        <w:t xml:space="preserve">can </w:t>
      </w:r>
      <w:r w:rsidR="00001744">
        <w:rPr>
          <w:rFonts w:ascii="Times New Roman" w:hAnsi="Times New Roman" w:cs="Times New Roman"/>
          <w:sz w:val="24"/>
          <w:szCs w:val="24"/>
        </w:rPr>
        <w:t xml:space="preserve">increase </w:t>
      </w:r>
      <w:r w:rsidR="00D220BE">
        <w:rPr>
          <w:rFonts w:ascii="Times New Roman" w:hAnsi="Times New Roman" w:cs="Times New Roman"/>
          <w:sz w:val="24"/>
          <w:szCs w:val="24"/>
        </w:rPr>
        <w:t xml:space="preserve">the time </w:t>
      </w:r>
      <w:r w:rsidR="00B85D81">
        <w:rPr>
          <w:rFonts w:ascii="Times New Roman" w:hAnsi="Times New Roman" w:cs="Times New Roman"/>
          <w:sz w:val="24"/>
          <w:szCs w:val="24"/>
        </w:rPr>
        <w:t xml:space="preserve">needed </w:t>
      </w:r>
      <w:r w:rsidR="00D220BE">
        <w:rPr>
          <w:rFonts w:ascii="Times New Roman" w:hAnsi="Times New Roman" w:cs="Times New Roman"/>
          <w:sz w:val="24"/>
          <w:szCs w:val="24"/>
        </w:rPr>
        <w:t xml:space="preserve">for </w:t>
      </w:r>
      <w:r w:rsidR="00001744">
        <w:rPr>
          <w:rFonts w:ascii="Times New Roman" w:hAnsi="Times New Roman" w:cs="Times New Roman"/>
          <w:sz w:val="24"/>
          <w:szCs w:val="24"/>
        </w:rPr>
        <w:t>aquifer</w:t>
      </w:r>
      <w:r w:rsidR="00D220BE">
        <w:rPr>
          <w:rFonts w:ascii="Times New Roman" w:hAnsi="Times New Roman" w:cs="Times New Roman"/>
          <w:sz w:val="24"/>
          <w:szCs w:val="24"/>
        </w:rPr>
        <w:t>s</w:t>
      </w:r>
      <w:r w:rsidR="00001744">
        <w:rPr>
          <w:rFonts w:ascii="Times New Roman" w:hAnsi="Times New Roman" w:cs="Times New Roman"/>
          <w:sz w:val="24"/>
          <w:szCs w:val="24"/>
        </w:rPr>
        <w:t xml:space="preserve"> </w:t>
      </w:r>
      <w:r w:rsidR="00D220BE">
        <w:rPr>
          <w:rFonts w:ascii="Times New Roman" w:hAnsi="Times New Roman" w:cs="Times New Roman"/>
          <w:sz w:val="24"/>
          <w:szCs w:val="24"/>
        </w:rPr>
        <w:t xml:space="preserve">to </w:t>
      </w:r>
      <w:r w:rsidR="00001744">
        <w:rPr>
          <w:rFonts w:ascii="Times New Roman" w:hAnsi="Times New Roman" w:cs="Times New Roman"/>
          <w:sz w:val="24"/>
          <w:szCs w:val="24"/>
        </w:rPr>
        <w:t>recharge</w:t>
      </w:r>
      <w:r w:rsidR="00B85D81">
        <w:rPr>
          <w:rFonts w:ascii="Times New Roman" w:hAnsi="Times New Roman" w:cs="Times New Roman"/>
          <w:sz w:val="24"/>
          <w:szCs w:val="24"/>
        </w:rPr>
        <w:t xml:space="preserve"> their water storage</w:t>
      </w:r>
      <w:r w:rsidR="001A4B56">
        <w:rPr>
          <w:rFonts w:ascii="Times New Roman" w:hAnsi="Times New Roman" w:cs="Times New Roman"/>
          <w:sz w:val="24"/>
          <w:szCs w:val="24"/>
        </w:rPr>
        <w:t>s</w:t>
      </w:r>
      <w:r w:rsidR="00001744">
        <w:rPr>
          <w:rFonts w:ascii="Times New Roman" w:hAnsi="Times New Roman" w:cs="Times New Roman"/>
          <w:sz w:val="24"/>
          <w:szCs w:val="24"/>
        </w:rPr>
        <w:t xml:space="preserve">. </w:t>
      </w:r>
    </w:p>
    <w:p w:rsidR="00001744" w:rsidRDefault="0000174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B</w:t>
      </w:r>
      <w:r w:rsidRPr="00FD2585">
        <w:rPr>
          <w:rFonts w:ascii="Times New Roman" w:hAnsi="Times New Roman" w:cs="Times New Roman"/>
          <w:sz w:val="24"/>
          <w:szCs w:val="24"/>
        </w:rPr>
        <w:t>io</w:t>
      </w:r>
      <w:ins w:id="493" w:author="ewarner" w:date="2014-07-15T14:16:00Z">
        <w:r w:rsidR="004E36AF">
          <w:rPr>
            <w:rFonts w:ascii="Times New Roman" w:hAnsi="Times New Roman" w:cs="Times New Roman"/>
            <w:sz w:val="24"/>
            <w:szCs w:val="24"/>
          </w:rPr>
          <w:t>fuel</w:t>
        </w:r>
      </w:ins>
      <w:del w:id="494" w:author="ewarner" w:date="2014-07-15T14:16:00Z">
        <w:r w:rsidRPr="00FD2585" w:rsidDel="004E36AF">
          <w:rPr>
            <w:rFonts w:ascii="Times New Roman" w:hAnsi="Times New Roman" w:cs="Times New Roman"/>
            <w:sz w:val="24"/>
            <w:szCs w:val="24"/>
          </w:rPr>
          <w:delText>energy</w:delText>
        </w:r>
      </w:del>
      <w:r w:rsidRPr="00FD2585">
        <w:rPr>
          <w:rFonts w:ascii="Times New Roman" w:hAnsi="Times New Roman" w:cs="Times New Roman"/>
          <w:sz w:val="24"/>
          <w:szCs w:val="24"/>
        </w:rPr>
        <w:t xml:space="preserve"> systems are complex and </w:t>
      </w:r>
      <w:r w:rsidR="004C5D71">
        <w:rPr>
          <w:rFonts w:ascii="Times New Roman" w:hAnsi="Times New Roman" w:cs="Times New Roman"/>
          <w:sz w:val="24"/>
          <w:szCs w:val="24"/>
        </w:rPr>
        <w:t xml:space="preserve">highly </w:t>
      </w:r>
      <w:r w:rsidRPr="00FD2585">
        <w:rPr>
          <w:rFonts w:ascii="Times New Roman" w:hAnsi="Times New Roman" w:cs="Times New Roman"/>
          <w:sz w:val="24"/>
          <w:szCs w:val="24"/>
        </w:rPr>
        <w:t>variab</w:t>
      </w:r>
      <w:r>
        <w:rPr>
          <w:rFonts w:ascii="Times New Roman" w:hAnsi="Times New Roman" w:cs="Times New Roman"/>
          <w:sz w:val="24"/>
          <w:szCs w:val="24"/>
        </w:rPr>
        <w:t xml:space="preserve">le </w:t>
      </w:r>
      <w:r w:rsidR="004C5D71">
        <w:rPr>
          <w:rFonts w:ascii="Times New Roman" w:hAnsi="Times New Roman" w:cs="Times New Roman"/>
          <w:sz w:val="24"/>
          <w:szCs w:val="24"/>
        </w:rPr>
        <w:t xml:space="preserve">because of </w:t>
      </w:r>
      <w:r>
        <w:rPr>
          <w:rFonts w:ascii="Times New Roman" w:hAnsi="Times New Roman" w:cs="Times New Roman"/>
          <w:sz w:val="24"/>
          <w:szCs w:val="24"/>
        </w:rPr>
        <w:t xml:space="preserve">the </w:t>
      </w:r>
      <w:r w:rsidR="004C5D71">
        <w:rPr>
          <w:rFonts w:ascii="Times New Roman" w:hAnsi="Times New Roman" w:cs="Times New Roman"/>
          <w:sz w:val="24"/>
          <w:szCs w:val="24"/>
        </w:rPr>
        <w:t xml:space="preserve">numerous </w:t>
      </w:r>
      <w:r w:rsidR="00F57BF2">
        <w:rPr>
          <w:rFonts w:ascii="Times New Roman" w:hAnsi="Times New Roman" w:cs="Times New Roman"/>
          <w:sz w:val="24"/>
          <w:szCs w:val="24"/>
        </w:rPr>
        <w:t xml:space="preserve">possible </w:t>
      </w:r>
      <w:r w:rsidR="0063295C">
        <w:rPr>
          <w:rFonts w:ascii="Times New Roman" w:hAnsi="Times New Roman" w:cs="Times New Roman"/>
          <w:sz w:val="24"/>
          <w:szCs w:val="24"/>
        </w:rPr>
        <w:t>f</w:t>
      </w:r>
      <w:r>
        <w:rPr>
          <w:rFonts w:ascii="Times New Roman" w:hAnsi="Times New Roman" w:cs="Times New Roman"/>
          <w:sz w:val="24"/>
          <w:szCs w:val="24"/>
        </w:rPr>
        <w:t xml:space="preserve">eedstocks </w:t>
      </w:r>
      <w:r w:rsidR="00F57BF2">
        <w:rPr>
          <w:rFonts w:ascii="Times New Roman" w:hAnsi="Times New Roman" w:cs="Times New Roman"/>
          <w:sz w:val="24"/>
          <w:szCs w:val="24"/>
        </w:rPr>
        <w:t xml:space="preserve">that can be utilized </w:t>
      </w:r>
      <w:r>
        <w:rPr>
          <w:rFonts w:ascii="Times New Roman" w:hAnsi="Times New Roman" w:cs="Times New Roman"/>
          <w:sz w:val="24"/>
          <w:szCs w:val="24"/>
        </w:rPr>
        <w:t>and en</w:t>
      </w:r>
      <w:r w:rsidR="00E96FC7">
        <w:rPr>
          <w:rFonts w:ascii="Times New Roman" w:hAnsi="Times New Roman" w:cs="Times New Roman"/>
          <w:sz w:val="24"/>
          <w:szCs w:val="24"/>
        </w:rPr>
        <w:t>d uses</w:t>
      </w:r>
      <w:r w:rsidR="004C5D71">
        <w:rPr>
          <w:rFonts w:ascii="Times New Roman" w:hAnsi="Times New Roman" w:cs="Times New Roman"/>
          <w:sz w:val="24"/>
          <w:szCs w:val="24"/>
        </w:rPr>
        <w:t xml:space="preserve"> that are available</w:t>
      </w:r>
      <w:r>
        <w:rPr>
          <w:rFonts w:ascii="Times New Roman" w:hAnsi="Times New Roman" w:cs="Times New Roman"/>
          <w:sz w:val="24"/>
          <w:szCs w:val="24"/>
        </w:rPr>
        <w:t>. Figure 1</w:t>
      </w:r>
      <w:r w:rsidR="004C5D71">
        <w:rPr>
          <w:rFonts w:ascii="Times New Roman" w:hAnsi="Times New Roman" w:cs="Times New Roman"/>
          <w:sz w:val="24"/>
          <w:szCs w:val="24"/>
        </w:rPr>
        <w:t xml:space="preserve"> presents a generalized outline of many bio</w:t>
      </w:r>
      <w:ins w:id="495" w:author="ewarner" w:date="2014-07-15T14:17:00Z">
        <w:r w:rsidR="004E36AF">
          <w:rPr>
            <w:rFonts w:ascii="Times New Roman" w:hAnsi="Times New Roman" w:cs="Times New Roman"/>
            <w:sz w:val="24"/>
            <w:szCs w:val="24"/>
          </w:rPr>
          <w:t>mass</w:t>
        </w:r>
      </w:ins>
      <w:del w:id="496" w:author="ewarner" w:date="2014-07-15T14:17:00Z">
        <w:r w:rsidR="004C5D71" w:rsidDel="004E36AF">
          <w:rPr>
            <w:rFonts w:ascii="Times New Roman" w:hAnsi="Times New Roman" w:cs="Times New Roman"/>
            <w:sz w:val="24"/>
            <w:szCs w:val="24"/>
          </w:rPr>
          <w:delText>energy</w:delText>
        </w:r>
      </w:del>
      <w:r w:rsidR="004C5D71">
        <w:rPr>
          <w:rFonts w:ascii="Times New Roman" w:hAnsi="Times New Roman" w:cs="Times New Roman"/>
          <w:sz w:val="24"/>
          <w:szCs w:val="24"/>
        </w:rPr>
        <w:t xml:space="preserve"> production systems</w:t>
      </w:r>
      <w:ins w:id="497" w:author="ewarner" w:date="2014-07-15T14:17:00Z">
        <w:r w:rsidR="004E36AF">
          <w:rPr>
            <w:rFonts w:ascii="Times New Roman" w:hAnsi="Times New Roman" w:cs="Times New Roman"/>
            <w:sz w:val="24"/>
            <w:szCs w:val="24"/>
          </w:rPr>
          <w:t xml:space="preserve"> including biofuels</w:t>
        </w:r>
      </w:ins>
      <w:r>
        <w:rPr>
          <w:rFonts w:ascii="Times New Roman" w:hAnsi="Times New Roman" w:cs="Times New Roman"/>
          <w:sz w:val="24"/>
          <w:szCs w:val="24"/>
        </w:rPr>
        <w:t>. Currently, bioheat and biopower are typically produced from lignocellulosic crops and biofuels from oil, sugar</w:t>
      </w:r>
      <w:r w:rsidR="00903D5B">
        <w:rPr>
          <w:rFonts w:ascii="Times New Roman" w:hAnsi="Times New Roman" w:cs="Times New Roman"/>
          <w:sz w:val="24"/>
          <w:szCs w:val="24"/>
        </w:rPr>
        <w:t>,</w:t>
      </w:r>
      <w:r w:rsidR="00614A49">
        <w:rPr>
          <w:rFonts w:ascii="Times New Roman" w:hAnsi="Times New Roman" w:cs="Times New Roman"/>
          <w:sz w:val="24"/>
          <w:szCs w:val="24"/>
        </w:rPr>
        <w:t xml:space="preserve"> and </w:t>
      </w:r>
      <w:r>
        <w:rPr>
          <w:rFonts w:ascii="Times New Roman" w:hAnsi="Times New Roman" w:cs="Times New Roman"/>
          <w:sz w:val="24"/>
          <w:szCs w:val="24"/>
        </w:rPr>
        <w:t xml:space="preserve">starch crops. </w:t>
      </w:r>
      <w:r w:rsidR="004C5D71">
        <w:rPr>
          <w:rFonts w:ascii="Times New Roman" w:hAnsi="Times New Roman" w:cs="Times New Roman"/>
          <w:sz w:val="24"/>
          <w:szCs w:val="24"/>
        </w:rPr>
        <w:t xml:space="preserve">Each of the feedstock choices illustrated in Figure 1 </w:t>
      </w:r>
      <w:r w:rsidR="00275B11">
        <w:rPr>
          <w:rFonts w:ascii="Times New Roman" w:hAnsi="Times New Roman" w:cs="Times New Roman"/>
          <w:sz w:val="24"/>
          <w:szCs w:val="24"/>
        </w:rPr>
        <w:t xml:space="preserve">has a </w:t>
      </w:r>
      <w:r w:rsidR="004C5D71">
        <w:rPr>
          <w:rFonts w:ascii="Times New Roman" w:hAnsi="Times New Roman" w:cs="Times New Roman"/>
          <w:sz w:val="24"/>
          <w:szCs w:val="24"/>
        </w:rPr>
        <w:t>different water requirement</w:t>
      </w:r>
      <w:r w:rsidR="00903D5B">
        <w:rPr>
          <w:rFonts w:ascii="Times New Roman" w:hAnsi="Times New Roman" w:cs="Times New Roman"/>
          <w:sz w:val="24"/>
          <w:szCs w:val="24"/>
        </w:rPr>
        <w:t>,</w:t>
      </w:r>
      <w:r w:rsidR="004C5D71">
        <w:rPr>
          <w:rFonts w:ascii="Times New Roman" w:hAnsi="Times New Roman" w:cs="Times New Roman"/>
          <w:sz w:val="24"/>
          <w:szCs w:val="24"/>
        </w:rPr>
        <w:t xml:space="preserve"> both in terms of </w:t>
      </w:r>
      <w:r w:rsidR="00903D5B">
        <w:rPr>
          <w:rFonts w:ascii="Times New Roman" w:hAnsi="Times New Roman" w:cs="Times New Roman"/>
          <w:sz w:val="24"/>
          <w:szCs w:val="24"/>
        </w:rPr>
        <w:t xml:space="preserve">a </w:t>
      </w:r>
      <w:r w:rsidR="004C5D71">
        <w:rPr>
          <w:rFonts w:ascii="Times New Roman" w:hAnsi="Times New Roman" w:cs="Times New Roman"/>
          <w:sz w:val="24"/>
          <w:szCs w:val="24"/>
        </w:rPr>
        <w:t xml:space="preserve">crop’s physiological water needs and in terms of where </w:t>
      </w:r>
      <w:r w:rsidR="00903D5B">
        <w:rPr>
          <w:rFonts w:ascii="Times New Roman" w:hAnsi="Times New Roman" w:cs="Times New Roman"/>
          <w:sz w:val="24"/>
          <w:szCs w:val="24"/>
        </w:rPr>
        <w:t xml:space="preserve">a </w:t>
      </w:r>
      <w:r w:rsidR="004C5D71">
        <w:rPr>
          <w:rFonts w:ascii="Times New Roman" w:hAnsi="Times New Roman" w:cs="Times New Roman"/>
          <w:sz w:val="24"/>
          <w:szCs w:val="24"/>
        </w:rPr>
        <w:t>crop is typically grown. The choice of feedstock has a significant impact on the overall water consumption related to a given bio</w:t>
      </w:r>
      <w:ins w:id="498" w:author="ewarner" w:date="2014-07-15T14:17:00Z">
        <w:r w:rsidR="004E36AF">
          <w:rPr>
            <w:rFonts w:ascii="Times New Roman" w:hAnsi="Times New Roman" w:cs="Times New Roman"/>
            <w:sz w:val="24"/>
            <w:szCs w:val="24"/>
          </w:rPr>
          <w:t>fuel</w:t>
        </w:r>
      </w:ins>
      <w:del w:id="499" w:author="ewarner" w:date="2014-07-15T14:17:00Z">
        <w:r w:rsidR="004C5D71" w:rsidDel="004E36AF">
          <w:rPr>
            <w:rFonts w:ascii="Times New Roman" w:hAnsi="Times New Roman" w:cs="Times New Roman"/>
            <w:sz w:val="24"/>
            <w:szCs w:val="24"/>
          </w:rPr>
          <w:delText>energy</w:delText>
        </w:r>
      </w:del>
      <w:r w:rsidR="004C5D71">
        <w:rPr>
          <w:rFonts w:ascii="Times New Roman" w:hAnsi="Times New Roman" w:cs="Times New Roman"/>
          <w:sz w:val="24"/>
          <w:szCs w:val="24"/>
        </w:rPr>
        <w:t xml:space="preserve"> pathway. </w:t>
      </w:r>
    </w:p>
    <w:p w:rsidR="00001744" w:rsidRDefault="0000174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diversity in bio</w:t>
      </w:r>
      <w:ins w:id="500" w:author="ewarner" w:date="2014-07-15T14:17:00Z">
        <w:r w:rsidR="00E80AC3">
          <w:rPr>
            <w:rFonts w:ascii="Times New Roman" w:hAnsi="Times New Roman" w:cs="Times New Roman"/>
            <w:sz w:val="24"/>
            <w:szCs w:val="24"/>
          </w:rPr>
          <w:t>fuel</w:t>
        </w:r>
      </w:ins>
      <w:del w:id="501" w:author="ewarner" w:date="2014-07-15T14:17:00Z">
        <w:r w:rsidDel="00E80AC3">
          <w:rPr>
            <w:rFonts w:ascii="Times New Roman" w:hAnsi="Times New Roman" w:cs="Times New Roman"/>
            <w:sz w:val="24"/>
            <w:szCs w:val="24"/>
          </w:rPr>
          <w:delText>energy</w:delText>
        </w:r>
      </w:del>
      <w:r>
        <w:rPr>
          <w:rFonts w:ascii="Times New Roman" w:hAnsi="Times New Roman" w:cs="Times New Roman"/>
          <w:sz w:val="24"/>
          <w:szCs w:val="24"/>
        </w:rPr>
        <w:t xml:space="preserve"> feedstocks has important implications with regards to managing water resources. Making choices between feedstocks that could achieve similar ends (e.g., policy requirements) </w:t>
      </w:r>
      <w:r w:rsidR="006953A8">
        <w:rPr>
          <w:rFonts w:ascii="Times New Roman" w:hAnsi="Times New Roman" w:cs="Times New Roman"/>
          <w:sz w:val="24"/>
          <w:szCs w:val="24"/>
        </w:rPr>
        <w:t xml:space="preserve">but have </w:t>
      </w:r>
      <w:r>
        <w:rPr>
          <w:rFonts w:ascii="Times New Roman" w:hAnsi="Times New Roman" w:cs="Times New Roman"/>
          <w:sz w:val="24"/>
          <w:szCs w:val="24"/>
        </w:rPr>
        <w:t>different</w:t>
      </w:r>
      <w:r w:rsidR="00A82BE6">
        <w:rPr>
          <w:rFonts w:ascii="Times New Roman" w:hAnsi="Times New Roman" w:cs="Times New Roman"/>
          <w:sz w:val="24"/>
          <w:szCs w:val="24"/>
        </w:rPr>
        <w:t xml:space="preserve"> implications for</w:t>
      </w:r>
      <w:r>
        <w:rPr>
          <w:rFonts w:ascii="Times New Roman" w:hAnsi="Times New Roman" w:cs="Times New Roman"/>
          <w:sz w:val="24"/>
          <w:szCs w:val="24"/>
        </w:rPr>
        <w:t xml:space="preserve"> water consumption necessitates the ability to evaluate and compare </w:t>
      </w:r>
      <w:r w:rsidR="00C3614B">
        <w:rPr>
          <w:rFonts w:ascii="Times New Roman" w:hAnsi="Times New Roman" w:cs="Times New Roman"/>
          <w:sz w:val="24"/>
          <w:szCs w:val="24"/>
        </w:rPr>
        <w:t>them</w:t>
      </w:r>
      <w:r>
        <w:rPr>
          <w:rFonts w:ascii="Times New Roman" w:hAnsi="Times New Roman" w:cs="Times New Roman"/>
          <w:sz w:val="24"/>
          <w:szCs w:val="24"/>
        </w:rPr>
        <w:t xml:space="preserve">. </w:t>
      </w:r>
      <w:ins w:id="502" w:author="ewarner" w:date="2014-07-15T14:33:00Z">
        <w:r w:rsidR="00D97558">
          <w:rPr>
            <w:rFonts w:ascii="Times New Roman" w:hAnsi="Times New Roman" w:cs="Times New Roman"/>
            <w:sz w:val="24"/>
            <w:szCs w:val="24"/>
          </w:rPr>
          <w:t xml:space="preserve">Across the reviewed literature a relatively comprehensive </w:t>
        </w:r>
      </w:ins>
      <w:ins w:id="503" w:author="ewarner" w:date="2014-07-15T14:34:00Z">
        <w:r w:rsidR="00D97558">
          <w:rPr>
            <w:rFonts w:ascii="Times New Roman" w:hAnsi="Times New Roman" w:cs="Times New Roman"/>
            <w:sz w:val="24"/>
            <w:szCs w:val="24"/>
          </w:rPr>
          <w:t>assessment</w:t>
        </w:r>
      </w:ins>
      <w:ins w:id="504" w:author="ewarner" w:date="2014-07-15T14:33:00Z">
        <w:r w:rsidR="00D97558">
          <w:rPr>
            <w:rFonts w:ascii="Times New Roman" w:hAnsi="Times New Roman" w:cs="Times New Roman"/>
            <w:sz w:val="24"/>
            <w:szCs w:val="24"/>
          </w:rPr>
          <w:t xml:space="preserve"> of biofuel feedstock options using a consistent set of methods is lack</w:t>
        </w:r>
      </w:ins>
      <w:ins w:id="505" w:author="ewarner" w:date="2014-07-15T14:34:00Z">
        <w:r w:rsidR="00D97558">
          <w:rPr>
            <w:rFonts w:ascii="Times New Roman" w:hAnsi="Times New Roman" w:cs="Times New Roman"/>
            <w:sz w:val="24"/>
            <w:szCs w:val="24"/>
          </w:rPr>
          <w:t xml:space="preserve"> even of more recent studies are working towards this goal</w:t>
        </w:r>
      </w:ins>
      <w:ins w:id="506" w:author="ewarner" w:date="2014-07-15T14:33:00Z">
        <w:r w:rsidR="00D97558">
          <w:rPr>
            <w:rFonts w:ascii="Times New Roman" w:hAnsi="Times New Roman" w:cs="Times New Roman"/>
            <w:sz w:val="24"/>
            <w:szCs w:val="24"/>
          </w:rPr>
          <w:t>.</w:t>
        </w:r>
      </w:ins>
      <w:r w:rsidR="00391FE7" w:rsidRPr="00391FE7">
        <w:rPr>
          <w:rFonts w:ascii="Times New Roman" w:hAnsi="Times New Roman" w:cs="Times New Roman"/>
          <w:sz w:val="24"/>
          <w:szCs w:val="24"/>
          <w:vertAlign w:val="superscript"/>
          <w:rPrChange w:id="507" w:author="ewarner" w:date="2014-07-15T14:37:00Z">
            <w:rPr>
              <w:rFonts w:ascii="Times New Roman" w:hAnsi="Times New Roman" w:cs="Times New Roman"/>
              <w:sz w:val="24"/>
              <w:szCs w:val="24"/>
            </w:rPr>
          </w:rPrChange>
        </w:rPr>
        <w:fldChar w:fldCharType="begin">
          <w:fldData xml:space="preserve">PEVuZE5vdGU+PENpdGU+PEF1dGhvcj5XdTwvQXV0aG9yPjxZZWFyPigyMDEyKTwvWWVhcj48UmVj
TnVtPjExODwvUmVjTnVtPjxEaXNwbGF5VGV4dD4oMzMtMzUpPC9EaXNwbGF5VGV4dD48cmVjb3Jk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391FE7" w:rsidRPr="00391FE7">
        <w:rPr>
          <w:rFonts w:ascii="Times New Roman" w:hAnsi="Times New Roman" w:cs="Times New Roman"/>
          <w:sz w:val="24"/>
          <w:szCs w:val="24"/>
          <w:vertAlign w:val="superscript"/>
          <w:rPrChange w:id="508" w:author="ewarner" w:date="2014-07-15T14:37:00Z">
            <w:rPr>
              <w:rFonts w:ascii="Times New Roman" w:hAnsi="Times New Roman" w:cs="Times New Roman"/>
              <w:sz w:val="24"/>
              <w:szCs w:val="24"/>
            </w:rPr>
          </w:rPrChange>
        </w:rPr>
        <w:instrText xml:space="preserve"> ADDIN EN.CITE </w:instrText>
      </w:r>
      <w:r w:rsidR="00391FE7" w:rsidRPr="00391FE7">
        <w:rPr>
          <w:rFonts w:ascii="Times New Roman" w:hAnsi="Times New Roman" w:cs="Times New Roman"/>
          <w:sz w:val="24"/>
          <w:szCs w:val="24"/>
          <w:vertAlign w:val="superscript"/>
          <w:rPrChange w:id="509" w:author="ewarner" w:date="2014-07-15T14:37:00Z">
            <w:rPr>
              <w:rFonts w:ascii="Times New Roman" w:hAnsi="Times New Roman" w:cs="Times New Roman"/>
              <w:sz w:val="24"/>
              <w:szCs w:val="24"/>
            </w:rPr>
          </w:rPrChange>
        </w:rPr>
        <w:fldChar w:fldCharType="begin">
          <w:fldData xml:space="preserve">PEVuZE5vdGU+PENpdGU+PEF1dGhvcj5XdTwvQXV0aG9yPjxZZWFyPigyMDEyKTwvWWVhcj48UmVj
TnVtPjExODwvUmVjTnVtPjxEaXNwbGF5VGV4dD4oMzMtMzUpPC9EaXNwbGF5VGV4dD48cmVjb3Jk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391FE7" w:rsidRPr="00391FE7">
        <w:rPr>
          <w:rFonts w:ascii="Times New Roman" w:hAnsi="Times New Roman" w:cs="Times New Roman"/>
          <w:sz w:val="24"/>
          <w:szCs w:val="24"/>
          <w:vertAlign w:val="superscript"/>
          <w:rPrChange w:id="510" w:author="ewarner" w:date="2014-07-15T14:37:00Z">
            <w:rPr>
              <w:rFonts w:ascii="Times New Roman" w:hAnsi="Times New Roman" w:cs="Times New Roman"/>
              <w:sz w:val="24"/>
              <w:szCs w:val="24"/>
            </w:rPr>
          </w:rPrChange>
        </w:rPr>
        <w:instrText xml:space="preserve"> ADDIN EN.CITE.DATA </w:instrText>
      </w:r>
      <w:r w:rsidR="00391FE7" w:rsidRPr="00391FE7">
        <w:rPr>
          <w:rFonts w:ascii="Times New Roman" w:hAnsi="Times New Roman" w:cs="Times New Roman"/>
          <w:sz w:val="24"/>
          <w:szCs w:val="24"/>
          <w:vertAlign w:val="superscript"/>
          <w:rPrChange w:id="511" w:author="ewarner" w:date="2014-07-15T14:37:00Z">
            <w:rPr>
              <w:rFonts w:ascii="Times New Roman" w:hAnsi="Times New Roman" w:cs="Times New Roman"/>
              <w:sz w:val="24"/>
              <w:szCs w:val="24"/>
              <w:vertAlign w:val="superscript"/>
            </w:rPr>
          </w:rPrChange>
        </w:rPr>
      </w:r>
      <w:r w:rsidR="00391FE7" w:rsidRPr="00391FE7">
        <w:rPr>
          <w:rFonts w:ascii="Times New Roman" w:hAnsi="Times New Roman" w:cs="Times New Roman"/>
          <w:sz w:val="24"/>
          <w:szCs w:val="24"/>
          <w:vertAlign w:val="superscript"/>
          <w:rPrChange w:id="512" w:author="ewarner" w:date="2014-07-15T14:37:00Z">
            <w:rPr>
              <w:rFonts w:ascii="Times New Roman" w:hAnsi="Times New Roman" w:cs="Times New Roman"/>
              <w:sz w:val="24"/>
              <w:szCs w:val="24"/>
            </w:rPr>
          </w:rPrChange>
        </w:rPr>
        <w:fldChar w:fldCharType="end"/>
      </w:r>
      <w:r w:rsidR="00391FE7" w:rsidRPr="00391FE7">
        <w:rPr>
          <w:rFonts w:ascii="Times New Roman" w:hAnsi="Times New Roman" w:cs="Times New Roman"/>
          <w:sz w:val="24"/>
          <w:szCs w:val="24"/>
          <w:vertAlign w:val="superscript"/>
          <w:rPrChange w:id="513" w:author="ewarner" w:date="2014-07-15T14:37:00Z">
            <w:rPr>
              <w:rFonts w:ascii="Times New Roman" w:hAnsi="Times New Roman" w:cs="Times New Roman"/>
              <w:sz w:val="24"/>
              <w:szCs w:val="24"/>
              <w:vertAlign w:val="superscript"/>
            </w:rPr>
          </w:rPrChange>
        </w:rPr>
      </w:r>
      <w:r w:rsidR="00391FE7" w:rsidRPr="00391FE7">
        <w:rPr>
          <w:rFonts w:ascii="Times New Roman" w:hAnsi="Times New Roman" w:cs="Times New Roman"/>
          <w:sz w:val="24"/>
          <w:szCs w:val="24"/>
          <w:vertAlign w:val="superscript"/>
          <w:rPrChange w:id="514" w:author="ewarner" w:date="2014-07-15T14:37:00Z">
            <w:rPr>
              <w:rFonts w:ascii="Times New Roman" w:hAnsi="Times New Roman" w:cs="Times New Roman"/>
              <w:sz w:val="24"/>
              <w:szCs w:val="24"/>
            </w:rPr>
          </w:rPrChange>
        </w:rPr>
        <w:fldChar w:fldCharType="separate"/>
      </w:r>
      <w:proofErr w:type="gramStart"/>
      <w:r w:rsidR="00391FE7" w:rsidRPr="00391FE7">
        <w:rPr>
          <w:rFonts w:ascii="Times New Roman" w:hAnsi="Times New Roman" w:cs="Times New Roman"/>
          <w:noProof/>
          <w:sz w:val="24"/>
          <w:szCs w:val="24"/>
          <w:vertAlign w:val="superscript"/>
          <w:rPrChange w:id="515" w:author="ewarner" w:date="2014-07-15T14:37:00Z">
            <w:rPr>
              <w:rFonts w:ascii="Times New Roman" w:hAnsi="Times New Roman" w:cs="Times New Roman"/>
              <w:noProof/>
              <w:sz w:val="24"/>
              <w:szCs w:val="24"/>
            </w:rPr>
          </w:rPrChange>
        </w:rPr>
        <w:t>(</w:t>
      </w:r>
      <w:r w:rsidR="00391FE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"_ENREF_33" \o "Wu, (2012) #118" </w:instrText>
      </w:r>
      <w:r w:rsidR="00391FE7">
        <w:rPr>
          <w:rFonts w:ascii="Times New Roman" w:hAnsi="Times New Roman" w:cs="Times New Roman"/>
          <w:noProof/>
          <w:sz w:val="24"/>
          <w:szCs w:val="24"/>
          <w:vertAlign w:val="superscript"/>
        </w:rPr>
        <w:fldChar w:fldCharType="separate"/>
      </w:r>
      <w:r w:rsidR="00391FE7" w:rsidRPr="00391FE7">
        <w:rPr>
          <w:rFonts w:ascii="Times New Roman" w:hAnsi="Times New Roman" w:cs="Times New Roman"/>
          <w:noProof/>
          <w:sz w:val="24"/>
          <w:szCs w:val="24"/>
          <w:vertAlign w:val="superscript"/>
          <w:rPrChange w:id="516" w:author="ewarner" w:date="2014-07-15T14:37:00Z">
            <w:rPr>
              <w:rFonts w:ascii="Times New Roman" w:hAnsi="Times New Roman" w:cs="Times New Roman"/>
              <w:noProof/>
              <w:sz w:val="24"/>
              <w:szCs w:val="24"/>
            </w:rPr>
          </w:rPrChange>
        </w:rPr>
        <w:t>33-35</w:t>
      </w:r>
      <w:r w:rsidR="00391FE7">
        <w:rPr>
          <w:rFonts w:ascii="Times New Roman" w:hAnsi="Times New Roman" w:cs="Times New Roman"/>
          <w:noProof/>
          <w:sz w:val="24"/>
          <w:szCs w:val="24"/>
          <w:vertAlign w:val="superscript"/>
        </w:rPr>
        <w:fldChar w:fldCharType="end"/>
      </w:r>
      <w:r w:rsidR="00391FE7" w:rsidRPr="00391FE7">
        <w:rPr>
          <w:rFonts w:ascii="Times New Roman" w:hAnsi="Times New Roman" w:cs="Times New Roman"/>
          <w:noProof/>
          <w:sz w:val="24"/>
          <w:szCs w:val="24"/>
          <w:vertAlign w:val="superscript"/>
          <w:rPrChange w:id="517" w:author="ewarner" w:date="2014-07-15T14:37:00Z">
            <w:rPr>
              <w:rFonts w:ascii="Times New Roman" w:hAnsi="Times New Roman" w:cs="Times New Roman"/>
              <w:noProof/>
              <w:sz w:val="24"/>
              <w:szCs w:val="24"/>
            </w:rPr>
          </w:rPrChange>
        </w:rPr>
        <w:t>)</w:t>
      </w:r>
      <w:r w:rsidR="00391FE7" w:rsidRPr="00391FE7">
        <w:rPr>
          <w:rFonts w:ascii="Times New Roman" w:hAnsi="Times New Roman" w:cs="Times New Roman"/>
          <w:sz w:val="24"/>
          <w:szCs w:val="24"/>
          <w:vertAlign w:val="superscript"/>
          <w:rPrChange w:id="518" w:author="ewarner" w:date="2014-07-15T14:37:00Z">
            <w:rPr>
              <w:rFonts w:ascii="Times New Roman" w:hAnsi="Times New Roman" w:cs="Times New Roman"/>
              <w:sz w:val="24"/>
              <w:szCs w:val="24"/>
            </w:rPr>
          </w:rPrChange>
        </w:rPr>
        <w:fldChar w:fldCharType="end"/>
      </w:r>
      <w:ins w:id="519" w:author="ewarner" w:date="2014-07-15T14:33:00Z">
        <w:r w:rsidR="00D97558">
          <w:rPr>
            <w:rFonts w:ascii="Times New Roman" w:hAnsi="Times New Roman" w:cs="Times New Roman"/>
            <w:sz w:val="24"/>
            <w:szCs w:val="24"/>
          </w:rPr>
          <w:t xml:space="preserve"> </w:t>
        </w:r>
      </w:ins>
      <w:commentRangeStart w:id="520"/>
      <w:del w:id="521" w:author="ewarner" w:date="2014-07-15T14:37:00Z">
        <w:r w:rsidDel="00995C04">
          <w:rPr>
            <w:rFonts w:ascii="Times New Roman" w:hAnsi="Times New Roman" w:cs="Times New Roman"/>
            <w:sz w:val="24"/>
            <w:szCs w:val="24"/>
          </w:rPr>
          <w:delText>Many existing water consumption studies have been l</w:delText>
        </w:r>
        <w:r w:rsidRPr="00382294" w:rsidDel="00995C04">
          <w:rPr>
            <w:rFonts w:ascii="Times New Roman" w:hAnsi="Times New Roman" w:cs="Times New Roman"/>
            <w:sz w:val="24"/>
            <w:szCs w:val="24"/>
          </w:rPr>
          <w:delText xml:space="preserve">imited </w:delText>
        </w:r>
        <w:r w:rsidDel="00995C04">
          <w:rPr>
            <w:rFonts w:ascii="Times New Roman" w:hAnsi="Times New Roman" w:cs="Times New Roman"/>
            <w:sz w:val="24"/>
            <w:szCs w:val="24"/>
          </w:rPr>
          <w:delText xml:space="preserve">in the </w:delText>
        </w:r>
        <w:r w:rsidRPr="00382294" w:rsidDel="00995C04">
          <w:rPr>
            <w:rFonts w:ascii="Times New Roman" w:hAnsi="Times New Roman" w:cs="Times New Roman"/>
            <w:sz w:val="24"/>
            <w:szCs w:val="24"/>
          </w:rPr>
          <w:delText xml:space="preserve">scope </w:delText>
        </w:r>
        <w:r w:rsidDel="00995C04">
          <w:rPr>
            <w:rFonts w:ascii="Times New Roman" w:hAnsi="Times New Roman" w:cs="Times New Roman"/>
            <w:sz w:val="24"/>
            <w:szCs w:val="24"/>
          </w:rPr>
          <w:delText xml:space="preserve">of </w:delText>
        </w:r>
        <w:r w:rsidRPr="00382294" w:rsidDel="00995C04">
          <w:rPr>
            <w:rFonts w:ascii="Times New Roman" w:hAnsi="Times New Roman" w:cs="Times New Roman"/>
            <w:sz w:val="24"/>
            <w:szCs w:val="24"/>
          </w:rPr>
          <w:delText>crops evaluated</w:delText>
        </w:r>
        <w:r w:rsidR="006953A8" w:rsidDel="00995C04">
          <w:rPr>
            <w:rFonts w:ascii="Times New Roman" w:hAnsi="Times New Roman" w:cs="Times New Roman"/>
            <w:sz w:val="24"/>
            <w:szCs w:val="24"/>
          </w:rPr>
          <w:delText>,</w:delText>
        </w:r>
        <w:r w:rsidDel="00995C04">
          <w:rPr>
            <w:rFonts w:ascii="Times New Roman" w:hAnsi="Times New Roman" w:cs="Times New Roman"/>
            <w:sz w:val="24"/>
            <w:szCs w:val="24"/>
          </w:rPr>
          <w:delText xml:space="preserve"> and thus inhibit multi-crop comparisons. </w:delText>
        </w:r>
        <w:commentRangeEnd w:id="520"/>
        <w:r w:rsidR="002227C1" w:rsidDel="00995C04">
          <w:rPr>
            <w:rStyle w:val="CommentReference"/>
          </w:rPr>
          <w:commentReference w:id="520"/>
        </w:r>
      </w:del>
      <w:ins w:id="522" w:author="ewarner" w:date="2014-07-15T14:37:00Z">
        <w:r w:rsidR="00995C04">
          <w:rPr>
            <w:rFonts w:ascii="Times New Roman" w:hAnsi="Times New Roman" w:cs="Times New Roman"/>
            <w:sz w:val="24"/>
            <w:szCs w:val="24"/>
          </w:rPr>
          <w:t xml:space="preserve">Systematic assessment of multiple biofuel feedstock crops under </w:t>
        </w:r>
      </w:ins>
      <w:ins w:id="523" w:author="ewarner" w:date="2014-07-15T14:38:00Z">
        <w:r w:rsidR="00995C04">
          <w:rPr>
            <w:rFonts w:ascii="Times New Roman" w:hAnsi="Times New Roman" w:cs="Times New Roman"/>
            <w:sz w:val="24"/>
            <w:szCs w:val="24"/>
          </w:rPr>
          <w:t>alternative</w:t>
        </w:r>
      </w:ins>
      <w:ins w:id="524" w:author="ewarner" w:date="2014-07-15T14:37:00Z">
        <w:r w:rsidR="00995C04">
          <w:rPr>
            <w:rFonts w:ascii="Times New Roman" w:hAnsi="Times New Roman" w:cs="Times New Roman"/>
            <w:sz w:val="24"/>
            <w:szCs w:val="24"/>
          </w:rPr>
          <w:t xml:space="preserve"> </w:t>
        </w:r>
      </w:ins>
      <w:ins w:id="525" w:author="ewarner" w:date="2014-07-15T14:38:00Z">
        <w:r w:rsidR="00995C04">
          <w:rPr>
            <w:rFonts w:ascii="Times New Roman" w:hAnsi="Times New Roman" w:cs="Times New Roman"/>
            <w:sz w:val="24"/>
            <w:szCs w:val="24"/>
          </w:rPr>
          <w:t>conditions such as climate currently lacking.</w:t>
        </w:r>
      </w:ins>
      <w:proofErr w:type="gramEnd"/>
    </w:p>
    <w:p w:rsidR="00661EE5" w:rsidRPr="000E154D" w:rsidRDefault="00661EE5" w:rsidP="00661EE5">
      <w:pPr>
        <w:spacing w:line="480" w:lineRule="auto"/>
        <w:ind w:firstLine="720"/>
        <w:rPr>
          <w:rFonts w:ascii="Times New Roman" w:hAnsi="Times New Roman" w:cs="Times New Roman"/>
          <w:sz w:val="24"/>
          <w:szCs w:val="24"/>
        </w:rPr>
      </w:pPr>
      <w:r w:rsidRPr="001256D6">
        <w:rPr>
          <w:rFonts w:ascii="Times New Roman" w:hAnsi="Times New Roman" w:cs="Times New Roman"/>
          <w:noProof/>
          <w:sz w:val="24"/>
          <w:szCs w:val="24"/>
        </w:rPr>
        <w:drawing>
          <wp:inline distT="0" distB="0" distL="0" distR="0">
            <wp:extent cx="5943600" cy="4529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tif"/>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529455"/>
                    </a:xfrm>
                    <a:prstGeom prst="rect">
                      <a:avLst/>
                    </a:prstGeom>
                  </pic:spPr>
                </pic:pic>
              </a:graphicData>
            </a:graphic>
          </wp:inline>
        </w:drawing>
      </w:r>
    </w:p>
    <w:p w:rsidR="00661EE5" w:rsidRDefault="00661EE5" w:rsidP="00661EE5">
      <w:pPr>
        <w:spacing w:line="480" w:lineRule="auto"/>
        <w:jc w:val="center"/>
        <w:rPr>
          <w:rFonts w:ascii="Times New Roman" w:hAnsi="Times New Roman" w:cs="Times New Roman"/>
          <w:sz w:val="24"/>
          <w:szCs w:val="24"/>
        </w:rPr>
      </w:pPr>
      <w:r>
        <w:rPr>
          <w:rFonts w:ascii="Times New Roman" w:hAnsi="Times New Roman" w:cs="Times New Roman"/>
          <w:b/>
          <w:sz w:val="24"/>
          <w:szCs w:val="24"/>
        </w:rPr>
        <w:lastRenderedPageBreak/>
        <w:t>Figure 1</w:t>
      </w:r>
      <w:r w:rsidRPr="00297859">
        <w:rPr>
          <w:rFonts w:ascii="Times New Roman" w:hAnsi="Times New Roman" w:cs="Times New Roman"/>
          <w:b/>
          <w:sz w:val="24"/>
          <w:szCs w:val="24"/>
        </w:rPr>
        <w:t xml:space="preserve">. </w:t>
      </w:r>
      <w:r w:rsidRPr="00297859">
        <w:rPr>
          <w:rFonts w:ascii="Times New Roman" w:hAnsi="Times New Roman" w:cs="Times New Roman"/>
          <w:sz w:val="24"/>
          <w:szCs w:val="24"/>
        </w:rPr>
        <w:t>Pathways of agricultural feedstock to energy, food, feed and fiber uses.</w:t>
      </w:r>
    </w:p>
    <w:p w:rsidR="00661EE5" w:rsidRDefault="00661EE5" w:rsidP="00661EE5">
      <w:pPr>
        <w:spacing w:line="480" w:lineRule="auto"/>
        <w:ind w:firstLine="720"/>
        <w:rPr>
          <w:rFonts w:ascii="Times New Roman" w:hAnsi="Times New Roman" w:cs="Times New Roman"/>
          <w:sz w:val="24"/>
          <w:szCs w:val="24"/>
        </w:rPr>
      </w:pPr>
      <w:r>
        <w:rPr>
          <w:rFonts w:ascii="Times New Roman" w:hAnsi="Times New Roman" w:cs="Times New Roman"/>
          <w:sz w:val="24"/>
          <w:szCs w:val="24"/>
        </w:rPr>
        <w:t>Most r</w:t>
      </w:r>
      <w:r w:rsidRPr="008D7260">
        <w:rPr>
          <w:rFonts w:ascii="Times New Roman" w:hAnsi="Times New Roman" w:cs="Times New Roman"/>
          <w:sz w:val="24"/>
          <w:szCs w:val="24"/>
        </w:rPr>
        <w:t xml:space="preserve">ecent studies </w:t>
      </w:r>
      <w:r>
        <w:rPr>
          <w:rFonts w:ascii="Times New Roman" w:hAnsi="Times New Roman" w:cs="Times New Roman"/>
          <w:sz w:val="24"/>
          <w:szCs w:val="24"/>
        </w:rPr>
        <w:t>that model</w:t>
      </w:r>
      <w:r w:rsidRPr="008D7260">
        <w:rPr>
          <w:rFonts w:ascii="Times New Roman" w:hAnsi="Times New Roman" w:cs="Times New Roman"/>
          <w:sz w:val="24"/>
          <w:szCs w:val="24"/>
        </w:rPr>
        <w:t xml:space="preserve"> blue and green water </w:t>
      </w:r>
      <w:r>
        <w:rPr>
          <w:rFonts w:ascii="Times New Roman" w:hAnsi="Times New Roman" w:cs="Times New Roman"/>
          <w:sz w:val="24"/>
          <w:szCs w:val="24"/>
        </w:rPr>
        <w:t>footprints</w:t>
      </w:r>
      <w:r w:rsidRPr="008D7260">
        <w:rPr>
          <w:rFonts w:ascii="Times New Roman" w:hAnsi="Times New Roman" w:cs="Times New Roman"/>
          <w:sz w:val="24"/>
          <w:szCs w:val="24"/>
        </w:rPr>
        <w:t xml:space="preserve"> lack high spatial resolution.</w:t>
      </w:r>
      <w:r>
        <w:rPr>
          <w:rFonts w:ascii="Times New Roman" w:hAnsi="Times New Roman" w:cs="Times New Roman"/>
          <w:sz w:val="24"/>
          <w:szCs w:val="24"/>
        </w:rPr>
        <w:t xml:space="preserve"> Oftentimes, r</w:t>
      </w:r>
      <w:r w:rsidRPr="008D7260">
        <w:rPr>
          <w:rFonts w:ascii="Times New Roman" w:hAnsi="Times New Roman" w:cs="Times New Roman"/>
          <w:sz w:val="24"/>
          <w:szCs w:val="24"/>
        </w:rPr>
        <w:t xml:space="preserve">esults are aggregated to </w:t>
      </w:r>
      <w:r>
        <w:rPr>
          <w:rFonts w:ascii="Times New Roman" w:hAnsi="Times New Roman" w:cs="Times New Roman"/>
          <w:sz w:val="24"/>
          <w:szCs w:val="24"/>
        </w:rPr>
        <w:t xml:space="preserve">a </w:t>
      </w:r>
      <w:r w:rsidRPr="008D7260">
        <w:rPr>
          <w:rFonts w:ascii="Times New Roman" w:hAnsi="Times New Roman" w:cs="Times New Roman"/>
          <w:sz w:val="24"/>
          <w:szCs w:val="24"/>
        </w:rPr>
        <w:t xml:space="preserve">global, national, </w:t>
      </w:r>
      <w:r>
        <w:rPr>
          <w:rFonts w:ascii="Times New Roman" w:hAnsi="Times New Roman" w:cs="Times New Roman"/>
          <w:sz w:val="24"/>
          <w:szCs w:val="24"/>
        </w:rPr>
        <w:t>or</w:t>
      </w:r>
      <w:r w:rsidRPr="008D7260">
        <w:rPr>
          <w:rFonts w:ascii="Times New Roman" w:hAnsi="Times New Roman" w:cs="Times New Roman"/>
          <w:sz w:val="24"/>
          <w:szCs w:val="24"/>
        </w:rPr>
        <w:t xml:space="preserve"> </w:t>
      </w:r>
      <w:r>
        <w:rPr>
          <w:rFonts w:ascii="Times New Roman" w:hAnsi="Times New Roman" w:cs="Times New Roman"/>
          <w:sz w:val="24"/>
          <w:szCs w:val="24"/>
        </w:rPr>
        <w:t>U.S. state-level average</w:t>
      </w:r>
      <w:r w:rsidRPr="008D7260">
        <w:rPr>
          <w:rFonts w:ascii="Times New Roman" w:hAnsi="Times New Roman" w:cs="Times New Roman"/>
          <w:sz w:val="24"/>
          <w:szCs w:val="24"/>
        </w:rPr>
        <w:t xml:space="preserve">. </w:t>
      </w:r>
      <w:r>
        <w:rPr>
          <w:rFonts w:ascii="Times New Roman" w:hAnsi="Times New Roman" w:cs="Times New Roman"/>
          <w:sz w:val="24"/>
          <w:szCs w:val="24"/>
        </w:rPr>
        <w:t>Only recently have publications on county level water footprints been published.</w:t>
      </w:r>
      <w:r w:rsidR="00391FE7" w:rsidRPr="001256D6">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&lt;EndNote&gt;&lt;Cite&gt;&lt;Author&gt;Chiu&lt;/Author&gt;&lt;Year&gt;(2012)&lt;/Year&gt;&lt;RecNum&gt;64&lt;/RecNum&gt;&lt;DisplayText&gt;(39)&lt;/DisplayText&gt;&lt;record&gt;&lt;rec-number&gt;64&lt;/rec-number&gt;&lt;foreign-keys&gt;&lt;key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391FE7" w:rsidRPr="001256D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w:t>
      </w:r>
      <w:r w:rsidR="00391FE7" w:rsidRPr="001256D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Aggregate results can be misleading and give</w:t>
      </w:r>
      <w:r w:rsidRPr="008D7260">
        <w:rPr>
          <w:rFonts w:ascii="Times New Roman" w:hAnsi="Times New Roman" w:cs="Times New Roman"/>
          <w:sz w:val="24"/>
          <w:szCs w:val="24"/>
        </w:rPr>
        <w:t xml:space="preserve"> the impression that water consumption is consistent over the evaluated geographic area. </w:t>
      </w:r>
      <w:r>
        <w:rPr>
          <w:rFonts w:ascii="Times New Roman" w:hAnsi="Times New Roman" w:cs="Times New Roman"/>
          <w:sz w:val="24"/>
          <w:szCs w:val="24"/>
        </w:rPr>
        <w:t>Variability in w</w:t>
      </w:r>
      <w:r w:rsidRPr="008D7260">
        <w:rPr>
          <w:rFonts w:ascii="Times New Roman" w:hAnsi="Times New Roman" w:cs="Times New Roman"/>
          <w:sz w:val="24"/>
          <w:szCs w:val="24"/>
        </w:rPr>
        <w:t>ater consumption</w:t>
      </w:r>
      <w:r>
        <w:rPr>
          <w:rFonts w:ascii="Times New Roman" w:hAnsi="Times New Roman" w:cs="Times New Roman"/>
          <w:sz w:val="24"/>
          <w:szCs w:val="24"/>
        </w:rPr>
        <w:t xml:space="preserve"> is impacted by a myriad of interacting factors such as local climate, soil characteristics, crop management practices, and plant philological parameters, to name a few; see Allen et al.</w:t>
      </w:r>
      <w:r w:rsidR="00391FE7" w:rsidRPr="00B57B8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391FE7" w:rsidRPr="00B57B8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391FE7" w:rsidRPr="00B57B88">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for a detailed description of the factors that influence crop water consumption. </w:t>
      </w:r>
    </w:p>
    <w:p w:rsidR="00B57EEA" w:rsidRDefault="00661EE5" w:rsidP="00096D65">
      <w:pPr>
        <w:spacing w:line="480" w:lineRule="auto"/>
        <w:ind w:firstLine="720"/>
        <w:rPr>
          <w:rFonts w:ascii="Times New Roman" w:hAnsi="Times New Roman" w:cs="Times New Roman"/>
          <w:sz w:val="24"/>
          <w:szCs w:val="24"/>
        </w:rPr>
      </w:pPr>
      <w:r>
        <w:rPr>
          <w:rFonts w:ascii="Times New Roman" w:hAnsi="Times New Roman" w:cs="Times New Roman"/>
          <w:sz w:val="24"/>
          <w:szCs w:val="24"/>
        </w:rPr>
        <w:t>No spatially explicit modeling efforts c</w:t>
      </w:r>
      <w:r w:rsidRPr="004C5D71">
        <w:rPr>
          <w:rFonts w:ascii="Times New Roman" w:hAnsi="Times New Roman" w:cs="Times New Roman"/>
          <w:sz w:val="24"/>
          <w:szCs w:val="24"/>
        </w:rPr>
        <w:t>onsider alternative non-historic conditions (e.g.</w:t>
      </w:r>
      <w:r>
        <w:rPr>
          <w:rFonts w:ascii="Times New Roman" w:hAnsi="Times New Roman" w:cs="Times New Roman"/>
          <w:sz w:val="24"/>
          <w:szCs w:val="24"/>
        </w:rPr>
        <w:t>,</w:t>
      </w:r>
      <w:r w:rsidRPr="004C5D71">
        <w:rPr>
          <w:rFonts w:ascii="Times New Roman" w:hAnsi="Times New Roman" w:cs="Times New Roman"/>
          <w:sz w:val="24"/>
          <w:szCs w:val="24"/>
        </w:rPr>
        <w:t xml:space="preserve"> climate change) that might impact future bio</w:t>
      </w:r>
      <w:ins w:id="526" w:author="ewarner" w:date="2014-07-15T14:17:00Z">
        <w:r w:rsidR="00E80AC3">
          <w:rPr>
            <w:rFonts w:ascii="Times New Roman" w:hAnsi="Times New Roman" w:cs="Times New Roman"/>
            <w:sz w:val="24"/>
            <w:szCs w:val="24"/>
          </w:rPr>
          <w:t>fuel</w:t>
        </w:r>
      </w:ins>
      <w:del w:id="527" w:author="ewarner" w:date="2014-07-15T14:17:00Z">
        <w:r w:rsidRPr="004C5D71" w:rsidDel="00E80AC3">
          <w:rPr>
            <w:rFonts w:ascii="Times New Roman" w:hAnsi="Times New Roman" w:cs="Times New Roman"/>
            <w:sz w:val="24"/>
            <w:szCs w:val="24"/>
          </w:rPr>
          <w:delText>energy</w:delText>
        </w:r>
      </w:del>
      <w:r w:rsidRPr="004C5D71">
        <w:rPr>
          <w:rFonts w:ascii="Times New Roman" w:hAnsi="Times New Roman" w:cs="Times New Roman"/>
          <w:sz w:val="24"/>
          <w:szCs w:val="24"/>
        </w:rPr>
        <w:t xml:space="preserve"> water consumption</w:t>
      </w:r>
      <w:r>
        <w:rPr>
          <w:rFonts w:ascii="Times New Roman" w:hAnsi="Times New Roman" w:cs="Times New Roman"/>
          <w:sz w:val="24"/>
          <w:szCs w:val="24"/>
        </w:rPr>
        <w:t xml:space="preserve"> was found</w:t>
      </w:r>
      <w:r w:rsidRPr="004C5D71">
        <w:rPr>
          <w:rFonts w:ascii="Times New Roman" w:hAnsi="Times New Roman" w:cs="Times New Roman"/>
          <w:sz w:val="24"/>
          <w:szCs w:val="24"/>
        </w:rPr>
        <w:t xml:space="preserve">. </w:t>
      </w:r>
      <w:r>
        <w:rPr>
          <w:rFonts w:ascii="Times New Roman" w:hAnsi="Times New Roman" w:cs="Times New Roman"/>
          <w:sz w:val="24"/>
          <w:szCs w:val="24"/>
        </w:rPr>
        <w:t>Exploring</w:t>
      </w:r>
      <w:r w:rsidRPr="004C5D71">
        <w:rPr>
          <w:rFonts w:ascii="Times New Roman" w:hAnsi="Times New Roman" w:cs="Times New Roman"/>
          <w:sz w:val="24"/>
          <w:szCs w:val="24"/>
        </w:rPr>
        <w:t xml:space="preserve"> alternative future conditions </w:t>
      </w:r>
      <w:r>
        <w:rPr>
          <w:rFonts w:ascii="Times New Roman" w:hAnsi="Times New Roman" w:cs="Times New Roman"/>
          <w:sz w:val="24"/>
          <w:szCs w:val="24"/>
        </w:rPr>
        <w:t>is</w:t>
      </w:r>
      <w:r w:rsidRPr="004C5D71">
        <w:rPr>
          <w:rFonts w:ascii="Times New Roman" w:hAnsi="Times New Roman" w:cs="Times New Roman"/>
          <w:sz w:val="24"/>
          <w:szCs w:val="24"/>
        </w:rPr>
        <w:t xml:space="preserve"> particularly important for understanding the </w:t>
      </w:r>
      <w:r>
        <w:rPr>
          <w:rFonts w:ascii="Times New Roman" w:hAnsi="Times New Roman" w:cs="Times New Roman"/>
          <w:sz w:val="24"/>
          <w:szCs w:val="24"/>
        </w:rPr>
        <w:t xml:space="preserve">potential </w:t>
      </w:r>
      <w:r w:rsidRPr="004C5D71">
        <w:rPr>
          <w:rFonts w:ascii="Times New Roman" w:hAnsi="Times New Roman" w:cs="Times New Roman"/>
          <w:sz w:val="24"/>
          <w:szCs w:val="24"/>
        </w:rPr>
        <w:t xml:space="preserve">future effects of </w:t>
      </w:r>
      <w:r>
        <w:rPr>
          <w:rFonts w:ascii="Times New Roman" w:hAnsi="Times New Roman" w:cs="Times New Roman"/>
          <w:sz w:val="24"/>
          <w:szCs w:val="24"/>
        </w:rPr>
        <w:t xml:space="preserve">selecting among </w:t>
      </w:r>
      <w:r w:rsidRPr="004C5D71">
        <w:rPr>
          <w:rFonts w:ascii="Times New Roman" w:hAnsi="Times New Roman" w:cs="Times New Roman"/>
          <w:sz w:val="24"/>
          <w:szCs w:val="24"/>
        </w:rPr>
        <w:t>multiple crop options and water use management practices for bio</w:t>
      </w:r>
      <w:ins w:id="528" w:author="ewarner" w:date="2014-07-15T14:18:00Z">
        <w:r w:rsidR="00E80AC3">
          <w:rPr>
            <w:rFonts w:ascii="Times New Roman" w:hAnsi="Times New Roman" w:cs="Times New Roman"/>
            <w:sz w:val="24"/>
            <w:szCs w:val="24"/>
          </w:rPr>
          <w:t>fuel</w:t>
        </w:r>
      </w:ins>
      <w:del w:id="529" w:author="ewarner" w:date="2014-07-15T14:18:00Z">
        <w:r w:rsidRPr="004C5D71" w:rsidDel="00E80AC3">
          <w:rPr>
            <w:rFonts w:ascii="Times New Roman" w:hAnsi="Times New Roman" w:cs="Times New Roman"/>
            <w:sz w:val="24"/>
            <w:szCs w:val="24"/>
          </w:rPr>
          <w:delText>energy</w:delText>
        </w:r>
      </w:del>
      <w:r w:rsidRPr="004C5D71">
        <w:rPr>
          <w:rFonts w:ascii="Times New Roman" w:hAnsi="Times New Roman" w:cs="Times New Roman"/>
          <w:sz w:val="24"/>
          <w:szCs w:val="24"/>
        </w:rPr>
        <w:t xml:space="preserve"> feedstocks.</w:t>
      </w:r>
    </w:p>
    <w:p w:rsidR="00001744" w:rsidRPr="00B57EEA" w:rsidRDefault="00001744"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 xml:space="preserve">3. </w:t>
      </w:r>
      <w:r w:rsidR="00DF3C4C">
        <w:rPr>
          <w:rFonts w:ascii="Times New Roman" w:hAnsi="Times New Roman" w:cs="Times New Roman"/>
          <w:b/>
          <w:sz w:val="24"/>
          <w:szCs w:val="24"/>
        </w:rPr>
        <w:t>DATABASE FRAMEWOR</w:t>
      </w:r>
      <w:r w:rsidR="00A82BE6">
        <w:rPr>
          <w:rFonts w:ascii="Times New Roman" w:hAnsi="Times New Roman" w:cs="Times New Roman"/>
          <w:b/>
          <w:sz w:val="24"/>
          <w:szCs w:val="24"/>
        </w:rPr>
        <w:t>K</w:t>
      </w:r>
      <w:r w:rsidR="00DF3C4C">
        <w:rPr>
          <w:rFonts w:ascii="Times New Roman" w:hAnsi="Times New Roman" w:cs="Times New Roman"/>
          <w:b/>
          <w:sz w:val="24"/>
          <w:szCs w:val="24"/>
        </w:rPr>
        <w:t xml:space="preserve"> AND </w:t>
      </w:r>
      <w:r w:rsidRPr="00B57EEA">
        <w:rPr>
          <w:rFonts w:ascii="Times New Roman" w:hAnsi="Times New Roman" w:cs="Times New Roman"/>
          <w:b/>
          <w:sz w:val="24"/>
          <w:szCs w:val="24"/>
        </w:rPr>
        <w:t>S</w:t>
      </w:r>
      <w:r w:rsidR="00DF3C4C">
        <w:rPr>
          <w:rFonts w:ascii="Times New Roman" w:hAnsi="Times New Roman" w:cs="Times New Roman"/>
          <w:b/>
          <w:sz w:val="24"/>
          <w:szCs w:val="24"/>
        </w:rPr>
        <w:t>YSTEM DYNAMICS APPROACH</w:t>
      </w:r>
    </w:p>
    <w:p w:rsidR="006C0AC7" w:rsidRDefault="00B834C7" w:rsidP="00096D65">
      <w:pPr>
        <w:spacing w:line="480" w:lineRule="auto"/>
        <w:ind w:firstLine="720"/>
        <w:rPr>
          <w:rFonts w:ascii="Times New Roman" w:hAnsi="Times New Roman" w:cs="Times New Roman"/>
          <w:i/>
          <w:sz w:val="24"/>
          <w:szCs w:val="24"/>
        </w:rPr>
      </w:pPr>
      <w:r>
        <w:rPr>
          <w:rFonts w:ascii="Times New Roman" w:hAnsi="Times New Roman" w:cs="Times New Roman"/>
          <w:sz w:val="24"/>
          <w:szCs w:val="24"/>
        </w:rPr>
        <w:t>Our water footprinting tool, 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is a novel modeling approach for evaluating water footprints. </w:t>
      </w:r>
      <w:r w:rsidR="00923376">
        <w:rPr>
          <w:rFonts w:ascii="Times New Roman" w:hAnsi="Times New Roman" w:cs="Times New Roman"/>
          <w:sz w:val="24"/>
          <w:szCs w:val="24"/>
        </w:rPr>
        <w:t>BioSpatial H</w:t>
      </w:r>
      <w:r w:rsidR="00923376" w:rsidRPr="00612EA9">
        <w:rPr>
          <w:rFonts w:ascii="Times New Roman" w:hAnsi="Times New Roman" w:cs="Times New Roman"/>
          <w:sz w:val="24"/>
          <w:szCs w:val="24"/>
          <w:vertAlign w:val="subscript"/>
        </w:rPr>
        <w:t>2</w:t>
      </w:r>
      <w:r w:rsidR="00923376">
        <w:rPr>
          <w:rFonts w:ascii="Times New Roman" w:hAnsi="Times New Roman" w:cs="Times New Roman"/>
          <w:sz w:val="24"/>
          <w:szCs w:val="24"/>
        </w:rPr>
        <w:t xml:space="preserve">O improves on existing analysis by </w:t>
      </w:r>
      <w:ins w:id="530" w:author="ewarner" w:date="2014-07-15T14:59:00Z">
        <w:r w:rsidR="00337266">
          <w:rPr>
            <w:rFonts w:ascii="Times New Roman" w:hAnsi="Times New Roman" w:cs="Times New Roman"/>
            <w:sz w:val="24"/>
            <w:szCs w:val="24"/>
          </w:rPr>
          <w:t xml:space="preserve">allowing for the </w:t>
        </w:r>
        <w:r w:rsidR="00337266" w:rsidRPr="00337266">
          <w:rPr>
            <w:rFonts w:ascii="Times New Roman" w:hAnsi="Times New Roman" w:cs="Times New Roman"/>
            <w:sz w:val="24"/>
            <w:szCs w:val="24"/>
          </w:rPr>
          <w:t>evaluat</w:t>
        </w:r>
        <w:r w:rsidR="00337266">
          <w:rPr>
            <w:rFonts w:ascii="Times New Roman" w:hAnsi="Times New Roman" w:cs="Times New Roman"/>
            <w:sz w:val="24"/>
            <w:szCs w:val="24"/>
          </w:rPr>
          <w:t>ion of the</w:t>
        </w:r>
        <w:r w:rsidR="00337266" w:rsidRPr="00337266">
          <w:rPr>
            <w:rFonts w:ascii="Times New Roman" w:hAnsi="Times New Roman" w:cs="Times New Roman"/>
            <w:sz w:val="24"/>
            <w:szCs w:val="24"/>
          </w:rPr>
          <w:t xml:space="preserve"> water footprint of multiple biomass feedstocks under multiple conditions or assumptions</w:t>
        </w:r>
        <w:r w:rsidR="00337266" w:rsidRPr="00337266" w:rsidDel="00337266">
          <w:rPr>
            <w:rFonts w:ascii="Times New Roman" w:hAnsi="Times New Roman" w:cs="Times New Roman"/>
            <w:sz w:val="24"/>
            <w:szCs w:val="24"/>
          </w:rPr>
          <w:t xml:space="preserve"> </w:t>
        </w:r>
      </w:ins>
      <w:del w:id="531" w:author="ewarner" w:date="2014-07-15T14:58:00Z">
        <w:r w:rsidR="00923376" w:rsidDel="00337266">
          <w:rPr>
            <w:rFonts w:ascii="Times New Roman" w:hAnsi="Times New Roman" w:cs="Times New Roman"/>
            <w:sz w:val="24"/>
            <w:szCs w:val="24"/>
          </w:rPr>
          <w:delText>addressing several limitations of existing agricultural crop water consumption assessments</w:delText>
        </w:r>
        <w:r w:rsidR="00661EE5" w:rsidDel="00337266">
          <w:rPr>
            <w:rFonts w:ascii="Times New Roman" w:hAnsi="Times New Roman" w:cs="Times New Roman"/>
            <w:sz w:val="24"/>
            <w:szCs w:val="24"/>
          </w:rPr>
          <w:delText xml:space="preserve"> </w:delText>
        </w:r>
        <w:r w:rsidR="00F92E7D" w:rsidDel="00337266">
          <w:rPr>
            <w:rFonts w:ascii="Times New Roman" w:hAnsi="Times New Roman" w:cs="Times New Roman"/>
            <w:sz w:val="24"/>
            <w:szCs w:val="24"/>
          </w:rPr>
          <w:delText xml:space="preserve">outlined in previous sections </w:delText>
        </w:r>
        <w:r w:rsidR="00661EE5" w:rsidDel="00337266">
          <w:rPr>
            <w:rFonts w:ascii="Times New Roman" w:hAnsi="Times New Roman" w:cs="Times New Roman"/>
            <w:sz w:val="24"/>
            <w:szCs w:val="24"/>
          </w:rPr>
          <w:delText xml:space="preserve">and </w:delText>
        </w:r>
      </w:del>
      <w:ins w:id="532" w:author="ewarner" w:date="2014-07-15T14:59:00Z">
        <w:r w:rsidR="00337266">
          <w:rPr>
            <w:rFonts w:ascii="Times New Roman" w:hAnsi="Times New Roman" w:cs="Times New Roman"/>
            <w:sz w:val="24"/>
            <w:szCs w:val="24"/>
          </w:rPr>
          <w:t xml:space="preserve"> and modifications of those assumptions as needed</w:t>
        </w:r>
      </w:ins>
      <w:del w:id="533" w:author="ewarner" w:date="2014-07-15T14:59:00Z">
        <w:r w:rsidR="00661EE5" w:rsidDel="00337266">
          <w:rPr>
            <w:rFonts w:ascii="Times New Roman" w:hAnsi="Times New Roman" w:cs="Times New Roman"/>
            <w:sz w:val="24"/>
            <w:szCs w:val="24"/>
          </w:rPr>
          <w:delText>allowing for potential modification to address other limitations</w:delText>
        </w:r>
      </w:del>
      <w:r w:rsidR="00923376">
        <w:rPr>
          <w:rFonts w:ascii="Times New Roman" w:hAnsi="Times New Roman" w:cs="Times New Roman"/>
          <w:sz w:val="24"/>
          <w:szCs w:val="24"/>
        </w:rPr>
        <w:t xml:space="preserve">. </w:t>
      </w:r>
      <w:r w:rsidR="00661EE5">
        <w:rPr>
          <w:rFonts w:ascii="Times New Roman" w:hAnsi="Times New Roman" w:cs="Times New Roman"/>
          <w:sz w:val="24"/>
          <w:szCs w:val="24"/>
        </w:rPr>
        <w:t>The model is designed to estimate</w:t>
      </w:r>
      <w:r w:rsidR="006C0AC7">
        <w:rPr>
          <w:rFonts w:ascii="Times New Roman" w:hAnsi="Times New Roman" w:cs="Times New Roman"/>
          <w:sz w:val="24"/>
          <w:szCs w:val="24"/>
        </w:rPr>
        <w:t xml:space="preserve"> green water consumption </w:t>
      </w:r>
      <w:r w:rsidR="00661EE5">
        <w:rPr>
          <w:rFonts w:ascii="Times New Roman" w:hAnsi="Times New Roman" w:cs="Times New Roman"/>
          <w:sz w:val="24"/>
          <w:szCs w:val="24"/>
        </w:rPr>
        <w:t xml:space="preserve">based </w:t>
      </w:r>
      <w:r>
        <w:rPr>
          <w:rFonts w:ascii="Times New Roman" w:hAnsi="Times New Roman" w:cs="Times New Roman"/>
          <w:sz w:val="24"/>
          <w:szCs w:val="24"/>
        </w:rPr>
        <w:t xml:space="preserve">on climatic and soil data and as well as “full growth” potential blue </w:t>
      </w:r>
      <w:r>
        <w:rPr>
          <w:rFonts w:ascii="Times New Roman" w:hAnsi="Times New Roman" w:cs="Times New Roman"/>
          <w:sz w:val="24"/>
          <w:szCs w:val="24"/>
        </w:rPr>
        <w:lastRenderedPageBreak/>
        <w:t>water consumption based on remaining physiological requirements of a crop. Bio</w:t>
      </w:r>
      <w:r w:rsidR="00F92E7D">
        <w:rPr>
          <w:rFonts w:ascii="Times New Roman" w:hAnsi="Times New Roman" w:cs="Times New Roman"/>
          <w:sz w:val="24"/>
          <w:szCs w:val="24"/>
        </w:rPr>
        <w:t>S</w:t>
      </w:r>
      <w:r>
        <w:rPr>
          <w:rFonts w:ascii="Times New Roman" w:hAnsi="Times New Roman" w:cs="Times New Roman"/>
          <w:sz w:val="24"/>
          <w:szCs w:val="24"/>
        </w:rPr>
        <w:t>patial H</w:t>
      </w:r>
      <w:r w:rsidRPr="00096D65">
        <w:rPr>
          <w:rFonts w:ascii="Times New Roman" w:hAnsi="Times New Roman" w:cs="Times New Roman"/>
          <w:sz w:val="24"/>
          <w:szCs w:val="24"/>
          <w:vertAlign w:val="subscript"/>
        </w:rPr>
        <w:t>2</w:t>
      </w:r>
      <w:r>
        <w:rPr>
          <w:rFonts w:ascii="Times New Roman" w:hAnsi="Times New Roman" w:cs="Times New Roman"/>
          <w:sz w:val="24"/>
          <w:szCs w:val="24"/>
        </w:rPr>
        <w:t xml:space="preserve">O allows for water footprinting at specific climate stations (i.e., our lowest resolution </w:t>
      </w:r>
      <w:r w:rsidR="005135D4">
        <w:rPr>
          <w:rFonts w:ascii="Times New Roman" w:hAnsi="Times New Roman" w:cs="Times New Roman"/>
          <w:sz w:val="24"/>
          <w:szCs w:val="24"/>
        </w:rPr>
        <w:t>datasets</w:t>
      </w:r>
      <w:r w:rsidR="00F92E7D">
        <w:rPr>
          <w:rFonts w:ascii="Times New Roman" w:hAnsi="Times New Roman" w:cs="Times New Roman"/>
          <w:sz w:val="24"/>
          <w:szCs w:val="24"/>
        </w:rPr>
        <w:t>). BioSpatial H</w:t>
      </w:r>
      <w:r w:rsidR="00F92E7D" w:rsidRPr="00096D65">
        <w:rPr>
          <w:rFonts w:ascii="Times New Roman" w:hAnsi="Times New Roman" w:cs="Times New Roman"/>
          <w:sz w:val="24"/>
          <w:szCs w:val="24"/>
          <w:vertAlign w:val="subscript"/>
        </w:rPr>
        <w:t>2</w:t>
      </w:r>
      <w:r w:rsidR="00F92E7D">
        <w:rPr>
          <w:rFonts w:ascii="Times New Roman" w:hAnsi="Times New Roman" w:cs="Times New Roman"/>
          <w:sz w:val="24"/>
          <w:szCs w:val="24"/>
        </w:rPr>
        <w:t xml:space="preserve">O can evaluate a diversity of </w:t>
      </w:r>
      <w:r w:rsidR="006C0AC7">
        <w:rPr>
          <w:rFonts w:ascii="Times New Roman" w:hAnsi="Times New Roman" w:cs="Times New Roman"/>
          <w:sz w:val="24"/>
          <w:szCs w:val="24"/>
        </w:rPr>
        <w:t xml:space="preserve">U.S. agricultural feedstocks </w:t>
      </w:r>
      <w:r w:rsidR="00F92E7D">
        <w:rPr>
          <w:rFonts w:ascii="Times New Roman" w:hAnsi="Times New Roman" w:cs="Times New Roman"/>
          <w:sz w:val="24"/>
          <w:szCs w:val="24"/>
        </w:rPr>
        <w:t>including most of those shown in Figure 1 including several we could not find water footprinting literature on. Finally, BioSpatial H2O is a flexible platform for scenario analysis and adoption to other conditions such as climates and geographic locations. BioSpatial H</w:t>
      </w:r>
      <w:r w:rsidR="00F92E7D" w:rsidRPr="00096D65">
        <w:rPr>
          <w:rFonts w:ascii="Times New Roman" w:hAnsi="Times New Roman" w:cs="Times New Roman"/>
          <w:sz w:val="24"/>
          <w:szCs w:val="24"/>
          <w:vertAlign w:val="subscript"/>
        </w:rPr>
        <w:t>2</w:t>
      </w:r>
      <w:r w:rsidR="00F92E7D">
        <w:rPr>
          <w:rFonts w:ascii="Times New Roman" w:hAnsi="Times New Roman" w:cs="Times New Roman"/>
          <w:sz w:val="24"/>
          <w:szCs w:val="24"/>
        </w:rPr>
        <w:t>O is mostly limited by the datasets and data resolution that is available.</w:t>
      </w:r>
    </w:p>
    <w:p w:rsidR="003D427D" w:rsidRPr="00B57EEA" w:rsidRDefault="003D427D"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3.1.</w:t>
      </w:r>
      <w:r w:rsidR="00C22598">
        <w:rPr>
          <w:rFonts w:ascii="Times New Roman" w:hAnsi="Times New Roman" w:cs="Times New Roman"/>
          <w:i/>
          <w:sz w:val="24"/>
          <w:szCs w:val="24"/>
        </w:rPr>
        <w:t xml:space="preserve"> </w:t>
      </w:r>
      <w:r w:rsidR="00736850">
        <w:rPr>
          <w:rFonts w:ascii="Times New Roman" w:hAnsi="Times New Roman" w:cs="Times New Roman"/>
          <w:i/>
          <w:sz w:val="24"/>
          <w:szCs w:val="24"/>
        </w:rPr>
        <w:t>Model</w:t>
      </w:r>
      <w:r w:rsidRPr="00B57EEA">
        <w:rPr>
          <w:rFonts w:ascii="Times New Roman" w:hAnsi="Times New Roman" w:cs="Times New Roman"/>
          <w:i/>
          <w:sz w:val="24"/>
          <w:szCs w:val="24"/>
        </w:rPr>
        <w:t xml:space="preserve"> Overview </w:t>
      </w:r>
    </w:p>
    <w:p w:rsidR="00DA0295" w:rsidRDefault="006A7A13"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Complex systems, such as those related to the environment, often exhibit </w:t>
      </w:r>
      <w:r w:rsidR="00936479">
        <w:rPr>
          <w:rFonts w:ascii="Times New Roman" w:hAnsi="Times New Roman" w:cs="Times New Roman"/>
          <w:sz w:val="24"/>
          <w:szCs w:val="24"/>
        </w:rPr>
        <w:t>unexpected</w:t>
      </w:r>
      <w:r w:rsidR="0078119C">
        <w:rPr>
          <w:rFonts w:ascii="Times New Roman" w:hAnsi="Times New Roman" w:cs="Times New Roman"/>
          <w:sz w:val="24"/>
          <w:szCs w:val="24"/>
        </w:rPr>
        <w:t>ly</w:t>
      </w:r>
      <w:r w:rsidR="00936479">
        <w:rPr>
          <w:rFonts w:ascii="Times New Roman" w:hAnsi="Times New Roman" w:cs="Times New Roman"/>
          <w:sz w:val="24"/>
          <w:szCs w:val="24"/>
        </w:rPr>
        <w:t xml:space="preserve"> rapid</w:t>
      </w:r>
      <w:r>
        <w:rPr>
          <w:rFonts w:ascii="Times New Roman" w:hAnsi="Times New Roman" w:cs="Times New Roman"/>
          <w:sz w:val="24"/>
          <w:szCs w:val="24"/>
        </w:rPr>
        <w:t xml:space="preserve"> or sluggish changes</w:t>
      </w:r>
      <w:r w:rsidR="00DA0295">
        <w:rPr>
          <w:rFonts w:ascii="Times New Roman" w:hAnsi="Times New Roman" w:cs="Times New Roman"/>
          <w:sz w:val="24"/>
          <w:szCs w:val="24"/>
        </w:rPr>
        <w:t xml:space="preserve"> in respon</w:t>
      </w:r>
      <w:r w:rsidR="00936479">
        <w:rPr>
          <w:rFonts w:ascii="Times New Roman" w:hAnsi="Times New Roman" w:cs="Times New Roman"/>
          <w:sz w:val="24"/>
          <w:szCs w:val="24"/>
        </w:rPr>
        <w:t>se to conditions such as changing</w:t>
      </w:r>
      <w:r w:rsidR="00DA0295">
        <w:rPr>
          <w:rFonts w:ascii="Times New Roman" w:hAnsi="Times New Roman" w:cs="Times New Roman"/>
          <w:sz w:val="24"/>
          <w:szCs w:val="24"/>
        </w:rPr>
        <w:t xml:space="preserve"> climate, </w:t>
      </w:r>
      <w:r w:rsidR="00936479">
        <w:rPr>
          <w:rFonts w:ascii="Times New Roman" w:hAnsi="Times New Roman" w:cs="Times New Roman"/>
          <w:sz w:val="24"/>
          <w:szCs w:val="24"/>
        </w:rPr>
        <w:t xml:space="preserve">technology, </w:t>
      </w:r>
      <w:r w:rsidR="00DA0295">
        <w:rPr>
          <w:rFonts w:ascii="Times New Roman" w:hAnsi="Times New Roman" w:cs="Times New Roman"/>
          <w:sz w:val="24"/>
          <w:szCs w:val="24"/>
        </w:rPr>
        <w:t>socio-economics</w:t>
      </w:r>
      <w:r w:rsidR="00936479">
        <w:rPr>
          <w:rFonts w:ascii="Times New Roman" w:hAnsi="Times New Roman" w:cs="Times New Roman"/>
          <w:sz w:val="24"/>
          <w:szCs w:val="24"/>
        </w:rPr>
        <w:t>, and public policy</w:t>
      </w:r>
      <w:r w:rsidR="00DA0295">
        <w:rPr>
          <w:rFonts w:ascii="Times New Roman" w:hAnsi="Times New Roman" w:cs="Times New Roman"/>
          <w:sz w:val="24"/>
          <w:szCs w:val="24"/>
        </w:rPr>
        <w:t>.</w:t>
      </w:r>
      <w:r w:rsidR="00936479">
        <w:rPr>
          <w:rFonts w:ascii="Times New Roman" w:hAnsi="Times New Roman" w:cs="Times New Roman"/>
          <w:sz w:val="24"/>
          <w:szCs w:val="24"/>
        </w:rPr>
        <w:t xml:space="preserve"> </w:t>
      </w:r>
      <w:r w:rsidR="00391FE7" w:rsidRPr="00274FB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&lt;EndNote&gt;&lt;Cite&gt;&lt;Author&gt;Ford&lt;/Author&gt;&lt;Year&gt;(1999)&lt;/Year&gt;&lt;RecNum&gt;113&lt;/RecNum&gt;&lt;DisplayText&gt;(45)&lt;/DisplayText&gt;&lt;record&gt;&lt;rec-number&gt;113&lt;/rec-number&gt;&lt;foreign-keys&gt;&lt;key app="EN" db-id="vt0rsz0asdtxrzetxr0prw9eexvwt9wxe5tx"&gt;113&lt;/key&gt;&lt;/foreign-keys&gt;&lt;ref-type name="Book"&gt;6&lt;/ref-type&gt;&lt;contributors&gt;&lt;authors&gt;&lt;author&gt;Ford, Andrew&lt;/author&gt;&lt;/authors&gt;&lt;/contributors&gt;&lt;titles&gt;&lt;title&gt;&lt;style face="italic" font="default" size="100%"&gt;Modeling the environment: an introduction to system dynamics models of environmental systems&lt;/style&gt;&lt;/title&gt;&lt;/titles&gt;&lt;section&gt;401&lt;/section&gt;&lt;dates&gt;&lt;year&gt;(1999)&lt;/year&gt;&lt;/dates&gt;&lt;pub-location&gt;Ann Arbor, Michigan&lt;/pub-location&gt;&lt;publisher&gt;Island Press&lt;/publisher&gt;&lt;isbn&gt;1559636009&lt;/isbn&gt;&lt;urls&gt;&lt;/urls&gt;&lt;/record&gt;&lt;/Cite&gt;&lt;/EndNote&gt;</w:instrText>
      </w:r>
      <w:r w:rsidR="00391FE7" w:rsidRPr="00274FB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5" w:tooltip="Ford, (1999) #113" w:history="1">
        <w:r w:rsidR="006D2C77">
          <w:rPr>
            <w:rFonts w:ascii="Times New Roman" w:hAnsi="Times New Roman" w:cs="Times New Roman"/>
            <w:noProof/>
            <w:sz w:val="24"/>
            <w:szCs w:val="24"/>
            <w:vertAlign w:val="superscript"/>
          </w:rPr>
          <w:t>45</w:t>
        </w:r>
      </w:hyperlink>
      <w:r w:rsidR="00FB36AF">
        <w:rPr>
          <w:rFonts w:ascii="Times New Roman" w:hAnsi="Times New Roman" w:cs="Times New Roman"/>
          <w:noProof/>
          <w:sz w:val="24"/>
          <w:szCs w:val="24"/>
          <w:vertAlign w:val="superscript"/>
        </w:rPr>
        <w:t>)</w:t>
      </w:r>
      <w:r w:rsidR="00391FE7" w:rsidRPr="00274FBD">
        <w:rPr>
          <w:rFonts w:ascii="Times New Roman" w:hAnsi="Times New Roman" w:cs="Times New Roman"/>
          <w:sz w:val="24"/>
          <w:szCs w:val="24"/>
          <w:vertAlign w:val="superscript"/>
        </w:rPr>
        <w:fldChar w:fldCharType="end"/>
      </w:r>
      <w:r w:rsidR="00DA0295">
        <w:rPr>
          <w:rFonts w:ascii="Times New Roman" w:hAnsi="Times New Roman" w:cs="Times New Roman"/>
          <w:sz w:val="24"/>
          <w:szCs w:val="24"/>
        </w:rPr>
        <w:t xml:space="preserve"> Forethought</w:t>
      </w:r>
      <w:r>
        <w:rPr>
          <w:rFonts w:ascii="Times New Roman" w:hAnsi="Times New Roman" w:cs="Times New Roman"/>
          <w:sz w:val="24"/>
          <w:szCs w:val="24"/>
        </w:rPr>
        <w:t xml:space="preserve"> </w:t>
      </w:r>
      <w:r w:rsidR="00936479">
        <w:rPr>
          <w:rFonts w:ascii="Times New Roman" w:hAnsi="Times New Roman" w:cs="Times New Roman"/>
          <w:sz w:val="24"/>
          <w:szCs w:val="24"/>
        </w:rPr>
        <w:t xml:space="preserve">to anticipate unintended consequences and understanding the dynamics of a system </w:t>
      </w:r>
      <w:r w:rsidR="00F92E7D">
        <w:rPr>
          <w:rFonts w:ascii="Times New Roman" w:hAnsi="Times New Roman" w:cs="Times New Roman"/>
          <w:sz w:val="24"/>
          <w:szCs w:val="24"/>
        </w:rPr>
        <w:t xml:space="preserve">that prevent change </w:t>
      </w:r>
      <w:r>
        <w:rPr>
          <w:rFonts w:ascii="Times New Roman" w:hAnsi="Times New Roman" w:cs="Times New Roman"/>
          <w:sz w:val="24"/>
          <w:szCs w:val="24"/>
        </w:rPr>
        <w:t xml:space="preserve">is necessary for </w:t>
      </w:r>
      <w:r w:rsidR="00936479">
        <w:rPr>
          <w:rFonts w:ascii="Times New Roman" w:hAnsi="Times New Roman" w:cs="Times New Roman"/>
          <w:sz w:val="24"/>
          <w:szCs w:val="24"/>
        </w:rPr>
        <w:t xml:space="preserve">effective </w:t>
      </w:r>
      <w:r w:rsidR="00DA0295">
        <w:rPr>
          <w:rFonts w:ascii="Times New Roman" w:hAnsi="Times New Roman" w:cs="Times New Roman"/>
          <w:sz w:val="24"/>
          <w:szCs w:val="24"/>
        </w:rPr>
        <w:t>decision making</w:t>
      </w:r>
      <w:r w:rsidR="00936479">
        <w:rPr>
          <w:rFonts w:ascii="Times New Roman" w:hAnsi="Times New Roman" w:cs="Times New Roman"/>
          <w:sz w:val="24"/>
          <w:szCs w:val="24"/>
        </w:rPr>
        <w:t xml:space="preserve"> about </w:t>
      </w:r>
      <w:r w:rsidR="0078119C">
        <w:rPr>
          <w:rFonts w:ascii="Times New Roman" w:hAnsi="Times New Roman" w:cs="Times New Roman"/>
          <w:sz w:val="24"/>
          <w:szCs w:val="24"/>
        </w:rPr>
        <w:t xml:space="preserve">risk </w:t>
      </w:r>
      <w:r w:rsidR="00F92E7D">
        <w:rPr>
          <w:rFonts w:ascii="Times New Roman" w:hAnsi="Times New Roman" w:cs="Times New Roman"/>
          <w:sz w:val="24"/>
          <w:szCs w:val="24"/>
        </w:rPr>
        <w:t>management.</w:t>
      </w:r>
      <w:r>
        <w:rPr>
          <w:rFonts w:ascii="Times New Roman" w:hAnsi="Times New Roman" w:cs="Times New Roman"/>
          <w:sz w:val="24"/>
          <w:szCs w:val="24"/>
        </w:rPr>
        <w:t xml:space="preserve"> </w:t>
      </w:r>
      <w:r w:rsidR="00936479">
        <w:rPr>
          <w:rFonts w:ascii="Times New Roman" w:hAnsi="Times New Roman" w:cs="Times New Roman"/>
          <w:sz w:val="24"/>
          <w:szCs w:val="24"/>
        </w:rPr>
        <w:t>For example, decision-making</w:t>
      </w:r>
      <w:r w:rsidR="0078119C">
        <w:rPr>
          <w:rFonts w:ascii="Times New Roman" w:hAnsi="Times New Roman" w:cs="Times New Roman"/>
          <w:sz w:val="24"/>
          <w:szCs w:val="24"/>
        </w:rPr>
        <w:t xml:space="preserve"> about</w:t>
      </w:r>
      <w:r w:rsidR="00936479">
        <w:rPr>
          <w:rFonts w:ascii="Times New Roman" w:hAnsi="Times New Roman" w:cs="Times New Roman"/>
          <w:sz w:val="24"/>
          <w:szCs w:val="24"/>
        </w:rPr>
        <w:t xml:space="preserve"> cellulosic biofuel feedstock</w:t>
      </w:r>
      <w:r w:rsidR="0078119C">
        <w:rPr>
          <w:rFonts w:ascii="Times New Roman" w:hAnsi="Times New Roman" w:cs="Times New Roman"/>
          <w:sz w:val="24"/>
          <w:szCs w:val="24"/>
        </w:rPr>
        <w:t xml:space="preserve"> research may seek to minimize the risk of water competition with current</w:t>
      </w:r>
      <w:r w:rsidR="00936479">
        <w:rPr>
          <w:rFonts w:ascii="Times New Roman" w:hAnsi="Times New Roman" w:cs="Times New Roman"/>
          <w:sz w:val="24"/>
          <w:szCs w:val="24"/>
        </w:rPr>
        <w:t xml:space="preserve"> </w:t>
      </w:r>
      <w:r w:rsidR="00582576">
        <w:rPr>
          <w:rFonts w:ascii="Times New Roman" w:hAnsi="Times New Roman" w:cs="Times New Roman"/>
          <w:sz w:val="24"/>
          <w:szCs w:val="24"/>
        </w:rPr>
        <w:t xml:space="preserve">agricultural uses of water. An understanding of alternative cellulosic feedstock water requirements under different climatic conditions in alternative regions could aid </w:t>
      </w:r>
      <w:r w:rsidR="00F92E7D">
        <w:rPr>
          <w:rFonts w:ascii="Times New Roman" w:hAnsi="Times New Roman" w:cs="Times New Roman"/>
          <w:sz w:val="24"/>
          <w:szCs w:val="24"/>
        </w:rPr>
        <w:t xml:space="preserve">the </w:t>
      </w:r>
      <w:r w:rsidR="00582576">
        <w:rPr>
          <w:rFonts w:ascii="Times New Roman" w:hAnsi="Times New Roman" w:cs="Times New Roman"/>
          <w:sz w:val="24"/>
          <w:szCs w:val="24"/>
        </w:rPr>
        <w:t>decision-making process</w:t>
      </w:r>
      <w:r w:rsidR="0078119C">
        <w:rPr>
          <w:rFonts w:ascii="Times New Roman" w:hAnsi="Times New Roman" w:cs="Times New Roman"/>
          <w:sz w:val="24"/>
          <w:szCs w:val="24"/>
        </w:rPr>
        <w:t>.</w:t>
      </w:r>
      <w:r w:rsidR="00936479">
        <w:rPr>
          <w:rFonts w:ascii="Times New Roman" w:hAnsi="Times New Roman" w:cs="Times New Roman"/>
          <w:sz w:val="24"/>
          <w:szCs w:val="24"/>
        </w:rPr>
        <w:t xml:space="preserve"> </w:t>
      </w:r>
    </w:p>
    <w:p w:rsidR="00847FCB" w:rsidRDefault="004B4D2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736850">
        <w:rPr>
          <w:rFonts w:ascii="Times New Roman" w:hAnsi="Times New Roman" w:cs="Times New Roman"/>
          <w:sz w:val="24"/>
          <w:szCs w:val="24"/>
        </w:rPr>
        <w:t xml:space="preserve">uses a </w:t>
      </w:r>
      <w:r w:rsidR="00707E51">
        <w:rPr>
          <w:rFonts w:ascii="Times New Roman" w:hAnsi="Times New Roman" w:cs="Times New Roman"/>
          <w:sz w:val="24"/>
          <w:szCs w:val="24"/>
        </w:rPr>
        <w:t xml:space="preserve">SD </w:t>
      </w:r>
      <w:r w:rsidR="00736850">
        <w:rPr>
          <w:rFonts w:ascii="Times New Roman" w:hAnsi="Times New Roman" w:cs="Times New Roman"/>
          <w:sz w:val="24"/>
          <w:szCs w:val="24"/>
        </w:rPr>
        <w:t>modeling framework that is underpinned by a high spatiotemporal climate and soils dataset</w:t>
      </w:r>
      <w:r w:rsidR="00F70B80">
        <w:rPr>
          <w:rFonts w:ascii="Times New Roman" w:hAnsi="Times New Roman" w:cs="Times New Roman"/>
          <w:sz w:val="24"/>
          <w:szCs w:val="24"/>
        </w:rPr>
        <w:t>;</w:t>
      </w:r>
      <w:r w:rsidR="00391FE7" w:rsidRPr="00274FB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Service&lt;/Author&gt;&lt;Year&gt;(2013)&lt;/Year&gt;&lt;RecNum&gt;49&lt;/RecNum&gt;&lt;DisplayText&gt;(46, 47)&lt;/DisplayText&gt;&lt;record&gt;&lt;rec-number&gt;49&lt;/rec-number&gt;&lt;foreign-keys&gt;&lt;key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Cite&gt;&lt;Author&gt;USDA&lt;/Author&gt;&lt;Year&gt;(2013)&lt;/Year&gt;&lt;RecNum&gt;50&lt;/RecNum&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391FE7" w:rsidRPr="00274FB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6" w:tooltip="Soil Survey Staff - Natural Resources Conservation Service, (2013) #49" w:history="1">
        <w:r w:rsidR="006D2C77">
          <w:rPr>
            <w:rFonts w:ascii="Times New Roman" w:hAnsi="Times New Roman" w:cs="Times New Roman"/>
            <w:noProof/>
            <w:sz w:val="24"/>
            <w:szCs w:val="24"/>
            <w:vertAlign w:val="superscript"/>
          </w:rPr>
          <w:t>46</w:t>
        </w:r>
      </w:hyperlink>
      <w:r w:rsidR="00FB36AF">
        <w:rPr>
          <w:rFonts w:ascii="Times New Roman" w:hAnsi="Times New Roman" w:cs="Times New Roman"/>
          <w:noProof/>
          <w:sz w:val="24"/>
          <w:szCs w:val="24"/>
          <w:vertAlign w:val="superscript"/>
        </w:rPr>
        <w:t xml:space="preserve">, </w:t>
      </w:r>
      <w:hyperlink w:anchor="_ENREF_47" w:tooltip="USDA, (2013) #50" w:history="1">
        <w:r w:rsidR="006D2C77">
          <w:rPr>
            <w:rFonts w:ascii="Times New Roman" w:hAnsi="Times New Roman" w:cs="Times New Roman"/>
            <w:noProof/>
            <w:sz w:val="24"/>
            <w:szCs w:val="24"/>
            <w:vertAlign w:val="superscript"/>
          </w:rPr>
          <w:t>47</w:t>
        </w:r>
      </w:hyperlink>
      <w:r w:rsidR="00FB36AF">
        <w:rPr>
          <w:rFonts w:ascii="Times New Roman" w:hAnsi="Times New Roman" w:cs="Times New Roman"/>
          <w:noProof/>
          <w:sz w:val="24"/>
          <w:szCs w:val="24"/>
          <w:vertAlign w:val="superscript"/>
        </w:rPr>
        <w:t>)</w:t>
      </w:r>
      <w:r w:rsidR="00391FE7" w:rsidRPr="00274FBD">
        <w:rPr>
          <w:rFonts w:ascii="Times New Roman" w:hAnsi="Times New Roman" w:cs="Times New Roman"/>
          <w:sz w:val="24"/>
          <w:szCs w:val="24"/>
          <w:vertAlign w:val="superscript"/>
        </w:rPr>
        <w:fldChar w:fldCharType="end"/>
      </w:r>
      <w:r w:rsidR="00736850">
        <w:rPr>
          <w:rFonts w:ascii="Times New Roman" w:hAnsi="Times New Roman" w:cs="Times New Roman"/>
          <w:sz w:val="24"/>
          <w:szCs w:val="24"/>
        </w:rPr>
        <w:t xml:space="preserve"> </w:t>
      </w:r>
      <w:r w:rsidR="00F70B80">
        <w:rPr>
          <w:rFonts w:ascii="Times New Roman" w:hAnsi="Times New Roman" w:cs="Times New Roman"/>
          <w:sz w:val="24"/>
          <w:szCs w:val="24"/>
        </w:rPr>
        <w:t>t</w:t>
      </w:r>
      <w:r w:rsidR="00736850">
        <w:rPr>
          <w:rFonts w:ascii="Times New Roman" w:hAnsi="Times New Roman" w:cs="Times New Roman"/>
          <w:sz w:val="24"/>
          <w:szCs w:val="24"/>
        </w:rPr>
        <w:t>he model has been developed in S</w:t>
      </w:r>
      <w:r>
        <w:rPr>
          <w:rFonts w:ascii="Times New Roman" w:hAnsi="Times New Roman" w:cs="Times New Roman"/>
          <w:sz w:val="24"/>
          <w:szCs w:val="24"/>
        </w:rPr>
        <w:t>TELLA</w:t>
      </w:r>
      <w:r w:rsidR="00736850">
        <w:rPr>
          <w:rFonts w:ascii="Times New Roman" w:hAnsi="Times New Roman" w:cs="Times New Roman"/>
          <w:sz w:val="24"/>
          <w:szCs w:val="24"/>
        </w:rPr>
        <w:t>.</w:t>
      </w:r>
      <w:r w:rsidR="00391FE7"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&lt;EndNote&gt;&lt;Cite&gt;&lt;Author&gt;ISEE Systems&lt;/Author&gt;&lt;Year&gt;2013&lt;/Year&gt;&lt;RecNum&gt;114&lt;/RecNum&gt;&lt;DisplayText&gt;(48)&lt;/DisplayText&gt;&lt;record&gt;&lt;rec-number&gt;114&lt;/rec-number&gt;&lt;foreign-keys&gt;&lt;key app="EN" db-id="vt0rsz0asdtxrzetxr0prw9eexvwt9wxe5tx"&gt;114&lt;/key&gt;&lt;/foreign-keys&gt;&lt;ref-type name="Report"&gt;27&lt;/ref-type&gt;&lt;contributors&gt;&lt;authors&gt;&lt;author&gt;ISEE Systems,&lt;/author&gt;&lt;/authors&gt;&lt;/contributors&gt;&lt;titles&gt;&lt;title&gt;STELLA v.9.1.4&lt;/title&gt;&lt;/titles&gt;&lt;dates&gt;&lt;year&gt;2013&lt;/year&gt;&lt;/dates&gt;&lt;pub-location&gt;Lebanon, NH, USA &lt;/pub-location&gt;&lt;urls&gt;&lt;/urls&gt;&lt;/record&gt;&lt;/Cite&gt;&lt;/EndNote&gt;</w:instrText>
      </w:r>
      <w:r w:rsidR="00391FE7"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8" w:tooltip="ISEE Systems, 2013 #114" w:history="1">
        <w:r w:rsidR="006D2C77">
          <w:rPr>
            <w:rFonts w:ascii="Times New Roman" w:hAnsi="Times New Roman" w:cs="Times New Roman"/>
            <w:noProof/>
            <w:sz w:val="24"/>
            <w:szCs w:val="24"/>
            <w:vertAlign w:val="superscript"/>
          </w:rPr>
          <w:t>48</w:t>
        </w:r>
      </w:hyperlink>
      <w:r w:rsidR="00FB36AF">
        <w:rPr>
          <w:rFonts w:ascii="Times New Roman" w:hAnsi="Times New Roman" w:cs="Times New Roman"/>
          <w:noProof/>
          <w:sz w:val="24"/>
          <w:szCs w:val="24"/>
          <w:vertAlign w:val="superscript"/>
        </w:rPr>
        <w:t>)</w:t>
      </w:r>
      <w:r w:rsidR="00391FE7" w:rsidRPr="00096D65">
        <w:rPr>
          <w:rFonts w:ascii="Times New Roman" w:hAnsi="Times New Roman" w:cs="Times New Roman"/>
          <w:sz w:val="24"/>
          <w:szCs w:val="24"/>
          <w:vertAlign w:val="superscript"/>
        </w:rPr>
        <w:fldChar w:fldCharType="end"/>
      </w:r>
      <w:r w:rsidR="00736850">
        <w:rPr>
          <w:rFonts w:ascii="Times New Roman" w:hAnsi="Times New Roman" w:cs="Times New Roman"/>
          <w:sz w:val="24"/>
          <w:szCs w:val="24"/>
        </w:rPr>
        <w:t xml:space="preserve"> </w:t>
      </w:r>
      <w:r w:rsidR="001B4588">
        <w:rPr>
          <w:rFonts w:ascii="Times New Roman" w:hAnsi="Times New Roman" w:cs="Times New Roman"/>
          <w:sz w:val="24"/>
          <w:szCs w:val="24"/>
        </w:rPr>
        <w:t>SD</w:t>
      </w:r>
      <w:r w:rsidR="00E255CA">
        <w:rPr>
          <w:rFonts w:ascii="Times New Roman" w:hAnsi="Times New Roman" w:cs="Times New Roman"/>
          <w:sz w:val="24"/>
          <w:szCs w:val="24"/>
        </w:rPr>
        <w:t xml:space="preserve"> is </w:t>
      </w:r>
      <w:r w:rsidR="00E255CA" w:rsidRPr="00E255CA">
        <w:rPr>
          <w:rFonts w:ascii="Times New Roman" w:hAnsi="Times New Roman" w:cs="Times New Roman"/>
          <w:sz w:val="24"/>
          <w:szCs w:val="24"/>
        </w:rPr>
        <w:t xml:space="preserve">an approach </w:t>
      </w:r>
      <w:r w:rsidR="00F70B80">
        <w:rPr>
          <w:rFonts w:ascii="Times New Roman" w:hAnsi="Times New Roman" w:cs="Times New Roman"/>
          <w:sz w:val="24"/>
          <w:szCs w:val="24"/>
        </w:rPr>
        <w:t>for</w:t>
      </w:r>
      <w:r w:rsidR="00F70B80" w:rsidRPr="00E255CA">
        <w:rPr>
          <w:rFonts w:ascii="Times New Roman" w:hAnsi="Times New Roman" w:cs="Times New Roman"/>
          <w:sz w:val="24"/>
          <w:szCs w:val="24"/>
        </w:rPr>
        <w:t xml:space="preserve"> </w:t>
      </w:r>
      <w:r w:rsidR="00E255CA">
        <w:rPr>
          <w:rFonts w:ascii="Times New Roman" w:hAnsi="Times New Roman" w:cs="Times New Roman"/>
          <w:sz w:val="24"/>
          <w:szCs w:val="24"/>
        </w:rPr>
        <w:t xml:space="preserve">framing, discussing, and understanding </w:t>
      </w:r>
      <w:r w:rsidR="00E255CA" w:rsidRPr="00E255CA">
        <w:rPr>
          <w:rFonts w:ascii="Times New Roman" w:hAnsi="Times New Roman" w:cs="Times New Roman"/>
          <w:sz w:val="24"/>
          <w:szCs w:val="24"/>
        </w:rPr>
        <w:t xml:space="preserve">the behavior </w:t>
      </w:r>
      <w:r w:rsidR="00E255CA">
        <w:rPr>
          <w:rFonts w:ascii="Times New Roman" w:hAnsi="Times New Roman" w:cs="Times New Roman"/>
          <w:sz w:val="24"/>
          <w:szCs w:val="24"/>
        </w:rPr>
        <w:t xml:space="preserve">of complex systems over time. </w:t>
      </w:r>
      <w:r w:rsidR="00F70B80">
        <w:rPr>
          <w:rFonts w:ascii="Times New Roman" w:hAnsi="Times New Roman" w:cs="Times New Roman"/>
          <w:sz w:val="24"/>
          <w:szCs w:val="24"/>
        </w:rPr>
        <w:t>It</w:t>
      </w:r>
      <w:r w:rsidR="00E255CA">
        <w:rPr>
          <w:rFonts w:ascii="Times New Roman" w:hAnsi="Times New Roman" w:cs="Times New Roman"/>
          <w:sz w:val="24"/>
          <w:szCs w:val="24"/>
        </w:rPr>
        <w:t xml:space="preserve"> uses </w:t>
      </w:r>
      <w:r w:rsidR="00E255CA" w:rsidRPr="00E255CA">
        <w:rPr>
          <w:rFonts w:ascii="Times New Roman" w:hAnsi="Times New Roman" w:cs="Times New Roman"/>
          <w:sz w:val="24"/>
          <w:szCs w:val="24"/>
        </w:rPr>
        <w:t>internal feedback loops</w:t>
      </w:r>
      <w:r w:rsidR="00E255CA">
        <w:rPr>
          <w:rFonts w:ascii="Times New Roman" w:hAnsi="Times New Roman" w:cs="Times New Roman"/>
          <w:sz w:val="24"/>
          <w:szCs w:val="24"/>
        </w:rPr>
        <w:t>, stocks and flow</w:t>
      </w:r>
      <w:r w:rsidR="00F70B80">
        <w:rPr>
          <w:rFonts w:ascii="Times New Roman" w:hAnsi="Times New Roman" w:cs="Times New Roman"/>
          <w:sz w:val="24"/>
          <w:szCs w:val="24"/>
        </w:rPr>
        <w:t>s</w:t>
      </w:r>
      <w:r w:rsidR="00E255CA">
        <w:rPr>
          <w:rFonts w:ascii="Times New Roman" w:hAnsi="Times New Roman" w:cs="Times New Roman"/>
          <w:sz w:val="24"/>
          <w:szCs w:val="24"/>
        </w:rPr>
        <w:t>, and</w:t>
      </w:r>
      <w:r w:rsidR="00E255CA" w:rsidRPr="00E255CA">
        <w:rPr>
          <w:rFonts w:ascii="Times New Roman" w:hAnsi="Times New Roman" w:cs="Times New Roman"/>
          <w:sz w:val="24"/>
          <w:szCs w:val="24"/>
        </w:rPr>
        <w:t xml:space="preserve"> time delays </w:t>
      </w:r>
      <w:r w:rsidR="00E255CA">
        <w:rPr>
          <w:rFonts w:ascii="Times New Roman" w:hAnsi="Times New Roman" w:cs="Times New Roman"/>
          <w:sz w:val="24"/>
          <w:szCs w:val="24"/>
        </w:rPr>
        <w:t>to model this behavior.</w:t>
      </w:r>
      <w:r w:rsidR="00847FCB">
        <w:rPr>
          <w:rFonts w:ascii="Times New Roman" w:hAnsi="Times New Roman" w:cs="Times New Roman"/>
          <w:sz w:val="24"/>
          <w:szCs w:val="24"/>
        </w:rPr>
        <w:t xml:space="preserve"> </w:t>
      </w:r>
      <w:r w:rsidR="00847FCB" w:rsidRPr="005A5CA7">
        <w:rPr>
          <w:rFonts w:ascii="Times New Roman" w:hAnsi="Times New Roman" w:cs="Times New Roman"/>
          <w:sz w:val="24"/>
          <w:szCs w:val="24"/>
        </w:rPr>
        <w:t>SD models can be powerful tools for generating and communicating important insights</w:t>
      </w:r>
      <w:r w:rsidR="00E255CA">
        <w:rPr>
          <w:rFonts w:ascii="Times New Roman" w:hAnsi="Times New Roman" w:cs="Times New Roman"/>
          <w:sz w:val="24"/>
          <w:szCs w:val="24"/>
        </w:rPr>
        <w:t xml:space="preserve"> about </w:t>
      </w:r>
      <w:r w:rsidR="00E255CA">
        <w:rPr>
          <w:rFonts w:ascii="Times New Roman" w:hAnsi="Times New Roman" w:cs="Times New Roman"/>
          <w:sz w:val="24"/>
          <w:szCs w:val="24"/>
        </w:rPr>
        <w:lastRenderedPageBreak/>
        <w:t>complex systems</w:t>
      </w:r>
      <w:r w:rsidR="00847FCB" w:rsidRPr="005A5CA7">
        <w:rPr>
          <w:rFonts w:ascii="Times New Roman" w:hAnsi="Times New Roman" w:cs="Times New Roman"/>
          <w:sz w:val="24"/>
          <w:szCs w:val="24"/>
        </w:rPr>
        <w:t xml:space="preserve"> to th</w:t>
      </w:r>
      <w:r w:rsidR="00847FCB">
        <w:rPr>
          <w:rFonts w:ascii="Times New Roman" w:hAnsi="Times New Roman" w:cs="Times New Roman"/>
          <w:sz w:val="24"/>
          <w:szCs w:val="24"/>
        </w:rPr>
        <w:t>e public</w:t>
      </w:r>
      <w:r w:rsidR="00847FCB" w:rsidRPr="005A5CA7">
        <w:rPr>
          <w:rFonts w:ascii="Times New Roman" w:hAnsi="Times New Roman" w:cs="Times New Roman"/>
          <w:sz w:val="24"/>
          <w:szCs w:val="24"/>
        </w:rPr>
        <w:t>,</w:t>
      </w:r>
      <w:r w:rsidR="00391FE7" w:rsidRPr="005A5CA7">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&lt;EndNote&gt;&lt;Cite&gt;&lt;Author&gt;Forrester&lt;/Author&gt;&lt;Year&gt;(2007)&lt;/Year&gt;&lt;RecNum&gt;47&lt;/RecNum&gt;&lt;DisplayText&gt;(49)&lt;/DisplayText&gt;&lt;record&gt;&lt;rec-number&gt;47&lt;/rec-number&gt;&lt;foreign-keys&gt;&lt;key app="EN" db-id="vt0rsz0asdtxrzetxr0prw9eexvwt9wxe5tx"&gt;47&lt;/key&gt;&lt;/foreign-keys&gt;&lt;ref-type name="Journal Article"&gt;17&lt;/ref-type&gt;&lt;contributors&gt;&lt;authors&gt;&lt;author&gt;Forrester, J.W.&lt;/author&gt;&lt;/authors&gt;&lt;/contributors&gt;&lt;titles&gt;&lt;title&gt;System dynamics: the next fifty years&lt;/title&gt;&lt;secondary-title&gt;&lt;style face="italic" font="default" size="100%"&gt;System Dynamics Review&lt;/style&gt;&lt;/secondary-title&gt;&lt;/titles&gt;&lt;periodical&gt;&lt;full-title&gt;System Dynamics Review&lt;/full-title&gt;&lt;/periodical&gt;&lt;pages&gt;359-370&lt;/pages&gt;&lt;volume&gt;&lt;style face="bold" font="default" size="100%"&gt;23&lt;/style&gt;&lt;/volume&gt;&lt;dates&gt;&lt;year&gt;(2007)&lt;/year&gt;&lt;/dates&gt;&lt;urls&gt;&lt;/urls&gt;&lt;/record&gt;&lt;/Cite&gt;&lt;/EndNote&gt;</w:instrText>
      </w:r>
      <w:r w:rsidR="00391FE7" w:rsidRPr="005A5CA7">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9" w:tooltip="Forrester, (2007) #47" w:history="1">
        <w:r w:rsidR="006D2C77">
          <w:rPr>
            <w:rFonts w:ascii="Times New Roman" w:hAnsi="Times New Roman" w:cs="Times New Roman"/>
            <w:noProof/>
            <w:sz w:val="24"/>
            <w:szCs w:val="24"/>
            <w:vertAlign w:val="superscript"/>
          </w:rPr>
          <w:t>49</w:t>
        </w:r>
      </w:hyperlink>
      <w:r w:rsidR="00FB36AF">
        <w:rPr>
          <w:rFonts w:ascii="Times New Roman" w:hAnsi="Times New Roman" w:cs="Times New Roman"/>
          <w:noProof/>
          <w:sz w:val="24"/>
          <w:szCs w:val="24"/>
          <w:vertAlign w:val="superscript"/>
        </w:rPr>
        <w:t>)</w:t>
      </w:r>
      <w:r w:rsidR="00391FE7" w:rsidRPr="005A5CA7">
        <w:rPr>
          <w:rFonts w:ascii="Times New Roman" w:hAnsi="Times New Roman" w:cs="Times New Roman"/>
          <w:sz w:val="24"/>
          <w:szCs w:val="24"/>
          <w:vertAlign w:val="superscript"/>
        </w:rPr>
        <w:fldChar w:fldCharType="end"/>
      </w:r>
      <w:r w:rsidR="00847FCB" w:rsidRPr="005A5CA7">
        <w:rPr>
          <w:rFonts w:ascii="Times New Roman" w:hAnsi="Times New Roman" w:cs="Times New Roman"/>
          <w:sz w:val="24"/>
          <w:szCs w:val="24"/>
        </w:rPr>
        <w:t xml:space="preserve"> and SD has long been used to examine and inform a wide variety of public policy questions and applicat</w:t>
      </w:r>
      <w:r w:rsidR="00847FCB">
        <w:rPr>
          <w:rFonts w:ascii="Times New Roman" w:hAnsi="Times New Roman" w:cs="Times New Roman"/>
          <w:sz w:val="24"/>
          <w:szCs w:val="24"/>
        </w:rPr>
        <w:t>ions</w:t>
      </w:r>
      <w:r w:rsidR="00847FCB" w:rsidRPr="005A5CA7">
        <w:rPr>
          <w:rFonts w:ascii="Times New Roman" w:hAnsi="Times New Roman" w:cs="Times New Roman"/>
          <w:sz w:val="24"/>
          <w:szCs w:val="24"/>
        </w:rPr>
        <w:t>.</w:t>
      </w:r>
      <w:r w:rsidR="00391FE7" w:rsidRPr="005A5CA7">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&lt;EndNote&gt;&lt;Cite&gt;&lt;Author&gt;Ghaffarzadegan&lt;/Author&gt;&lt;Year&gt;(2011)&lt;/Year&gt;&lt;RecNum&gt;48&lt;/RecNum&gt;&lt;DisplayText&gt;(50)&lt;/DisplayText&gt;&lt;record&gt;&lt;rec-number&gt;48&lt;/rec-number&gt;&lt;foreign-keys&gt;&lt;key app="EN" db-id="vt0rsz0asdtxrzetxr0prw9eexvwt9wxe5tx"&gt;48&lt;/key&gt;&lt;/foreign-keys&gt;&lt;ref-type name="Journal Article"&gt;17&lt;/ref-type&gt;&lt;contributors&gt;&lt;authors&gt;&lt;author&gt;Ghaffarzadegan, N.&lt;/author&gt;&lt;author&gt;Lyneis, J.&lt;/author&gt;&lt;author&gt;Richardson, G.P.&lt;/author&gt;&lt;/authors&gt;&lt;/contributors&gt;&lt;titles&gt;&lt;title&gt;How small system dynamics models can help the public policy process&lt;/title&gt;&lt;secondary-title&gt;&lt;style face="italic" font="default" size="100%"&gt;System Dynamics Review&lt;/style&gt;&lt;/secondary-title&gt;&lt;/titles&gt;&lt;periodical&gt;&lt;full-title&gt;System Dynamics Review&lt;/full-title&gt;&lt;/periodical&gt;&lt;pages&gt;22-44&lt;/pages&gt;&lt;volume&gt;&lt;style face="bold" font="default" size="100%"&gt;27&lt;/style&gt;&lt;/volume&gt;&lt;dates&gt;&lt;year&gt;(2011)&lt;/year&gt;&lt;/dates&gt;&lt;urls&gt;&lt;/urls&gt;&lt;/record&gt;&lt;/Cite&gt;&lt;/EndNote&gt;</w:instrText>
      </w:r>
      <w:r w:rsidR="00391FE7" w:rsidRPr="005A5CA7">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0" w:tooltip="Ghaffarzadegan, (2011) #48" w:history="1">
        <w:r w:rsidR="006D2C77">
          <w:rPr>
            <w:rFonts w:ascii="Times New Roman" w:hAnsi="Times New Roman" w:cs="Times New Roman"/>
            <w:noProof/>
            <w:sz w:val="24"/>
            <w:szCs w:val="24"/>
            <w:vertAlign w:val="superscript"/>
          </w:rPr>
          <w:t>50</w:t>
        </w:r>
      </w:hyperlink>
      <w:r w:rsidR="00FB36AF">
        <w:rPr>
          <w:rFonts w:ascii="Times New Roman" w:hAnsi="Times New Roman" w:cs="Times New Roman"/>
          <w:noProof/>
          <w:sz w:val="24"/>
          <w:szCs w:val="24"/>
          <w:vertAlign w:val="superscript"/>
        </w:rPr>
        <w:t>)</w:t>
      </w:r>
      <w:r w:rsidR="00391FE7" w:rsidRPr="005A5CA7">
        <w:rPr>
          <w:rFonts w:ascii="Times New Roman" w:hAnsi="Times New Roman" w:cs="Times New Roman"/>
          <w:sz w:val="24"/>
          <w:szCs w:val="24"/>
          <w:vertAlign w:val="superscript"/>
        </w:rPr>
        <w:fldChar w:fldCharType="end"/>
      </w:r>
      <w:r w:rsidR="009526DC">
        <w:rPr>
          <w:rFonts w:ascii="Times New Roman" w:hAnsi="Times New Roman" w:cs="Times New Roman"/>
          <w:sz w:val="24"/>
          <w:szCs w:val="24"/>
        </w:rPr>
        <w:t xml:space="preserve"> </w:t>
      </w:r>
    </w:p>
    <w:p w:rsidR="009526DC" w:rsidRDefault="00CF6234" w:rsidP="00ED0C0F">
      <w:pPr>
        <w:spacing w:line="480" w:lineRule="auto"/>
        <w:ind w:firstLine="720"/>
        <w:rPr>
          <w:rFonts w:ascii="Times New Roman" w:hAnsi="Times New Roman" w:cs="Times New Roman"/>
          <w:sz w:val="24"/>
          <w:szCs w:val="24"/>
        </w:rPr>
      </w:pPr>
      <w:r w:rsidRPr="003A4B1B">
        <w:rPr>
          <w:rFonts w:ascii="Times New Roman" w:hAnsi="Times New Roman" w:cs="Times New Roman"/>
          <w:sz w:val="24"/>
          <w:szCs w:val="24"/>
        </w:rPr>
        <w:t>Fi</w:t>
      </w:r>
      <w:r>
        <w:rPr>
          <w:rFonts w:ascii="Times New Roman" w:hAnsi="Times New Roman" w:cs="Times New Roman"/>
          <w:sz w:val="24"/>
          <w:szCs w:val="24"/>
        </w:rPr>
        <w:t xml:space="preserve">gure </w:t>
      </w:r>
      <w:r w:rsidR="006B2A3A">
        <w:rPr>
          <w:rFonts w:ascii="Times New Roman" w:hAnsi="Times New Roman" w:cs="Times New Roman"/>
          <w:sz w:val="24"/>
          <w:szCs w:val="24"/>
        </w:rPr>
        <w:t>2</w:t>
      </w:r>
      <w:r>
        <w:rPr>
          <w:rFonts w:ascii="Times New Roman" w:hAnsi="Times New Roman" w:cs="Times New Roman"/>
          <w:sz w:val="24"/>
          <w:szCs w:val="24"/>
        </w:rPr>
        <w:t xml:space="preserve"> illustrat</w:t>
      </w:r>
      <w:r w:rsidR="00FC7BBD">
        <w:rPr>
          <w:rFonts w:ascii="Times New Roman" w:hAnsi="Times New Roman" w:cs="Times New Roman"/>
          <w:sz w:val="24"/>
          <w:szCs w:val="24"/>
        </w:rPr>
        <w:t>es</w:t>
      </w:r>
      <w:r w:rsidR="00610F48">
        <w:rPr>
          <w:rFonts w:ascii="Times New Roman" w:hAnsi="Times New Roman" w:cs="Times New Roman"/>
          <w:sz w:val="24"/>
          <w:szCs w:val="24"/>
        </w:rPr>
        <w:t xml:space="preserve">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O’s </w:t>
      </w:r>
      <w:r w:rsidR="00736850">
        <w:rPr>
          <w:rFonts w:ascii="Times New Roman" w:hAnsi="Times New Roman" w:cs="Times New Roman"/>
          <w:sz w:val="24"/>
          <w:szCs w:val="24"/>
        </w:rPr>
        <w:t xml:space="preserve">generalized </w:t>
      </w:r>
      <w:r>
        <w:rPr>
          <w:rFonts w:ascii="Times New Roman" w:hAnsi="Times New Roman" w:cs="Times New Roman"/>
          <w:sz w:val="24"/>
          <w:szCs w:val="24"/>
        </w:rPr>
        <w:t xml:space="preserve">data </w:t>
      </w:r>
      <w:r w:rsidRPr="003A4B1B">
        <w:rPr>
          <w:rFonts w:ascii="Times New Roman" w:hAnsi="Times New Roman" w:cs="Times New Roman"/>
          <w:sz w:val="24"/>
          <w:szCs w:val="24"/>
        </w:rPr>
        <w:t>proc</w:t>
      </w:r>
      <w:r>
        <w:rPr>
          <w:rFonts w:ascii="Times New Roman" w:hAnsi="Times New Roman" w:cs="Times New Roman"/>
          <w:sz w:val="24"/>
          <w:szCs w:val="24"/>
        </w:rPr>
        <w:t>ess</w:t>
      </w:r>
      <w:r w:rsidR="00C574C1">
        <w:rPr>
          <w:rFonts w:ascii="Times New Roman" w:hAnsi="Times New Roman" w:cs="Times New Roman"/>
          <w:sz w:val="24"/>
          <w:szCs w:val="24"/>
        </w:rPr>
        <w:t>.</w:t>
      </w:r>
      <w:r>
        <w:rPr>
          <w:rFonts w:ascii="Times New Roman" w:hAnsi="Times New Roman" w:cs="Times New Roman"/>
          <w:sz w:val="24"/>
          <w:szCs w:val="24"/>
        </w:rPr>
        <w:t xml:space="preserve">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consists of four main components</w:t>
      </w:r>
      <w:r w:rsidR="00A82BE6">
        <w:rPr>
          <w:rFonts w:ascii="Times New Roman" w:hAnsi="Times New Roman" w:cs="Times New Roman"/>
          <w:sz w:val="24"/>
          <w:szCs w:val="24"/>
        </w:rPr>
        <w:t>:</w:t>
      </w:r>
      <w:r w:rsidR="00975150">
        <w:rPr>
          <w:rFonts w:ascii="Times New Roman" w:hAnsi="Times New Roman" w:cs="Times New Roman"/>
          <w:sz w:val="24"/>
          <w:szCs w:val="24"/>
        </w:rPr>
        <w:t xml:space="preserve"> </w:t>
      </w:r>
      <w:r w:rsidR="00BF1013">
        <w:rPr>
          <w:rFonts w:ascii="Times New Roman" w:hAnsi="Times New Roman" w:cs="Times New Roman"/>
          <w:sz w:val="24"/>
          <w:szCs w:val="24"/>
        </w:rPr>
        <w:t xml:space="preserve">the </w:t>
      </w:r>
      <w:r w:rsidR="00975150">
        <w:rPr>
          <w:rFonts w:ascii="Times New Roman" w:hAnsi="Times New Roman" w:cs="Times New Roman"/>
          <w:sz w:val="24"/>
          <w:szCs w:val="24"/>
        </w:rPr>
        <w:t>database framework</w:t>
      </w:r>
      <w:r w:rsidR="00BF1013">
        <w:rPr>
          <w:rFonts w:ascii="Times New Roman" w:hAnsi="Times New Roman" w:cs="Times New Roman"/>
          <w:sz w:val="24"/>
          <w:szCs w:val="24"/>
        </w:rPr>
        <w:t xml:space="preserve"> for managing </w:t>
      </w:r>
      <w:r w:rsidR="00A23999">
        <w:rPr>
          <w:rFonts w:ascii="Times New Roman" w:hAnsi="Times New Roman" w:cs="Times New Roman"/>
          <w:sz w:val="24"/>
          <w:szCs w:val="24"/>
        </w:rPr>
        <w:t>data,</w:t>
      </w:r>
      <w:r w:rsidR="00975150">
        <w:rPr>
          <w:rFonts w:ascii="Times New Roman" w:hAnsi="Times New Roman" w:cs="Times New Roman"/>
          <w:sz w:val="24"/>
          <w:szCs w:val="24"/>
        </w:rPr>
        <w:t xml:space="preserve"> </w:t>
      </w:r>
      <w:r w:rsidR="00BF1013">
        <w:rPr>
          <w:rFonts w:ascii="Times New Roman" w:hAnsi="Times New Roman" w:cs="Times New Roman"/>
          <w:sz w:val="24"/>
          <w:szCs w:val="24"/>
        </w:rPr>
        <w:t xml:space="preserve">the </w:t>
      </w:r>
      <w:r w:rsidR="00975150">
        <w:rPr>
          <w:rFonts w:ascii="Times New Roman" w:hAnsi="Times New Roman" w:cs="Times New Roman"/>
          <w:sz w:val="24"/>
          <w:szCs w:val="24"/>
        </w:rPr>
        <w:t>S</w:t>
      </w:r>
      <w:r w:rsidR="00A82BE6">
        <w:rPr>
          <w:rFonts w:ascii="Times New Roman" w:hAnsi="Times New Roman" w:cs="Times New Roman"/>
          <w:sz w:val="24"/>
          <w:szCs w:val="24"/>
        </w:rPr>
        <w:t>TELLA</w:t>
      </w:r>
      <w:r w:rsidR="00975150">
        <w:rPr>
          <w:rFonts w:ascii="Times New Roman" w:hAnsi="Times New Roman" w:cs="Times New Roman"/>
          <w:sz w:val="24"/>
          <w:szCs w:val="24"/>
        </w:rPr>
        <w:t xml:space="preserve"> model, </w:t>
      </w:r>
      <w:r w:rsidR="00A23999">
        <w:rPr>
          <w:rFonts w:ascii="Times New Roman" w:hAnsi="Times New Roman" w:cs="Times New Roman"/>
          <w:sz w:val="24"/>
          <w:szCs w:val="24"/>
        </w:rPr>
        <w:t xml:space="preserve">a Visual Basic for </w:t>
      </w:r>
      <w:r w:rsidR="00F875B1">
        <w:rPr>
          <w:rFonts w:ascii="Times New Roman" w:hAnsi="Times New Roman" w:cs="Times New Roman"/>
          <w:sz w:val="24"/>
          <w:szCs w:val="24"/>
        </w:rPr>
        <w:t>a</w:t>
      </w:r>
      <w:r w:rsidR="00A23999">
        <w:rPr>
          <w:rFonts w:ascii="Times New Roman" w:hAnsi="Times New Roman" w:cs="Times New Roman"/>
          <w:sz w:val="24"/>
          <w:szCs w:val="24"/>
        </w:rPr>
        <w:t xml:space="preserve">pplications automation script, and </w:t>
      </w:r>
      <w:r w:rsidR="00BF1013">
        <w:rPr>
          <w:rFonts w:ascii="Times New Roman" w:hAnsi="Times New Roman" w:cs="Times New Roman"/>
          <w:sz w:val="24"/>
          <w:szCs w:val="24"/>
        </w:rPr>
        <w:t>visualization</w:t>
      </w:r>
      <w:r w:rsidR="00835EB6">
        <w:rPr>
          <w:rFonts w:ascii="Times New Roman" w:hAnsi="Times New Roman" w:cs="Times New Roman"/>
          <w:sz w:val="24"/>
          <w:szCs w:val="24"/>
        </w:rPr>
        <w:t xml:space="preserve"> </w:t>
      </w:r>
      <w:r w:rsidR="00BF1013">
        <w:rPr>
          <w:rFonts w:ascii="Times New Roman" w:hAnsi="Times New Roman" w:cs="Times New Roman"/>
          <w:sz w:val="24"/>
          <w:szCs w:val="24"/>
        </w:rPr>
        <w:t>of results</w:t>
      </w:r>
      <w:r>
        <w:rPr>
          <w:rFonts w:ascii="Times New Roman" w:hAnsi="Times New Roman" w:cs="Times New Roman"/>
          <w:sz w:val="24"/>
          <w:szCs w:val="24"/>
        </w:rPr>
        <w:t>.</w:t>
      </w:r>
      <w:r w:rsidR="00D93FB2">
        <w:rPr>
          <w:rFonts w:ascii="Times New Roman" w:hAnsi="Times New Roman" w:cs="Times New Roman"/>
          <w:sz w:val="24"/>
          <w:szCs w:val="24"/>
        </w:rPr>
        <w:t xml:space="preserve"> </w:t>
      </w:r>
      <w:r w:rsidR="009526DC" w:rsidRPr="009526DC">
        <w:rPr>
          <w:rFonts w:ascii="Times New Roman" w:hAnsi="Times New Roman" w:cs="Times New Roman"/>
          <w:sz w:val="24"/>
          <w:szCs w:val="24"/>
        </w:rPr>
        <w:t xml:space="preserve">Our model uses climate and soil data inputs from </w:t>
      </w:r>
      <w:proofErr w:type="spellStart"/>
      <w:r w:rsidR="009526DC" w:rsidRPr="009526DC">
        <w:rPr>
          <w:rFonts w:ascii="Times New Roman" w:hAnsi="Times New Roman" w:cs="Times New Roman"/>
          <w:sz w:val="24"/>
          <w:szCs w:val="24"/>
        </w:rPr>
        <w:t>Cligen</w:t>
      </w:r>
      <w:proofErr w:type="spellEnd"/>
      <w:r w:rsidR="009526DC" w:rsidRPr="009526DC">
        <w:rPr>
          <w:rFonts w:ascii="Times New Roman" w:hAnsi="Times New Roman" w:cs="Times New Roman"/>
          <w:sz w:val="24"/>
          <w:szCs w:val="24"/>
        </w:rPr>
        <w:t xml:space="preserve"> and</w:t>
      </w:r>
      <w:ins w:id="534" w:author="Windows User" w:date="2014-07-22T10:04:00Z">
        <w:r w:rsidR="00235820">
          <w:rPr>
            <w:rFonts w:ascii="Times New Roman" w:hAnsi="Times New Roman" w:cs="Times New Roman"/>
            <w:sz w:val="24"/>
            <w:szCs w:val="24"/>
          </w:rPr>
          <w:t xml:space="preserve"> S</w:t>
        </w:r>
      </w:ins>
      <w:ins w:id="535" w:author="Windows User" w:date="2014-07-22T10:05:00Z">
        <w:r w:rsidR="00235820">
          <w:rPr>
            <w:rFonts w:ascii="Times New Roman" w:hAnsi="Times New Roman" w:cs="Times New Roman"/>
            <w:sz w:val="24"/>
            <w:szCs w:val="24"/>
          </w:rPr>
          <w:t>SU</w:t>
        </w:r>
      </w:ins>
      <w:ins w:id="536" w:author="Windows User" w:date="2014-07-22T10:04:00Z">
        <w:r w:rsidR="00235820">
          <w:rPr>
            <w:rFonts w:ascii="Times New Roman" w:hAnsi="Times New Roman" w:cs="Times New Roman"/>
            <w:sz w:val="24"/>
            <w:szCs w:val="24"/>
          </w:rPr>
          <w:t>RGO</w:t>
        </w:r>
      </w:ins>
      <w:ins w:id="537" w:author="Windows User" w:date="2014-07-22T10:07:00Z">
        <w:r w:rsidR="00235820">
          <w:rPr>
            <w:rFonts w:ascii="Times New Roman" w:hAnsi="Times New Roman" w:cs="Times New Roman"/>
            <w:sz w:val="24"/>
            <w:szCs w:val="24"/>
          </w:rPr>
          <w:t>2.1</w:t>
        </w:r>
      </w:ins>
      <w:ins w:id="538" w:author="Windows User" w:date="2014-07-22T10:05:00Z">
        <w:r w:rsidR="00235820">
          <w:rPr>
            <w:rFonts w:ascii="Times New Roman" w:hAnsi="Times New Roman" w:cs="Times New Roman"/>
            <w:sz w:val="24"/>
            <w:szCs w:val="24"/>
          </w:rPr>
          <w:t>/</w:t>
        </w:r>
      </w:ins>
      <w:r w:rsidR="009526DC" w:rsidRPr="009526DC">
        <w:rPr>
          <w:rFonts w:ascii="Times New Roman" w:hAnsi="Times New Roman" w:cs="Times New Roman"/>
          <w:sz w:val="24"/>
          <w:szCs w:val="24"/>
        </w:rPr>
        <w:t xml:space="preserve"> </w:t>
      </w:r>
      <w:commentRangeStart w:id="539"/>
      <w:r w:rsidR="009526DC" w:rsidRPr="009526DC">
        <w:rPr>
          <w:rFonts w:ascii="Times New Roman" w:hAnsi="Times New Roman" w:cs="Times New Roman"/>
          <w:sz w:val="24"/>
          <w:szCs w:val="24"/>
        </w:rPr>
        <w:t>S</w:t>
      </w:r>
      <w:r w:rsidR="005A7362">
        <w:rPr>
          <w:rFonts w:ascii="Times New Roman" w:hAnsi="Times New Roman" w:cs="Times New Roman"/>
          <w:sz w:val="24"/>
          <w:szCs w:val="24"/>
        </w:rPr>
        <w:t>TATSGO2</w:t>
      </w:r>
      <w:commentRangeEnd w:id="539"/>
      <w:r w:rsidR="00235820">
        <w:rPr>
          <w:rStyle w:val="CommentReference"/>
        </w:rPr>
        <w:commentReference w:id="539"/>
      </w:r>
      <w:r w:rsidR="009526DC" w:rsidRPr="009526DC">
        <w:rPr>
          <w:rFonts w:ascii="Times New Roman" w:hAnsi="Times New Roman" w:cs="Times New Roman"/>
          <w:sz w:val="24"/>
          <w:szCs w:val="24"/>
        </w:rPr>
        <w:t xml:space="preserve"> to calculate the </w:t>
      </w:r>
      <w:r w:rsidR="006A7A13">
        <w:rPr>
          <w:rFonts w:ascii="Times New Roman" w:hAnsi="Times New Roman" w:cs="Times New Roman"/>
          <w:sz w:val="24"/>
          <w:szCs w:val="24"/>
        </w:rPr>
        <w:t>water footprinting</w:t>
      </w:r>
      <w:r w:rsidR="00F70B80">
        <w:rPr>
          <w:rFonts w:ascii="Times New Roman" w:hAnsi="Times New Roman" w:cs="Times New Roman"/>
          <w:sz w:val="24"/>
          <w:szCs w:val="24"/>
        </w:rPr>
        <w:t>,</w:t>
      </w:r>
      <w:r w:rsidR="009526DC" w:rsidRPr="009526DC">
        <w:rPr>
          <w:rFonts w:ascii="Times New Roman" w:hAnsi="Times New Roman" w:cs="Times New Roman"/>
          <w:sz w:val="24"/>
          <w:szCs w:val="24"/>
        </w:rPr>
        <w:t xml:space="preserve"> using a daily time step for 2</w:t>
      </w:r>
      <w:r w:rsidR="00F875B1">
        <w:rPr>
          <w:rFonts w:ascii="Times New Roman" w:hAnsi="Times New Roman" w:cs="Times New Roman"/>
          <w:sz w:val="24"/>
          <w:szCs w:val="24"/>
        </w:rPr>
        <w:t>,</w:t>
      </w:r>
      <w:r w:rsidR="00ED0C0F">
        <w:rPr>
          <w:rFonts w:ascii="Times New Roman" w:hAnsi="Times New Roman" w:cs="Times New Roman"/>
          <w:sz w:val="24"/>
          <w:szCs w:val="24"/>
        </w:rPr>
        <w:t>648 s</w:t>
      </w:r>
      <w:r w:rsidR="009526DC" w:rsidRPr="009526DC">
        <w:rPr>
          <w:rFonts w:ascii="Times New Roman" w:hAnsi="Times New Roman" w:cs="Times New Roman"/>
          <w:sz w:val="24"/>
          <w:szCs w:val="24"/>
        </w:rPr>
        <w:t>t</w:t>
      </w:r>
      <w:r w:rsidR="00D93FB2">
        <w:rPr>
          <w:rFonts w:ascii="Times New Roman" w:hAnsi="Times New Roman" w:cs="Times New Roman"/>
          <w:sz w:val="24"/>
          <w:szCs w:val="24"/>
        </w:rPr>
        <w:t xml:space="preserve">ations across the </w:t>
      </w:r>
      <w:r w:rsidR="00F875B1">
        <w:rPr>
          <w:rFonts w:ascii="Times New Roman" w:hAnsi="Times New Roman" w:cs="Times New Roman"/>
          <w:sz w:val="24"/>
          <w:szCs w:val="24"/>
        </w:rPr>
        <w:t>United States</w:t>
      </w:r>
      <w:r w:rsidR="00D93FB2">
        <w:rPr>
          <w:rFonts w:ascii="Times New Roman" w:hAnsi="Times New Roman" w:cs="Times New Roman"/>
          <w:sz w:val="24"/>
          <w:szCs w:val="24"/>
        </w:rPr>
        <w:t xml:space="preserve">. More detailed model documentation can be found via the Bioenergy </w:t>
      </w:r>
      <w:r w:rsidR="005A7362">
        <w:rPr>
          <w:rFonts w:ascii="Times New Roman" w:hAnsi="Times New Roman" w:cs="Times New Roman"/>
          <w:sz w:val="24"/>
          <w:szCs w:val="24"/>
        </w:rPr>
        <w:t>Knowledge</w:t>
      </w:r>
      <w:r w:rsidR="00D93FB2">
        <w:rPr>
          <w:rFonts w:ascii="Times New Roman" w:hAnsi="Times New Roman" w:cs="Times New Roman"/>
          <w:sz w:val="24"/>
          <w:szCs w:val="24"/>
        </w:rPr>
        <w:t xml:space="preserve"> Discovery Framework or Github.</w:t>
      </w:r>
      <w:r w:rsidR="001D1C43">
        <w:rPr>
          <w:rStyle w:val="FootnoteReference"/>
          <w:rFonts w:ascii="Times New Roman" w:hAnsi="Times New Roman"/>
          <w:sz w:val="24"/>
          <w:szCs w:val="24"/>
        </w:rPr>
        <w:footnoteReference w:id="2"/>
      </w:r>
    </w:p>
    <w:p w:rsidR="00B64F8A" w:rsidRPr="00224A5E" w:rsidRDefault="00B64F8A" w:rsidP="00B64F8A">
      <w:pPr>
        <w:spacing w:line="480" w:lineRule="auto"/>
        <w:rPr>
          <w:rFonts w:ascii="Times New Roman" w:hAnsi="Times New Roman" w:cs="Times New Roman"/>
          <w:sz w:val="24"/>
          <w:szCs w:val="24"/>
        </w:rPr>
      </w:pPr>
      <w:r w:rsidRPr="00B57B88">
        <w:rPr>
          <w:rFonts w:ascii="Times New Roman" w:hAnsi="Times New Roman" w:cs="Times New Roman"/>
          <w:noProof/>
          <w:sz w:val="24"/>
          <w:szCs w:val="24"/>
        </w:rPr>
        <w:drawing>
          <wp:inline distT="0" distB="0" distL="0" distR="0">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r>
        <w:rPr>
          <w:rFonts w:ascii="Times New Roman" w:hAnsi="Times New Roman" w:cs="Times New Roman"/>
          <w:b/>
          <w:sz w:val="24"/>
          <w:szCs w:val="24"/>
        </w:rPr>
        <w:t>Figure 2.</w:t>
      </w:r>
      <w:r w:rsidRPr="00224A5E">
        <w:rPr>
          <w:rFonts w:ascii="Times New Roman" w:hAnsi="Times New Roman" w:cs="Times New Roman"/>
          <w:b/>
          <w:sz w:val="24"/>
          <w:szCs w:val="24"/>
        </w:rPr>
        <w:t xml:space="preserve"> </w:t>
      </w:r>
      <w:r>
        <w:rPr>
          <w:rFonts w:ascii="Times New Roman" w:hAnsi="Times New Roman" w:cs="Times New Roman"/>
          <w:sz w:val="24"/>
          <w:szCs w:val="24"/>
        </w:rPr>
        <w:t>Water f</w:t>
      </w:r>
      <w:r w:rsidRPr="00224A5E">
        <w:rPr>
          <w:rFonts w:ascii="Times New Roman" w:hAnsi="Times New Roman" w:cs="Times New Roman"/>
          <w:sz w:val="24"/>
          <w:szCs w:val="24"/>
        </w:rPr>
        <w:t xml:space="preserve">ootprinting </w:t>
      </w:r>
      <w:r>
        <w:rPr>
          <w:rFonts w:ascii="Times New Roman" w:hAnsi="Times New Roman" w:cs="Times New Roman"/>
          <w:sz w:val="24"/>
          <w:szCs w:val="24"/>
        </w:rPr>
        <w:t>m</w:t>
      </w:r>
      <w:r w:rsidRPr="00224A5E">
        <w:rPr>
          <w:rFonts w:ascii="Times New Roman" w:hAnsi="Times New Roman" w:cs="Times New Roman"/>
          <w:sz w:val="24"/>
          <w:szCs w:val="24"/>
        </w:rPr>
        <w:t>odel</w:t>
      </w:r>
      <w:r>
        <w:rPr>
          <w:rFonts w:ascii="Times New Roman" w:hAnsi="Times New Roman" w:cs="Times New Roman"/>
          <w:sz w:val="24"/>
          <w:szCs w:val="24"/>
        </w:rPr>
        <w:t>, data processing, and management d</w:t>
      </w:r>
      <w:r w:rsidRPr="00224A5E">
        <w:rPr>
          <w:rFonts w:ascii="Times New Roman" w:hAnsi="Times New Roman" w:cs="Times New Roman"/>
          <w:sz w:val="24"/>
          <w:szCs w:val="24"/>
        </w:rPr>
        <w:t>iagram.</w:t>
      </w:r>
    </w:p>
    <w:p w:rsidR="0081654F" w:rsidRDefault="0081654F" w:rsidP="00B57EEA">
      <w:pPr>
        <w:spacing w:line="480" w:lineRule="auto"/>
        <w:rPr>
          <w:rFonts w:ascii="Times New Roman" w:hAnsi="Times New Roman" w:cs="Times New Roman"/>
          <w:i/>
          <w:sz w:val="24"/>
          <w:szCs w:val="24"/>
        </w:rPr>
      </w:pPr>
      <w:commentRangeStart w:id="540"/>
      <w:commentRangeStart w:id="541"/>
      <w:commentRangeStart w:id="542"/>
      <w:commentRangeStart w:id="543"/>
      <w:r w:rsidRPr="00B57EEA">
        <w:rPr>
          <w:rFonts w:ascii="Times New Roman" w:hAnsi="Times New Roman" w:cs="Times New Roman"/>
          <w:i/>
          <w:sz w:val="24"/>
          <w:szCs w:val="24"/>
        </w:rPr>
        <w:lastRenderedPageBreak/>
        <w:t>3.</w:t>
      </w:r>
      <w:r w:rsidR="00E57680" w:rsidRPr="00B57EEA">
        <w:rPr>
          <w:rFonts w:ascii="Times New Roman" w:hAnsi="Times New Roman" w:cs="Times New Roman"/>
          <w:i/>
          <w:sz w:val="24"/>
          <w:szCs w:val="24"/>
        </w:rPr>
        <w:t>2</w:t>
      </w:r>
      <w:r w:rsidR="00F55ACD">
        <w:rPr>
          <w:rFonts w:ascii="Times New Roman" w:hAnsi="Times New Roman" w:cs="Times New Roman"/>
          <w:i/>
          <w:sz w:val="24"/>
          <w:szCs w:val="24"/>
        </w:rPr>
        <w:t>.</w:t>
      </w:r>
      <w:r w:rsidRPr="00B57EEA">
        <w:rPr>
          <w:rFonts w:ascii="Times New Roman" w:hAnsi="Times New Roman" w:cs="Times New Roman"/>
          <w:i/>
          <w:sz w:val="24"/>
          <w:szCs w:val="24"/>
        </w:rPr>
        <w:t xml:space="preserve"> </w:t>
      </w:r>
      <w:r w:rsidR="00396543" w:rsidRPr="00B57EEA">
        <w:rPr>
          <w:rFonts w:ascii="Times New Roman" w:hAnsi="Times New Roman" w:cs="Times New Roman"/>
          <w:i/>
          <w:sz w:val="24"/>
          <w:szCs w:val="24"/>
        </w:rPr>
        <w:t xml:space="preserve">Overview of </w:t>
      </w:r>
      <w:r w:rsidRPr="00B57EEA">
        <w:rPr>
          <w:rFonts w:ascii="Times New Roman" w:hAnsi="Times New Roman" w:cs="Times New Roman"/>
          <w:i/>
          <w:sz w:val="24"/>
          <w:szCs w:val="24"/>
        </w:rPr>
        <w:t>D</w:t>
      </w:r>
      <w:r w:rsidR="00724814" w:rsidRPr="00B57EEA">
        <w:rPr>
          <w:rFonts w:ascii="Times New Roman" w:hAnsi="Times New Roman" w:cs="Times New Roman"/>
          <w:i/>
          <w:sz w:val="24"/>
          <w:szCs w:val="24"/>
        </w:rPr>
        <w:t>ata S</w:t>
      </w:r>
      <w:r w:rsidRPr="00B57EEA">
        <w:rPr>
          <w:rFonts w:ascii="Times New Roman" w:hAnsi="Times New Roman" w:cs="Times New Roman"/>
          <w:i/>
          <w:sz w:val="24"/>
          <w:szCs w:val="24"/>
        </w:rPr>
        <w:t>ources</w:t>
      </w:r>
      <w:r w:rsidR="003A4B1B" w:rsidRPr="00B57EEA">
        <w:rPr>
          <w:rFonts w:ascii="Times New Roman" w:hAnsi="Times New Roman" w:cs="Times New Roman"/>
          <w:i/>
          <w:sz w:val="24"/>
          <w:szCs w:val="24"/>
        </w:rPr>
        <w:t>, Processing</w:t>
      </w:r>
      <w:r w:rsidR="000438B5">
        <w:rPr>
          <w:rFonts w:ascii="Times New Roman" w:hAnsi="Times New Roman" w:cs="Times New Roman"/>
          <w:i/>
          <w:sz w:val="24"/>
          <w:szCs w:val="24"/>
        </w:rPr>
        <w:t>,</w:t>
      </w:r>
      <w:r w:rsidR="003A4B1B" w:rsidRPr="00B57EEA">
        <w:rPr>
          <w:rFonts w:ascii="Times New Roman" w:hAnsi="Times New Roman" w:cs="Times New Roman"/>
          <w:i/>
          <w:sz w:val="24"/>
          <w:szCs w:val="24"/>
        </w:rPr>
        <w:t xml:space="preserve"> and Management</w:t>
      </w:r>
      <w:r w:rsidRPr="00B57EEA">
        <w:rPr>
          <w:rFonts w:ascii="Times New Roman" w:hAnsi="Times New Roman" w:cs="Times New Roman"/>
          <w:i/>
          <w:sz w:val="24"/>
          <w:szCs w:val="24"/>
        </w:rPr>
        <w:t xml:space="preserve"> </w:t>
      </w:r>
      <w:commentRangeEnd w:id="540"/>
      <w:r w:rsidR="0071753E">
        <w:rPr>
          <w:rStyle w:val="CommentReference"/>
        </w:rPr>
        <w:commentReference w:id="540"/>
      </w:r>
      <w:commentRangeEnd w:id="541"/>
      <w:r w:rsidR="0071753E">
        <w:rPr>
          <w:rStyle w:val="CommentReference"/>
        </w:rPr>
        <w:commentReference w:id="541"/>
      </w:r>
      <w:commentRangeEnd w:id="542"/>
      <w:r w:rsidR="0062193C">
        <w:rPr>
          <w:rStyle w:val="CommentReference"/>
        </w:rPr>
        <w:commentReference w:id="542"/>
      </w:r>
      <w:commentRangeEnd w:id="543"/>
      <w:r w:rsidR="00995C04">
        <w:rPr>
          <w:rStyle w:val="CommentReference"/>
        </w:rPr>
        <w:commentReference w:id="543"/>
      </w:r>
    </w:p>
    <w:p w:rsidR="00DA0295" w:rsidRDefault="00DA0295" w:rsidP="00721C3B">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is currently based on available agricultural crop data from </w:t>
      </w:r>
      <w:ins w:id="544" w:author="Windows User" w:date="2014-07-22T10:05:00Z">
        <w:r w:rsidR="00235820">
          <w:rPr>
            <w:rFonts w:ascii="Times New Roman" w:hAnsi="Times New Roman" w:cs="Times New Roman"/>
            <w:sz w:val="24"/>
            <w:szCs w:val="24"/>
          </w:rPr>
          <w:t>SSURGO</w:t>
        </w:r>
      </w:ins>
      <w:ins w:id="545" w:author="Windows User" w:date="2014-07-22T10:07:00Z">
        <w:r w:rsidR="00235820">
          <w:rPr>
            <w:rFonts w:ascii="Times New Roman" w:hAnsi="Times New Roman" w:cs="Times New Roman"/>
            <w:sz w:val="24"/>
            <w:szCs w:val="24"/>
          </w:rPr>
          <w:t>2.1</w:t>
        </w:r>
      </w:ins>
      <w:ins w:id="546" w:author="Windows User" w:date="2014-07-22T10:05:00Z">
        <w:r w:rsidR="00235820">
          <w:rPr>
            <w:rFonts w:ascii="Times New Roman" w:hAnsi="Times New Roman" w:cs="Times New Roman"/>
            <w:sz w:val="24"/>
            <w:szCs w:val="24"/>
          </w:rPr>
          <w:t>/</w:t>
        </w:r>
      </w:ins>
      <w:r>
        <w:rPr>
          <w:rFonts w:ascii="Times New Roman" w:hAnsi="Times New Roman" w:cs="Times New Roman"/>
          <w:sz w:val="24"/>
          <w:szCs w:val="24"/>
        </w:rPr>
        <w:t>STATSGO2</w:t>
      </w:r>
      <w:ins w:id="547" w:author="ewarner" w:date="2014-07-14T16:44:00Z">
        <w:r w:rsidR="00391FE7" w:rsidRPr="00027A03">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Service&lt;/Author&gt;&lt;Year&gt;(2013)&lt;/Year&gt;&lt;RecNum&gt;49&lt;/RecNum&gt;&lt;DisplayText&gt;(46)&lt;/DisplayText&gt;&lt;record&gt;&lt;rec-number&gt;49&lt;/rec-number&gt;&lt;foreign-keys&gt;&lt;key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instrText>
      </w:r>
      <w:ins w:id="548" w:author="ewarner" w:date="2014-07-14T16:44:00Z">
        <w:r w:rsidR="00391FE7" w:rsidRPr="00027A03">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46" w:tooltip="Soil Survey Staff - Natural Resources Conservation Service, (2013) #49" w:history="1">
        <w:r w:rsidR="006D2C77">
          <w:rPr>
            <w:rFonts w:ascii="Times New Roman" w:hAnsi="Times New Roman" w:cs="Times New Roman"/>
            <w:noProof/>
            <w:sz w:val="24"/>
            <w:szCs w:val="24"/>
            <w:vertAlign w:val="superscript"/>
          </w:rPr>
          <w:t>46</w:t>
        </w:r>
      </w:hyperlink>
      <w:r w:rsidR="00FB36AF">
        <w:rPr>
          <w:rFonts w:ascii="Times New Roman" w:hAnsi="Times New Roman" w:cs="Times New Roman"/>
          <w:noProof/>
          <w:sz w:val="24"/>
          <w:szCs w:val="24"/>
          <w:vertAlign w:val="superscript"/>
        </w:rPr>
        <w:t>)</w:t>
      </w:r>
      <w:ins w:id="549" w:author="ewarner" w:date="2014-07-14T16:44:00Z">
        <w:r w:rsidR="00391FE7" w:rsidRPr="00027A03">
          <w:rPr>
            <w:rFonts w:ascii="Times New Roman" w:hAnsi="Times New Roman" w:cs="Times New Roman"/>
            <w:sz w:val="24"/>
            <w:szCs w:val="24"/>
            <w:vertAlign w:val="superscript"/>
          </w:rPr>
          <w:fldChar w:fldCharType="end"/>
        </w:r>
      </w:ins>
      <w:r>
        <w:rPr>
          <w:rFonts w:ascii="Times New Roman" w:hAnsi="Times New Roman" w:cs="Times New Roman"/>
          <w:sz w:val="24"/>
          <w:szCs w:val="24"/>
        </w:rPr>
        <w:t xml:space="preserve"> and climate data from </w:t>
      </w:r>
      <w:proofErr w:type="spellStart"/>
      <w:r>
        <w:rPr>
          <w:rFonts w:ascii="Times New Roman" w:hAnsi="Times New Roman" w:cs="Times New Roman"/>
          <w:sz w:val="24"/>
          <w:szCs w:val="24"/>
        </w:rPr>
        <w:t>Cligen</w:t>
      </w:r>
      <w:proofErr w:type="spellEnd"/>
      <w:ins w:id="550" w:author="ewarner" w:date="2014-07-14T16:44:00Z">
        <w:r w:rsidR="0071753E">
          <w:rPr>
            <w:rFonts w:ascii="Times New Roman" w:hAnsi="Times New Roman" w:cs="Times New Roman"/>
            <w:sz w:val="24"/>
            <w:szCs w:val="24"/>
          </w:rPr>
          <w:t>,</w:t>
        </w:r>
      </w:ins>
      <w:r w:rsidR="00391FE7" w:rsidRPr="00391FE7">
        <w:rPr>
          <w:rFonts w:ascii="Times New Roman" w:hAnsi="Times New Roman" w:cs="Times New Roman"/>
          <w:sz w:val="24"/>
          <w:szCs w:val="24"/>
          <w:vertAlign w:val="superscript"/>
          <w:rPrChange w:id="551" w:author="ewarner" w:date="2014-07-14T16:44:00Z">
            <w:rPr>
              <w:rFonts w:ascii="Times New Roman" w:hAnsi="Times New Roman" w:cs="Times New Roman"/>
              <w:sz w:val="24"/>
              <w:szCs w:val="24"/>
            </w:rPr>
          </w:rPrChange>
        </w:rPr>
        <w:fldChar w:fldCharType="begin"/>
      </w:r>
      <w:r w:rsidR="00FB36AF">
        <w:rPr>
          <w:rFonts w:ascii="Times New Roman" w:hAnsi="Times New Roman" w:cs="Times New Roman"/>
          <w:sz w:val="24"/>
          <w:szCs w:val="24"/>
          <w:vertAlign w:val="superscript"/>
        </w:rPr>
        <w:instrText xml:space="preserve"> ADDIN EN.CITE &lt;EndNote&gt;&lt;Cite&gt;&lt;Author&gt;USDA&lt;/Author&gt;&lt;Year&gt;(2013)&lt;/Year&gt;&lt;RecNum&gt;50&lt;/RecNum&gt;&lt;DisplayText&gt;(47)&lt;/DisplayText&gt;&lt;record&gt;&lt;rec-number&gt;50&lt;/rec-number&gt;&lt;foreign-keys&gt;&lt;key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391FE7" w:rsidRPr="00391FE7">
        <w:rPr>
          <w:rFonts w:ascii="Times New Roman" w:hAnsi="Times New Roman" w:cs="Times New Roman"/>
          <w:sz w:val="24"/>
          <w:szCs w:val="24"/>
          <w:vertAlign w:val="superscript"/>
          <w:rPrChange w:id="552" w:author="ewarner" w:date="2014-07-14T16:44:00Z">
            <w:rPr>
              <w:rFonts w:ascii="Times New Roman" w:hAnsi="Times New Roman" w:cs="Times New Roman"/>
              <w:sz w:val="24"/>
              <w:szCs w:val="24"/>
            </w:rPr>
          </w:rPrChange>
        </w:rPr>
        <w:fldChar w:fldCharType="separate"/>
      </w:r>
      <w:r w:rsidR="00FB36AF">
        <w:rPr>
          <w:rFonts w:ascii="Times New Roman" w:hAnsi="Times New Roman" w:cs="Times New Roman"/>
          <w:noProof/>
          <w:sz w:val="24"/>
          <w:szCs w:val="24"/>
          <w:vertAlign w:val="superscript"/>
        </w:rPr>
        <w:t>(</w:t>
      </w:r>
      <w:hyperlink w:anchor="_ENREF_47" w:tooltip="USDA, (2013) #50" w:history="1">
        <w:r w:rsidR="006D2C77">
          <w:rPr>
            <w:rFonts w:ascii="Times New Roman" w:hAnsi="Times New Roman" w:cs="Times New Roman"/>
            <w:noProof/>
            <w:sz w:val="24"/>
            <w:szCs w:val="24"/>
            <w:vertAlign w:val="superscript"/>
          </w:rPr>
          <w:t>47</w:t>
        </w:r>
      </w:hyperlink>
      <w:r w:rsidR="00FB36AF">
        <w:rPr>
          <w:rFonts w:ascii="Times New Roman" w:hAnsi="Times New Roman" w:cs="Times New Roman"/>
          <w:noProof/>
          <w:sz w:val="24"/>
          <w:szCs w:val="24"/>
          <w:vertAlign w:val="superscript"/>
        </w:rPr>
        <w:t>)</w:t>
      </w:r>
      <w:r w:rsidR="00391FE7" w:rsidRPr="00391FE7">
        <w:rPr>
          <w:rFonts w:ascii="Times New Roman" w:hAnsi="Times New Roman" w:cs="Times New Roman"/>
          <w:sz w:val="24"/>
          <w:szCs w:val="24"/>
          <w:vertAlign w:val="superscript"/>
          <w:rPrChange w:id="553" w:author="ewarner" w:date="2014-07-14T16:44:00Z">
            <w:rPr>
              <w:rFonts w:ascii="Times New Roman" w:hAnsi="Times New Roman" w:cs="Times New Roman"/>
              <w:sz w:val="24"/>
              <w:szCs w:val="24"/>
            </w:rPr>
          </w:rPrChange>
        </w:rPr>
        <w:fldChar w:fldCharType="end"/>
      </w:r>
      <w:del w:id="554" w:author="ewarner" w:date="2014-07-14T16:44:00Z">
        <w:r w:rsidDel="0071753E">
          <w:rPr>
            <w:rFonts w:ascii="Times New Roman" w:hAnsi="Times New Roman" w:cs="Times New Roman"/>
            <w:sz w:val="24"/>
            <w:szCs w:val="24"/>
          </w:rPr>
          <w:delText>,</w:delText>
        </w:r>
        <w:r w:rsidR="00391FE7" w:rsidRPr="00027A03" w:rsidDel="0071753E">
          <w:rPr>
            <w:rFonts w:ascii="Times New Roman" w:hAnsi="Times New Roman" w:cs="Times New Roman"/>
            <w:sz w:val="24"/>
            <w:szCs w:val="24"/>
            <w:vertAlign w:val="superscript"/>
          </w:rPr>
          <w:fldChar w:fldCharType="begin"/>
        </w:r>
        <w:r w:rsidDel="0071753E">
          <w:rPr>
            <w:rFonts w:ascii="Times New Roman" w:hAnsi="Times New Roman" w:cs="Times New Roman"/>
            <w:sz w:val="24"/>
            <w:szCs w:val="24"/>
            <w:vertAlign w:val="superscript"/>
          </w:rPr>
          <w:delInstrText xml:space="preserve"> ADDIN EN.CITE &lt;EndNote&gt;&lt;Cite&gt;&lt;Author&gt;Soil Survey Staff - Natural Resources Conservation Service&lt;/Author&gt;&lt;Year&gt;(2013)&lt;/Year&gt;&lt;RecNum&gt;49&lt;/RecNum&gt;&lt;DisplayText&gt;(49)&lt;/DisplayText&gt;&lt;record&gt;&lt;rec-number&gt;49&lt;/rec-number&gt;&lt;foreign-keys&gt;&lt;key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delInstrText>
        </w:r>
        <w:r w:rsidR="00391FE7" w:rsidRPr="00027A03" w:rsidDel="0071753E">
          <w:rPr>
            <w:rFonts w:ascii="Times New Roman" w:hAnsi="Times New Roman" w:cs="Times New Roman"/>
            <w:sz w:val="24"/>
            <w:szCs w:val="24"/>
            <w:vertAlign w:val="superscript"/>
          </w:rPr>
          <w:fldChar w:fldCharType="separate"/>
        </w:r>
        <w:r w:rsidDel="0071753E">
          <w:rPr>
            <w:rFonts w:ascii="Times New Roman" w:hAnsi="Times New Roman" w:cs="Times New Roman"/>
            <w:noProof/>
            <w:sz w:val="24"/>
            <w:szCs w:val="24"/>
            <w:vertAlign w:val="superscript"/>
          </w:rPr>
          <w:delText>(</w:delText>
        </w:r>
        <w:r w:rsidR="00391FE7" w:rsidDel="0071753E">
          <w:rPr>
            <w:rFonts w:ascii="Times New Roman" w:hAnsi="Times New Roman" w:cs="Times New Roman"/>
            <w:noProof/>
            <w:sz w:val="24"/>
            <w:szCs w:val="24"/>
            <w:vertAlign w:val="superscript"/>
          </w:rPr>
          <w:fldChar w:fldCharType="begin"/>
        </w:r>
        <w:r w:rsidR="00E955F0" w:rsidDel="0071753E">
          <w:rPr>
            <w:rFonts w:ascii="Times New Roman" w:hAnsi="Times New Roman" w:cs="Times New Roman"/>
            <w:noProof/>
            <w:sz w:val="24"/>
            <w:szCs w:val="24"/>
            <w:vertAlign w:val="superscript"/>
          </w:rPr>
          <w:delInstrText xml:space="preserve"> HYPERLINK \l "_ENREF_49" \o "Soil Survey Staff - Natural Resources Conservation Service, (2013) #49" </w:delInstrText>
        </w:r>
        <w:r w:rsidR="00391FE7" w:rsidDel="0071753E">
          <w:rPr>
            <w:rFonts w:ascii="Times New Roman" w:hAnsi="Times New Roman" w:cs="Times New Roman"/>
            <w:noProof/>
            <w:sz w:val="24"/>
            <w:szCs w:val="24"/>
            <w:vertAlign w:val="superscript"/>
          </w:rPr>
          <w:fldChar w:fldCharType="separate"/>
        </w:r>
        <w:r w:rsidR="00E955F0" w:rsidDel="0071753E">
          <w:rPr>
            <w:rFonts w:ascii="Times New Roman" w:hAnsi="Times New Roman" w:cs="Times New Roman"/>
            <w:noProof/>
            <w:sz w:val="24"/>
            <w:szCs w:val="24"/>
            <w:vertAlign w:val="superscript"/>
          </w:rPr>
          <w:delText>49</w:delText>
        </w:r>
        <w:r w:rsidR="00391FE7" w:rsidDel="0071753E">
          <w:rPr>
            <w:rFonts w:ascii="Times New Roman" w:hAnsi="Times New Roman" w:cs="Times New Roman"/>
            <w:noProof/>
            <w:sz w:val="24"/>
            <w:szCs w:val="24"/>
            <w:vertAlign w:val="superscript"/>
          </w:rPr>
          <w:fldChar w:fldCharType="end"/>
        </w:r>
        <w:r w:rsidDel="0071753E">
          <w:rPr>
            <w:rFonts w:ascii="Times New Roman" w:hAnsi="Times New Roman" w:cs="Times New Roman"/>
            <w:noProof/>
            <w:sz w:val="24"/>
            <w:szCs w:val="24"/>
            <w:vertAlign w:val="superscript"/>
          </w:rPr>
          <w:delText>)</w:delText>
        </w:r>
        <w:r w:rsidR="00391FE7" w:rsidRPr="00027A03" w:rsidDel="0071753E">
          <w:rPr>
            <w:rFonts w:ascii="Times New Roman" w:hAnsi="Times New Roman" w:cs="Times New Roman"/>
            <w:sz w:val="24"/>
            <w:szCs w:val="24"/>
            <w:vertAlign w:val="superscript"/>
          </w:rPr>
          <w:fldChar w:fldCharType="end"/>
        </w:r>
      </w:del>
      <w:r>
        <w:rPr>
          <w:rFonts w:ascii="Times New Roman" w:hAnsi="Times New Roman" w:cs="Times New Roman"/>
          <w:sz w:val="24"/>
          <w:szCs w:val="24"/>
        </w:rPr>
        <w:t xml:space="preserve"> but soil and climate datasets from other sources can be substituted. 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 evaluates a “full growth” potential water footprint and does not evaluate actual water consumption because the social and economic drivers of such decisions would be difficult to model for any particular location at a given point in time.</w:t>
      </w:r>
    </w:p>
    <w:p w:rsidR="00721C3B" w:rsidRDefault="00276530" w:rsidP="00721C3B">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274FBD">
        <w:rPr>
          <w:rFonts w:ascii="Times New Roman" w:hAnsi="Times New Roman" w:cs="Times New Roman"/>
          <w:sz w:val="24"/>
          <w:szCs w:val="24"/>
          <w:vertAlign w:val="subscript"/>
        </w:rPr>
        <w:t>2</w:t>
      </w:r>
      <w:r>
        <w:rPr>
          <w:rFonts w:ascii="Times New Roman" w:hAnsi="Times New Roman" w:cs="Times New Roman"/>
          <w:sz w:val="24"/>
          <w:szCs w:val="24"/>
        </w:rPr>
        <w:t>O</w:t>
      </w:r>
      <w:r w:rsidR="00AE661A">
        <w:rPr>
          <w:rFonts w:ascii="Times New Roman" w:hAnsi="Times New Roman" w:cs="Times New Roman"/>
          <w:sz w:val="24"/>
          <w:szCs w:val="24"/>
        </w:rPr>
        <w:t xml:space="preserve"> uses </w:t>
      </w:r>
      <w:r w:rsidR="002E2BA5">
        <w:rPr>
          <w:rFonts w:ascii="Times New Roman" w:hAnsi="Times New Roman" w:cs="Times New Roman"/>
          <w:sz w:val="24"/>
          <w:szCs w:val="24"/>
        </w:rPr>
        <w:t>Cligen</w:t>
      </w:r>
      <w:r w:rsidR="00391FE7" w:rsidRPr="00AE661A">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&lt;EndNote&gt;&lt;Cite&gt;&lt;Author&gt;USDA&lt;/Author&gt;&lt;Year&gt;(2013)&lt;/Year&gt;&lt;RecNum&gt;50&lt;/RecNum&gt;&lt;DisplayText&gt;(47)&lt;/DisplayText&gt;&lt;record&gt;&lt;rec-number&gt;50&lt;/rec-number&gt;&lt;foreign-keys&gt;&lt;key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391FE7" w:rsidRPr="00AE661A">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7" w:tooltip="USDA, (2013) #50" w:history="1">
        <w:r w:rsidR="006D2C77">
          <w:rPr>
            <w:rFonts w:ascii="Times New Roman" w:hAnsi="Times New Roman" w:cs="Times New Roman"/>
            <w:noProof/>
            <w:sz w:val="24"/>
            <w:szCs w:val="24"/>
            <w:vertAlign w:val="superscript"/>
          </w:rPr>
          <w:t>47</w:t>
        </w:r>
      </w:hyperlink>
      <w:r w:rsidR="00FB36AF">
        <w:rPr>
          <w:rFonts w:ascii="Times New Roman" w:hAnsi="Times New Roman" w:cs="Times New Roman"/>
          <w:noProof/>
          <w:sz w:val="24"/>
          <w:szCs w:val="24"/>
          <w:vertAlign w:val="superscript"/>
        </w:rPr>
        <w:t>)</w:t>
      </w:r>
      <w:r w:rsidR="00391FE7" w:rsidRPr="00AE661A">
        <w:rPr>
          <w:rFonts w:ascii="Times New Roman" w:hAnsi="Times New Roman" w:cs="Times New Roman"/>
          <w:sz w:val="24"/>
          <w:szCs w:val="24"/>
          <w:vertAlign w:val="superscript"/>
        </w:rPr>
        <w:fldChar w:fldCharType="end"/>
      </w:r>
      <w:r w:rsidR="000872FF">
        <w:rPr>
          <w:rFonts w:ascii="Times New Roman" w:hAnsi="Times New Roman" w:cs="Times New Roman"/>
          <w:sz w:val="24"/>
          <w:szCs w:val="24"/>
        </w:rPr>
        <w:t xml:space="preserve"> for</w:t>
      </w:r>
      <w:r w:rsidR="002E2BA5">
        <w:rPr>
          <w:rFonts w:ascii="Times New Roman" w:hAnsi="Times New Roman" w:cs="Times New Roman"/>
          <w:sz w:val="24"/>
          <w:szCs w:val="24"/>
        </w:rPr>
        <w:t xml:space="preserve"> climatic conditions</w:t>
      </w:r>
      <w:r w:rsidR="00721C3B">
        <w:rPr>
          <w:rFonts w:ascii="Times New Roman" w:hAnsi="Times New Roman" w:cs="Times New Roman"/>
          <w:sz w:val="24"/>
          <w:szCs w:val="24"/>
        </w:rPr>
        <w:t xml:space="preserve">. </w:t>
      </w:r>
      <w:r w:rsidR="006A7A13">
        <w:rPr>
          <w:rFonts w:ascii="Times New Roman" w:hAnsi="Times New Roman" w:cs="Times New Roman"/>
          <w:sz w:val="24"/>
          <w:szCs w:val="24"/>
        </w:rPr>
        <w:t>We automated the</w:t>
      </w:r>
      <w:r w:rsidR="00721C3B">
        <w:rPr>
          <w:rFonts w:ascii="Times New Roman" w:hAnsi="Times New Roman" w:cs="Times New Roman"/>
          <w:sz w:val="24"/>
          <w:szCs w:val="24"/>
        </w:rPr>
        <w:t xml:space="preserve"> Cligen simulation to produce 30 years of daily climate data for 2</w:t>
      </w:r>
      <w:r w:rsidR="00AC22D2">
        <w:rPr>
          <w:rFonts w:ascii="Times New Roman" w:hAnsi="Times New Roman" w:cs="Times New Roman"/>
          <w:sz w:val="24"/>
          <w:szCs w:val="24"/>
        </w:rPr>
        <w:t>,</w:t>
      </w:r>
      <w:r w:rsidR="00721C3B">
        <w:rPr>
          <w:rFonts w:ascii="Times New Roman" w:hAnsi="Times New Roman" w:cs="Times New Roman"/>
          <w:sz w:val="24"/>
          <w:szCs w:val="24"/>
        </w:rPr>
        <w:t>648 stations across the U</w:t>
      </w:r>
      <w:r w:rsidR="00AC22D2">
        <w:rPr>
          <w:rFonts w:ascii="Times New Roman" w:hAnsi="Times New Roman" w:cs="Times New Roman"/>
          <w:sz w:val="24"/>
          <w:szCs w:val="24"/>
        </w:rPr>
        <w:t>nited States</w:t>
      </w:r>
      <w:r w:rsidR="00721C3B">
        <w:rPr>
          <w:rFonts w:ascii="Times New Roman" w:hAnsi="Times New Roman" w:cs="Times New Roman"/>
          <w:sz w:val="24"/>
          <w:szCs w:val="24"/>
        </w:rPr>
        <w:t>.</w:t>
      </w:r>
      <w:r w:rsidR="000027F1">
        <w:rPr>
          <w:rFonts w:ascii="Times New Roman" w:hAnsi="Times New Roman" w:cs="Times New Roman"/>
          <w:sz w:val="24"/>
          <w:szCs w:val="24"/>
        </w:rPr>
        <w:t xml:space="preserve"> </w:t>
      </w:r>
      <w:r w:rsidR="006E11D8">
        <w:rPr>
          <w:rFonts w:ascii="Times New Roman" w:hAnsi="Times New Roman" w:cs="Times New Roman"/>
          <w:sz w:val="24"/>
          <w:szCs w:val="24"/>
        </w:rPr>
        <w:t xml:space="preserve">Figure </w:t>
      </w:r>
      <w:r w:rsidR="00B64F8A">
        <w:rPr>
          <w:rFonts w:ascii="Times New Roman" w:hAnsi="Times New Roman" w:cs="Times New Roman"/>
          <w:sz w:val="24"/>
          <w:szCs w:val="24"/>
        </w:rPr>
        <w:t>3</w:t>
      </w:r>
      <w:r w:rsidR="006E11D8">
        <w:rPr>
          <w:rFonts w:ascii="Times New Roman" w:hAnsi="Times New Roman" w:cs="Times New Roman"/>
          <w:sz w:val="24"/>
          <w:szCs w:val="24"/>
        </w:rPr>
        <w:t xml:space="preserve"> shows how t</w:t>
      </w:r>
      <w:r w:rsidR="000027F1">
        <w:rPr>
          <w:rFonts w:ascii="Times New Roman" w:hAnsi="Times New Roman" w:cs="Times New Roman"/>
          <w:sz w:val="24"/>
          <w:szCs w:val="24"/>
        </w:rPr>
        <w:t xml:space="preserve">he </w:t>
      </w:r>
      <w:r w:rsidR="00D93FB2">
        <w:rPr>
          <w:rFonts w:ascii="Times New Roman" w:hAnsi="Times New Roman" w:cs="Times New Roman"/>
          <w:sz w:val="24"/>
          <w:szCs w:val="24"/>
        </w:rPr>
        <w:t>number of Cligen stations provides</w:t>
      </w:r>
      <w:r w:rsidR="000027F1" w:rsidRPr="000027F1">
        <w:rPr>
          <w:rFonts w:ascii="Times New Roman" w:hAnsi="Times New Roman" w:cs="Times New Roman"/>
          <w:sz w:val="24"/>
          <w:szCs w:val="24"/>
        </w:rPr>
        <w:t xml:space="preserve"> rich spatial coverage</w:t>
      </w:r>
      <w:r w:rsidR="006E11D8">
        <w:rPr>
          <w:rFonts w:ascii="Times New Roman" w:hAnsi="Times New Roman" w:cs="Times New Roman"/>
          <w:sz w:val="24"/>
          <w:szCs w:val="24"/>
        </w:rPr>
        <w:t xml:space="preserve"> in many states</w:t>
      </w:r>
      <w:r w:rsidR="000027F1" w:rsidRPr="000027F1">
        <w:rPr>
          <w:rFonts w:ascii="Times New Roman" w:hAnsi="Times New Roman" w:cs="Times New Roman"/>
          <w:sz w:val="24"/>
          <w:szCs w:val="24"/>
        </w:rPr>
        <w:t xml:space="preserve"> for spatial analysis </w:t>
      </w:r>
      <w:r w:rsidR="000027F1">
        <w:rPr>
          <w:rFonts w:ascii="Times New Roman" w:hAnsi="Times New Roman" w:cs="Times New Roman"/>
          <w:sz w:val="24"/>
          <w:szCs w:val="24"/>
        </w:rPr>
        <w:t>such as creating surface datasets.</w:t>
      </w:r>
      <w:r w:rsidR="00721C3B">
        <w:rPr>
          <w:rFonts w:ascii="Times New Roman" w:hAnsi="Times New Roman" w:cs="Times New Roman"/>
          <w:sz w:val="24"/>
          <w:szCs w:val="24"/>
        </w:rPr>
        <w:t xml:space="preserve"> Cligen is a stochastic climate data simulator that generates daily estimates for parameters such as precipitation (mm </w:t>
      </w:r>
      <w:r w:rsidR="00721C3B" w:rsidRPr="00886A9A">
        <w:rPr>
          <w:rFonts w:ascii="Times New Roman" w:hAnsi="Times New Roman" w:cs="Times New Roman"/>
          <w:sz w:val="24"/>
          <w:szCs w:val="24"/>
        </w:rPr>
        <w:t>day</w:t>
      </w:r>
      <w:r w:rsidR="00721C3B" w:rsidRPr="008108AE">
        <w:rPr>
          <w:rFonts w:ascii="Times New Roman" w:hAnsi="Times New Roman" w:cs="Times New Roman"/>
          <w:sz w:val="24"/>
          <w:szCs w:val="24"/>
          <w:vertAlign w:val="superscript"/>
        </w:rPr>
        <w:t>-1</w:t>
      </w:r>
      <w:r w:rsidR="00721C3B">
        <w:rPr>
          <w:rFonts w:ascii="Times New Roman" w:hAnsi="Times New Roman" w:cs="Times New Roman"/>
          <w:sz w:val="24"/>
          <w:szCs w:val="24"/>
        </w:rPr>
        <w:t>), temperature (degrees Fahrenheit), dew point (degrees Fahrenheit), wind (km day</w:t>
      </w:r>
      <w:r w:rsidR="00721C3B" w:rsidRPr="008108AE">
        <w:rPr>
          <w:rFonts w:ascii="Times New Roman" w:hAnsi="Times New Roman" w:cs="Times New Roman"/>
          <w:sz w:val="24"/>
          <w:szCs w:val="24"/>
          <w:vertAlign w:val="superscript"/>
        </w:rPr>
        <w:t>-1</w:t>
      </w:r>
      <w:r w:rsidR="00721C3B">
        <w:rPr>
          <w:rFonts w:ascii="Times New Roman" w:hAnsi="Times New Roman" w:cs="Times New Roman"/>
          <w:sz w:val="24"/>
          <w:szCs w:val="24"/>
        </w:rPr>
        <w:t>), and solar radiation (MJ-</w:t>
      </w:r>
      <w:r w:rsidR="00721C3B" w:rsidRPr="00A3168B">
        <w:rPr>
          <w:rFonts w:ascii="Times New Roman" w:hAnsi="Times New Roman" w:cs="Times New Roman"/>
          <w:sz w:val="24"/>
          <w:szCs w:val="24"/>
        </w:rPr>
        <w:t>day</w:t>
      </w:r>
      <w:r w:rsidR="00721C3B">
        <w:rPr>
          <w:rFonts w:ascii="Times New Roman" w:hAnsi="Times New Roman" w:cs="Times New Roman"/>
          <w:sz w:val="24"/>
          <w:szCs w:val="24"/>
        </w:rPr>
        <w:t xml:space="preserve"> meters</w:t>
      </w:r>
      <w:r w:rsidR="00721C3B" w:rsidRPr="008108AE">
        <w:rPr>
          <w:rFonts w:ascii="Times New Roman" w:hAnsi="Times New Roman" w:cs="Times New Roman"/>
          <w:sz w:val="24"/>
          <w:szCs w:val="24"/>
          <w:vertAlign w:val="superscript"/>
        </w:rPr>
        <w:t>-2</w:t>
      </w:r>
      <w:r w:rsidR="00721C3B">
        <w:rPr>
          <w:rFonts w:ascii="Times New Roman" w:hAnsi="Times New Roman" w:cs="Times New Roman"/>
          <w:sz w:val="24"/>
          <w:szCs w:val="24"/>
        </w:rPr>
        <w:t>)</w:t>
      </w:r>
      <w:r w:rsidR="00721C3B" w:rsidRPr="00AE661A">
        <w:rPr>
          <w:rFonts w:ascii="Times New Roman" w:hAnsi="Times New Roman" w:cs="Times New Roman"/>
          <w:sz w:val="24"/>
          <w:szCs w:val="24"/>
        </w:rPr>
        <w:t xml:space="preserve">. </w:t>
      </w:r>
      <w:r w:rsidR="00AC22D2">
        <w:rPr>
          <w:rFonts w:ascii="Times New Roman" w:hAnsi="Times New Roman" w:cs="Times New Roman"/>
          <w:sz w:val="24"/>
          <w:szCs w:val="24"/>
        </w:rPr>
        <w:t xml:space="preserve">It </w:t>
      </w:r>
      <w:r w:rsidR="00721C3B">
        <w:rPr>
          <w:rFonts w:ascii="Times New Roman" w:hAnsi="Times New Roman" w:cs="Times New Roman"/>
          <w:sz w:val="24"/>
          <w:szCs w:val="24"/>
        </w:rPr>
        <w:t xml:space="preserve">uses monthly parameters (e.g., mean, standard deviation, and skew) derived from historic measurements to create daily climate estimates. The </w:t>
      </w:r>
      <w:r w:rsidR="00161DDB">
        <w:rPr>
          <w:rFonts w:ascii="Times New Roman" w:hAnsi="Times New Roman" w:cs="Times New Roman"/>
          <w:sz w:val="24"/>
          <w:szCs w:val="24"/>
        </w:rPr>
        <w:t xml:space="preserve">database </w:t>
      </w:r>
      <w:r w:rsidR="006A7A13">
        <w:rPr>
          <w:rFonts w:ascii="Times New Roman" w:hAnsi="Times New Roman" w:cs="Times New Roman"/>
          <w:sz w:val="24"/>
          <w:szCs w:val="24"/>
        </w:rPr>
        <w:t xml:space="preserve">frameworks extracted, loaded, and transformed the </w:t>
      </w:r>
      <w:r w:rsidR="00721C3B">
        <w:rPr>
          <w:rFonts w:ascii="Times New Roman" w:hAnsi="Times New Roman" w:cs="Times New Roman"/>
          <w:sz w:val="24"/>
          <w:szCs w:val="24"/>
        </w:rPr>
        <w:t xml:space="preserve">raw data output from the </w:t>
      </w:r>
      <w:r w:rsidR="00161DDB">
        <w:rPr>
          <w:rFonts w:ascii="Times New Roman" w:hAnsi="Times New Roman" w:cs="Times New Roman"/>
          <w:sz w:val="24"/>
          <w:szCs w:val="24"/>
        </w:rPr>
        <w:t xml:space="preserve">SD model </w:t>
      </w:r>
      <w:r w:rsidR="00721C3B">
        <w:rPr>
          <w:rFonts w:ascii="Times New Roman" w:hAnsi="Times New Roman" w:cs="Times New Roman"/>
          <w:sz w:val="24"/>
          <w:szCs w:val="24"/>
        </w:rPr>
        <w:t>simulation. Using database query language, exogenous climate model inputs are generated by calculating averages of Cligen daily data by month for precipitation, temperature, dew point</w:t>
      </w:r>
      <w:r w:rsidR="005F28C5">
        <w:rPr>
          <w:rFonts w:ascii="Times New Roman" w:hAnsi="Times New Roman" w:cs="Times New Roman"/>
          <w:sz w:val="24"/>
          <w:szCs w:val="24"/>
        </w:rPr>
        <w:t>,</w:t>
      </w:r>
      <w:r w:rsidR="00721C3B">
        <w:rPr>
          <w:rFonts w:ascii="Times New Roman" w:hAnsi="Times New Roman" w:cs="Times New Roman"/>
          <w:sz w:val="24"/>
          <w:szCs w:val="24"/>
        </w:rPr>
        <w:t xml:space="preserve"> and wind speed. The model inputs contain 365 daily data points for each of the 2</w:t>
      </w:r>
      <w:r w:rsidR="005F28C5">
        <w:rPr>
          <w:rFonts w:ascii="Times New Roman" w:hAnsi="Times New Roman" w:cs="Times New Roman"/>
          <w:sz w:val="24"/>
          <w:szCs w:val="24"/>
        </w:rPr>
        <w:t>,</w:t>
      </w:r>
      <w:r w:rsidR="00721C3B">
        <w:rPr>
          <w:rFonts w:ascii="Times New Roman" w:hAnsi="Times New Roman" w:cs="Times New Roman"/>
          <w:sz w:val="24"/>
          <w:szCs w:val="24"/>
        </w:rPr>
        <w:t>648 stations for each metric.</w:t>
      </w:r>
    </w:p>
    <w:p w:rsidR="006E11D8" w:rsidRDefault="006E11D8" w:rsidP="006E11D8">
      <w:pPr>
        <w:spacing w:line="480" w:lineRule="auto"/>
        <w:ind w:firstLine="720"/>
        <w:jc w:val="center"/>
        <w:rPr>
          <w:rFonts w:ascii="Times New Roman" w:hAnsi="Times New Roman" w:cs="Times New Roman"/>
          <w:sz w:val="24"/>
          <w:szCs w:val="24"/>
        </w:rPr>
      </w:pPr>
      <w:r w:rsidRPr="006E11D8">
        <w:rPr>
          <w:noProof/>
        </w:rPr>
        <w:lastRenderedPageBreak/>
        <w:drawing>
          <wp:inline distT="0" distB="0" distL="0" distR="0">
            <wp:extent cx="2162175" cy="306597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68498" cy="3074945"/>
                    </a:xfrm>
                    <a:prstGeom prst="rect">
                      <a:avLst/>
                    </a:prstGeom>
                  </pic:spPr>
                </pic:pic>
              </a:graphicData>
            </a:graphic>
          </wp:inline>
        </w:drawing>
      </w:r>
    </w:p>
    <w:p w:rsidR="006E11D8" w:rsidRDefault="00B64F8A" w:rsidP="006E11D8">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6E11D8">
        <w:rPr>
          <w:rFonts w:ascii="Times New Roman" w:hAnsi="Times New Roman" w:cs="Times New Roman"/>
          <w:sz w:val="24"/>
          <w:szCs w:val="24"/>
        </w:rPr>
        <w:t>. BioSpatial H</w:t>
      </w:r>
      <w:r w:rsidR="006E11D8" w:rsidRPr="006E11D8">
        <w:rPr>
          <w:rFonts w:ascii="Times New Roman" w:hAnsi="Times New Roman" w:cs="Times New Roman"/>
          <w:sz w:val="24"/>
          <w:szCs w:val="24"/>
          <w:vertAlign w:val="subscript"/>
        </w:rPr>
        <w:t>2</w:t>
      </w:r>
      <w:r w:rsidR="006E11D8">
        <w:rPr>
          <w:rFonts w:ascii="Times New Roman" w:hAnsi="Times New Roman" w:cs="Times New Roman"/>
          <w:sz w:val="24"/>
          <w:szCs w:val="24"/>
        </w:rPr>
        <w:t>O distribution of station density by state. 2.5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25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50</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75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and 97.5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xml:space="preserve"> percentile are shown</w:t>
      </w:r>
    </w:p>
    <w:p w:rsidR="003A4B1B" w:rsidRDefault="005503CB">
      <w:pPr>
        <w:spacing w:line="480" w:lineRule="auto"/>
        <w:ind w:firstLine="720"/>
        <w:rPr>
          <w:rFonts w:ascii="Times New Roman" w:hAnsi="Times New Roman" w:cs="Times New Roman"/>
          <w:sz w:val="24"/>
          <w:szCs w:val="24"/>
        </w:rPr>
      </w:pPr>
      <w:ins w:id="555" w:author="Windows User" w:date="2014-07-22T10:09:00Z">
        <w:r>
          <w:rPr>
            <w:rFonts w:ascii="Times New Roman" w:hAnsi="Times New Roman" w:cs="Times New Roman"/>
            <w:sz w:val="24"/>
            <w:szCs w:val="24"/>
          </w:rPr>
          <w:t>SSURGO2.1</w:t>
        </w:r>
      </w:ins>
      <w:del w:id="556" w:author="Windows User" w:date="2014-07-22T10:10:00Z">
        <w:r w:rsidR="000872FF" w:rsidDel="005503CB">
          <w:rPr>
            <w:rFonts w:ascii="Times New Roman" w:hAnsi="Times New Roman" w:cs="Times New Roman"/>
            <w:sz w:val="24"/>
            <w:szCs w:val="24"/>
          </w:rPr>
          <w:delText>STATSGO</w:delText>
        </w:r>
        <w:r w:rsidR="00C0222D" w:rsidDel="005503CB">
          <w:rPr>
            <w:rFonts w:ascii="Times New Roman" w:hAnsi="Times New Roman" w:cs="Times New Roman"/>
            <w:sz w:val="24"/>
            <w:szCs w:val="24"/>
          </w:rPr>
          <w:delText>2</w:delText>
        </w:r>
      </w:del>
      <w:r w:rsidR="00A3168B">
        <w:rPr>
          <w:rFonts w:ascii="Times New Roman" w:hAnsi="Times New Roman" w:cs="Times New Roman"/>
          <w:sz w:val="24"/>
          <w:szCs w:val="24"/>
        </w:rPr>
        <w:t xml:space="preserve"> </w:t>
      </w:r>
      <w:r w:rsidR="005F28C5">
        <w:rPr>
          <w:rFonts w:ascii="Times New Roman" w:hAnsi="Times New Roman" w:cs="Times New Roman"/>
          <w:sz w:val="24"/>
          <w:szCs w:val="24"/>
        </w:rPr>
        <w:t xml:space="preserve">provides </w:t>
      </w:r>
      <w:r w:rsidR="00A3168B">
        <w:rPr>
          <w:rFonts w:ascii="Times New Roman" w:hAnsi="Times New Roman" w:cs="Times New Roman"/>
          <w:sz w:val="24"/>
          <w:szCs w:val="24"/>
        </w:rPr>
        <w:t>data</w:t>
      </w:r>
      <w:commentRangeStart w:id="557"/>
      <w:r w:rsidR="00391FE7" w:rsidRPr="000E154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Service&lt;/Author&gt;&lt;Year&gt;(2013)&lt;/Year&gt;&lt;RecNum&gt;49&lt;/RecNum&gt;&lt;DisplayText&gt;(46)&lt;/DisplayText&gt;&lt;record&gt;&lt;rec-number&gt;49&lt;/rec-number&gt;&lt;foreign-keys&gt;&lt;key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instrText>
      </w:r>
      <w:r w:rsidR="00391FE7" w:rsidRPr="000E154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6" w:tooltip="Soil Survey Staff - Natural Resources Conservation Service, (2013) #49" w:history="1">
        <w:r w:rsidR="006D2C77">
          <w:rPr>
            <w:rFonts w:ascii="Times New Roman" w:hAnsi="Times New Roman" w:cs="Times New Roman"/>
            <w:noProof/>
            <w:sz w:val="24"/>
            <w:szCs w:val="24"/>
            <w:vertAlign w:val="superscript"/>
          </w:rPr>
          <w:t>46</w:t>
        </w:r>
      </w:hyperlink>
      <w:r w:rsidR="00FB36AF">
        <w:rPr>
          <w:rFonts w:ascii="Times New Roman" w:hAnsi="Times New Roman" w:cs="Times New Roman"/>
          <w:noProof/>
          <w:sz w:val="24"/>
          <w:szCs w:val="24"/>
          <w:vertAlign w:val="superscript"/>
        </w:rPr>
        <w:t>)</w:t>
      </w:r>
      <w:r w:rsidR="00391FE7" w:rsidRPr="000E154D">
        <w:rPr>
          <w:rFonts w:ascii="Times New Roman" w:hAnsi="Times New Roman" w:cs="Times New Roman"/>
          <w:sz w:val="24"/>
          <w:szCs w:val="24"/>
          <w:vertAlign w:val="superscript"/>
        </w:rPr>
        <w:fldChar w:fldCharType="end"/>
      </w:r>
      <w:r w:rsidR="000872FF">
        <w:rPr>
          <w:rFonts w:ascii="Times New Roman" w:hAnsi="Times New Roman" w:cs="Times New Roman"/>
          <w:sz w:val="24"/>
          <w:szCs w:val="24"/>
        </w:rPr>
        <w:t xml:space="preserve"> </w:t>
      </w:r>
      <w:commentRangeEnd w:id="557"/>
      <w:r>
        <w:rPr>
          <w:rStyle w:val="CommentReference"/>
        </w:rPr>
        <w:commentReference w:id="557"/>
      </w:r>
      <w:r w:rsidR="000872FF">
        <w:rPr>
          <w:rFonts w:ascii="Times New Roman" w:hAnsi="Times New Roman" w:cs="Times New Roman"/>
          <w:sz w:val="24"/>
          <w:szCs w:val="24"/>
        </w:rPr>
        <w:t xml:space="preserve">for </w:t>
      </w:r>
      <w:r w:rsidR="003A4B1B">
        <w:rPr>
          <w:rFonts w:ascii="Times New Roman" w:hAnsi="Times New Roman" w:cs="Times New Roman"/>
          <w:sz w:val="24"/>
          <w:szCs w:val="24"/>
        </w:rPr>
        <w:t>soil conditions</w:t>
      </w:r>
      <w:r w:rsidR="00721C3B">
        <w:rPr>
          <w:rFonts w:ascii="Times New Roman" w:hAnsi="Times New Roman" w:cs="Times New Roman"/>
          <w:sz w:val="24"/>
          <w:szCs w:val="24"/>
        </w:rPr>
        <w:t>.</w:t>
      </w:r>
      <w:r w:rsidR="002E2BA5">
        <w:rPr>
          <w:rFonts w:ascii="Times New Roman" w:hAnsi="Times New Roman" w:cs="Times New Roman"/>
          <w:sz w:val="24"/>
          <w:szCs w:val="24"/>
        </w:rPr>
        <w:t xml:space="preserve"> </w:t>
      </w:r>
      <w:ins w:id="558" w:author="Windows User" w:date="2014-07-22T10:09:00Z">
        <w:r>
          <w:rPr>
            <w:rFonts w:ascii="Times New Roman" w:hAnsi="Times New Roman" w:cs="Times New Roman"/>
            <w:sz w:val="24"/>
            <w:szCs w:val="24"/>
          </w:rPr>
          <w:t xml:space="preserve">STATSGO2 </w:t>
        </w:r>
      </w:ins>
      <w:commentRangeStart w:id="559"/>
      <w:del w:id="560" w:author="Windows User" w:date="2014-07-22T10:09:00Z">
        <w:r w:rsidR="005F28C5" w:rsidDel="005503CB">
          <w:rPr>
            <w:rFonts w:ascii="Times New Roman" w:hAnsi="Times New Roman" w:cs="Times New Roman"/>
            <w:sz w:val="24"/>
            <w:szCs w:val="24"/>
          </w:rPr>
          <w:delText xml:space="preserve">It </w:delText>
        </w:r>
      </w:del>
      <w:r w:rsidR="002E2BA5">
        <w:rPr>
          <w:rFonts w:ascii="Times New Roman" w:hAnsi="Times New Roman" w:cs="Times New Roman"/>
          <w:sz w:val="24"/>
          <w:szCs w:val="24"/>
        </w:rPr>
        <w:t xml:space="preserve">is a generalized 1:250,000 </w:t>
      </w:r>
      <w:r w:rsidR="000872FF">
        <w:rPr>
          <w:rFonts w:ascii="Times New Roman" w:hAnsi="Times New Roman" w:cs="Times New Roman"/>
          <w:sz w:val="24"/>
          <w:szCs w:val="24"/>
        </w:rPr>
        <w:t>resolution soil dataset</w:t>
      </w:r>
      <w:commentRangeStart w:id="561"/>
      <w:r w:rsidR="000872FF">
        <w:rPr>
          <w:rFonts w:ascii="Times New Roman" w:hAnsi="Times New Roman" w:cs="Times New Roman"/>
          <w:sz w:val="24"/>
          <w:szCs w:val="24"/>
        </w:rPr>
        <w:t>.</w:t>
      </w:r>
      <w:commentRangeEnd w:id="559"/>
      <w:r>
        <w:rPr>
          <w:rStyle w:val="CommentReference"/>
        </w:rPr>
        <w:commentReference w:id="559"/>
      </w:r>
      <w:r w:rsidR="000872FF">
        <w:rPr>
          <w:rFonts w:ascii="Times New Roman" w:hAnsi="Times New Roman" w:cs="Times New Roman"/>
          <w:sz w:val="24"/>
          <w:szCs w:val="24"/>
        </w:rPr>
        <w:t xml:space="preserve"> STATSGO</w:t>
      </w:r>
      <w:r w:rsidR="00A26E86">
        <w:rPr>
          <w:rFonts w:ascii="Times New Roman" w:hAnsi="Times New Roman" w:cs="Times New Roman"/>
          <w:sz w:val="24"/>
          <w:szCs w:val="24"/>
        </w:rPr>
        <w:t>2</w:t>
      </w:r>
      <w:r w:rsidR="002E2BA5">
        <w:rPr>
          <w:rFonts w:ascii="Times New Roman" w:hAnsi="Times New Roman" w:cs="Times New Roman"/>
          <w:sz w:val="24"/>
          <w:szCs w:val="24"/>
        </w:rPr>
        <w:t xml:space="preserve"> data</w:t>
      </w:r>
      <w:r w:rsidR="00D57BCD">
        <w:rPr>
          <w:rFonts w:ascii="Times New Roman" w:hAnsi="Times New Roman" w:cs="Times New Roman"/>
          <w:sz w:val="24"/>
          <w:szCs w:val="24"/>
        </w:rPr>
        <w:t xml:space="preserve"> </w:t>
      </w:r>
      <w:r w:rsidR="00C0222D">
        <w:rPr>
          <w:rFonts w:ascii="Times New Roman" w:hAnsi="Times New Roman" w:cs="Times New Roman"/>
          <w:sz w:val="24"/>
          <w:szCs w:val="24"/>
        </w:rPr>
        <w:t xml:space="preserve">metrics are </w:t>
      </w:r>
      <w:r w:rsidR="00D57BCD">
        <w:rPr>
          <w:rFonts w:ascii="Times New Roman" w:hAnsi="Times New Roman" w:cs="Times New Roman"/>
          <w:sz w:val="24"/>
          <w:szCs w:val="24"/>
        </w:rPr>
        <w:t>queried based on the National Resource</w:t>
      </w:r>
      <w:r w:rsidR="00FC08CF">
        <w:rPr>
          <w:rFonts w:ascii="Times New Roman" w:hAnsi="Times New Roman" w:cs="Times New Roman"/>
          <w:sz w:val="24"/>
          <w:szCs w:val="24"/>
        </w:rPr>
        <w:t>s</w:t>
      </w:r>
      <w:r w:rsidR="00D57BCD">
        <w:rPr>
          <w:rFonts w:ascii="Times New Roman" w:hAnsi="Times New Roman" w:cs="Times New Roman"/>
          <w:sz w:val="24"/>
          <w:szCs w:val="24"/>
        </w:rPr>
        <w:t xml:space="preserve"> Conservation</w:t>
      </w:r>
      <w:r w:rsidR="00D93FB2">
        <w:rPr>
          <w:rFonts w:ascii="Times New Roman" w:hAnsi="Times New Roman" w:cs="Times New Roman"/>
          <w:sz w:val="24"/>
          <w:szCs w:val="24"/>
        </w:rPr>
        <w:t xml:space="preserve"> Service</w:t>
      </w:r>
      <w:r w:rsidR="00D57BCD">
        <w:rPr>
          <w:rFonts w:ascii="Times New Roman" w:hAnsi="Times New Roman" w:cs="Times New Roman"/>
          <w:sz w:val="24"/>
          <w:szCs w:val="24"/>
        </w:rPr>
        <w:t xml:space="preserve"> soil mapping unit</w:t>
      </w:r>
      <w:r w:rsidR="00C0222D">
        <w:rPr>
          <w:rFonts w:ascii="Times New Roman" w:hAnsi="Times New Roman" w:cs="Times New Roman"/>
          <w:sz w:val="24"/>
          <w:szCs w:val="24"/>
        </w:rPr>
        <w:t>s</w:t>
      </w:r>
      <w:r w:rsidR="00D57BCD">
        <w:rPr>
          <w:rFonts w:ascii="Times New Roman" w:hAnsi="Times New Roman" w:cs="Times New Roman"/>
          <w:sz w:val="24"/>
          <w:szCs w:val="24"/>
        </w:rPr>
        <w:t xml:space="preserve"> and spatially joined to the </w:t>
      </w:r>
      <w:proofErr w:type="spellStart"/>
      <w:r w:rsidR="00D57BCD">
        <w:rPr>
          <w:rFonts w:ascii="Times New Roman" w:hAnsi="Times New Roman" w:cs="Times New Roman"/>
          <w:sz w:val="24"/>
          <w:szCs w:val="24"/>
        </w:rPr>
        <w:t>Cligen</w:t>
      </w:r>
      <w:proofErr w:type="spellEnd"/>
      <w:r w:rsidR="00D57BCD">
        <w:rPr>
          <w:rFonts w:ascii="Times New Roman" w:hAnsi="Times New Roman" w:cs="Times New Roman"/>
          <w:sz w:val="24"/>
          <w:szCs w:val="24"/>
        </w:rPr>
        <w:t xml:space="preserve"> station locations. </w:t>
      </w:r>
      <w:commentRangeEnd w:id="561"/>
      <w:r w:rsidR="006377D8">
        <w:rPr>
          <w:rStyle w:val="CommentReference"/>
        </w:rPr>
        <w:commentReference w:id="561"/>
      </w:r>
      <w:r w:rsidR="00AB61BB">
        <w:rPr>
          <w:rFonts w:ascii="Times New Roman" w:hAnsi="Times New Roman" w:cs="Times New Roman"/>
          <w:sz w:val="24"/>
          <w:szCs w:val="24"/>
        </w:rPr>
        <w:t>The database framework extracts s</w:t>
      </w:r>
      <w:r w:rsidR="00D57BCD">
        <w:rPr>
          <w:rFonts w:ascii="Times New Roman" w:hAnsi="Times New Roman" w:cs="Times New Roman"/>
          <w:sz w:val="24"/>
          <w:szCs w:val="24"/>
        </w:rPr>
        <w:t>oil metrics</w:t>
      </w:r>
      <w:r w:rsidR="002249FE">
        <w:rPr>
          <w:rFonts w:ascii="Times New Roman" w:hAnsi="Times New Roman" w:cs="Times New Roman"/>
          <w:sz w:val="24"/>
          <w:szCs w:val="24"/>
        </w:rPr>
        <w:t xml:space="preserve"> </w:t>
      </w:r>
      <w:r w:rsidR="00D57BCD">
        <w:rPr>
          <w:rFonts w:ascii="Times New Roman" w:hAnsi="Times New Roman" w:cs="Times New Roman"/>
          <w:sz w:val="24"/>
          <w:szCs w:val="24"/>
        </w:rPr>
        <w:t xml:space="preserve">for each </w:t>
      </w:r>
      <w:proofErr w:type="spellStart"/>
      <w:r w:rsidR="008828CA">
        <w:rPr>
          <w:rFonts w:ascii="Times New Roman" w:hAnsi="Times New Roman" w:cs="Times New Roman"/>
          <w:sz w:val="24"/>
          <w:szCs w:val="24"/>
        </w:rPr>
        <w:t>C</w:t>
      </w:r>
      <w:r w:rsidR="00D57BCD">
        <w:rPr>
          <w:rFonts w:ascii="Times New Roman" w:hAnsi="Times New Roman" w:cs="Times New Roman"/>
          <w:sz w:val="24"/>
          <w:szCs w:val="24"/>
        </w:rPr>
        <w:t>ligen</w:t>
      </w:r>
      <w:proofErr w:type="spellEnd"/>
      <w:ins w:id="562" w:author="Windows User" w:date="2014-07-22T10:27:00Z">
        <w:r w:rsidR="004F02AE">
          <w:rPr>
            <w:rFonts w:ascii="Times New Roman" w:hAnsi="Times New Roman" w:cs="Times New Roman"/>
            <w:sz w:val="24"/>
            <w:szCs w:val="24"/>
          </w:rPr>
          <w:t>/STATSGO2</w:t>
        </w:r>
      </w:ins>
      <w:r w:rsidR="00D57BCD">
        <w:rPr>
          <w:rFonts w:ascii="Times New Roman" w:hAnsi="Times New Roman" w:cs="Times New Roman"/>
          <w:sz w:val="24"/>
          <w:szCs w:val="24"/>
        </w:rPr>
        <w:t xml:space="preserve"> </w:t>
      </w:r>
      <w:ins w:id="563" w:author="Windows User" w:date="2014-07-22T10:34:00Z">
        <w:r w:rsidR="006377D8">
          <w:rPr>
            <w:rFonts w:ascii="Times New Roman" w:hAnsi="Times New Roman" w:cs="Times New Roman"/>
            <w:sz w:val="24"/>
            <w:szCs w:val="24"/>
          </w:rPr>
          <w:t xml:space="preserve">joined </w:t>
        </w:r>
      </w:ins>
      <w:r w:rsidR="000027F1">
        <w:rPr>
          <w:rFonts w:ascii="Times New Roman" w:hAnsi="Times New Roman" w:cs="Times New Roman"/>
          <w:sz w:val="24"/>
          <w:szCs w:val="24"/>
        </w:rPr>
        <w:t>soil mapping unit</w:t>
      </w:r>
      <w:ins w:id="564" w:author="Windows User" w:date="2014-07-22T10:42:00Z">
        <w:r w:rsidR="009139DC">
          <w:rPr>
            <w:rFonts w:ascii="Times New Roman" w:hAnsi="Times New Roman" w:cs="Times New Roman"/>
            <w:sz w:val="24"/>
            <w:szCs w:val="24"/>
          </w:rPr>
          <w:t xml:space="preserve"> from the </w:t>
        </w:r>
        <w:r w:rsidR="009139DC">
          <w:rPr>
            <w:rFonts w:ascii="Times New Roman" w:hAnsi="Times New Roman" w:cs="Times New Roman"/>
            <w:sz w:val="24"/>
            <w:szCs w:val="24"/>
          </w:rPr>
          <w:t>SSURGO2.1</w:t>
        </w:r>
        <w:r w:rsidR="009139DC">
          <w:rPr>
            <w:rFonts w:ascii="Times New Roman" w:hAnsi="Times New Roman" w:cs="Times New Roman"/>
            <w:sz w:val="24"/>
            <w:szCs w:val="24"/>
          </w:rPr>
          <w:t xml:space="preserve"> tabular Access database.</w:t>
        </w:r>
      </w:ins>
      <w:del w:id="565" w:author="Windows User" w:date="2014-07-22T10:42:00Z">
        <w:r w:rsidR="002249FE" w:rsidDel="009139DC">
          <w:rPr>
            <w:rFonts w:ascii="Times New Roman" w:hAnsi="Times New Roman" w:cs="Times New Roman"/>
            <w:sz w:val="24"/>
            <w:szCs w:val="24"/>
          </w:rPr>
          <w:delText>,</w:delText>
        </w:r>
      </w:del>
      <w:r w:rsidR="000027F1">
        <w:rPr>
          <w:rFonts w:ascii="Times New Roman" w:hAnsi="Times New Roman" w:cs="Times New Roman"/>
          <w:sz w:val="24"/>
          <w:szCs w:val="24"/>
        </w:rPr>
        <w:t xml:space="preserve"> </w:t>
      </w:r>
      <w:del w:id="566" w:author="Windows User" w:date="2014-07-22T10:35:00Z">
        <w:r w:rsidR="00D57BCD" w:rsidDel="006377D8">
          <w:rPr>
            <w:rFonts w:ascii="Times New Roman" w:hAnsi="Times New Roman" w:cs="Times New Roman"/>
            <w:sz w:val="24"/>
            <w:szCs w:val="24"/>
          </w:rPr>
          <w:delText xml:space="preserve">and </w:delText>
        </w:r>
        <w:r w:rsidR="000027F1" w:rsidDel="006377D8">
          <w:rPr>
            <w:rFonts w:ascii="Times New Roman" w:hAnsi="Times New Roman" w:cs="Times New Roman"/>
            <w:sz w:val="24"/>
            <w:szCs w:val="24"/>
          </w:rPr>
          <w:delText>the weighted average for unit is based on horizon thickness for the depth reported.</w:delText>
        </w:r>
        <w:r w:rsidR="00D57BCD" w:rsidDel="006377D8">
          <w:rPr>
            <w:rFonts w:ascii="Times New Roman" w:hAnsi="Times New Roman" w:cs="Times New Roman"/>
            <w:sz w:val="24"/>
            <w:szCs w:val="24"/>
          </w:rPr>
          <w:delText xml:space="preserve"> </w:delText>
        </w:r>
      </w:del>
      <w:del w:id="567" w:author="Windows User" w:date="2014-07-22T10:27:00Z">
        <w:r w:rsidR="00C45A08" w:rsidDel="006377D8">
          <w:rPr>
            <w:rFonts w:ascii="Times New Roman" w:hAnsi="Times New Roman" w:cs="Times New Roman"/>
            <w:sz w:val="24"/>
            <w:szCs w:val="24"/>
          </w:rPr>
          <w:delText>STATSGO</w:delText>
        </w:r>
        <w:r w:rsidR="00C0222D" w:rsidDel="006377D8">
          <w:rPr>
            <w:rFonts w:ascii="Times New Roman" w:hAnsi="Times New Roman" w:cs="Times New Roman"/>
            <w:sz w:val="24"/>
            <w:szCs w:val="24"/>
          </w:rPr>
          <w:delText>2</w:delText>
        </w:r>
        <w:r w:rsidR="00C45A08" w:rsidDel="006377D8">
          <w:rPr>
            <w:rFonts w:ascii="Times New Roman" w:hAnsi="Times New Roman" w:cs="Times New Roman"/>
            <w:sz w:val="24"/>
            <w:szCs w:val="24"/>
          </w:rPr>
          <w:delText xml:space="preserve"> </w:delText>
        </w:r>
      </w:del>
      <w:ins w:id="568" w:author="Windows User" w:date="2014-07-22T10:27:00Z">
        <w:r w:rsidR="006377D8">
          <w:rPr>
            <w:rFonts w:ascii="Times New Roman" w:hAnsi="Times New Roman" w:cs="Times New Roman"/>
            <w:sz w:val="24"/>
            <w:szCs w:val="24"/>
          </w:rPr>
          <w:t xml:space="preserve">SSURGO2.1 </w:t>
        </w:r>
      </w:ins>
      <w:r w:rsidR="0004685F">
        <w:rPr>
          <w:rFonts w:ascii="Times New Roman" w:hAnsi="Times New Roman" w:cs="Times New Roman"/>
          <w:sz w:val="24"/>
          <w:szCs w:val="24"/>
        </w:rPr>
        <w:t>s</w:t>
      </w:r>
      <w:r w:rsidR="002E2BA5">
        <w:rPr>
          <w:rFonts w:ascii="Times New Roman" w:hAnsi="Times New Roman" w:cs="Times New Roman"/>
          <w:sz w:val="24"/>
          <w:szCs w:val="24"/>
        </w:rPr>
        <w:t xml:space="preserve">oil </w:t>
      </w:r>
      <w:r w:rsidR="00D57BCD">
        <w:rPr>
          <w:rFonts w:ascii="Times New Roman" w:hAnsi="Times New Roman" w:cs="Times New Roman"/>
          <w:sz w:val="24"/>
          <w:szCs w:val="24"/>
        </w:rPr>
        <w:t xml:space="preserve">input </w:t>
      </w:r>
      <w:r w:rsidR="002E2BA5">
        <w:rPr>
          <w:rFonts w:ascii="Times New Roman" w:hAnsi="Times New Roman" w:cs="Times New Roman"/>
          <w:sz w:val="24"/>
          <w:szCs w:val="24"/>
        </w:rPr>
        <w:t xml:space="preserve">parameters </w:t>
      </w:r>
      <w:r w:rsidR="006D77EA">
        <w:rPr>
          <w:rFonts w:ascii="Times New Roman" w:hAnsi="Times New Roman" w:cs="Times New Roman"/>
          <w:sz w:val="24"/>
          <w:szCs w:val="24"/>
        </w:rPr>
        <w:t xml:space="preserve">used in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 xml:space="preserve">O </w:t>
      </w:r>
      <w:r w:rsidR="002E2BA5">
        <w:rPr>
          <w:rFonts w:ascii="Times New Roman" w:hAnsi="Times New Roman" w:cs="Times New Roman"/>
          <w:sz w:val="24"/>
          <w:szCs w:val="24"/>
        </w:rPr>
        <w:t xml:space="preserve">include </w:t>
      </w:r>
      <w:r w:rsidR="00C45A08">
        <w:rPr>
          <w:rFonts w:ascii="Times New Roman" w:hAnsi="Times New Roman" w:cs="Times New Roman"/>
          <w:sz w:val="24"/>
          <w:szCs w:val="24"/>
        </w:rPr>
        <w:t>available w</w:t>
      </w:r>
      <w:r w:rsidR="001626FE" w:rsidRPr="002E2BA5">
        <w:rPr>
          <w:rFonts w:ascii="Times New Roman" w:hAnsi="Times New Roman" w:cs="Times New Roman"/>
          <w:sz w:val="24"/>
          <w:szCs w:val="24"/>
        </w:rPr>
        <w:t xml:space="preserve">ater </w:t>
      </w:r>
      <w:r w:rsidR="00C45A08">
        <w:rPr>
          <w:rFonts w:ascii="Times New Roman" w:hAnsi="Times New Roman" w:cs="Times New Roman"/>
          <w:sz w:val="24"/>
          <w:szCs w:val="24"/>
        </w:rPr>
        <w:t>capacity</w:t>
      </w:r>
      <w:r w:rsidR="009B60E4">
        <w:rPr>
          <w:rFonts w:ascii="Times New Roman" w:hAnsi="Times New Roman" w:cs="Times New Roman"/>
          <w:sz w:val="24"/>
          <w:szCs w:val="24"/>
        </w:rPr>
        <w:t xml:space="preserve"> (mm day</w:t>
      </w:r>
      <w:r w:rsidR="009B60E4" w:rsidRPr="00274FBD">
        <w:rPr>
          <w:rFonts w:ascii="Times New Roman" w:hAnsi="Times New Roman" w:cs="Times New Roman"/>
          <w:sz w:val="24"/>
          <w:szCs w:val="24"/>
          <w:vertAlign w:val="superscript"/>
        </w:rPr>
        <w:t>-1</w:t>
      </w:r>
      <w:proofErr w:type="gramStart"/>
      <w:r w:rsidR="009B60E4">
        <w:rPr>
          <w:rFonts w:ascii="Times New Roman" w:hAnsi="Times New Roman" w:cs="Times New Roman"/>
          <w:sz w:val="24"/>
          <w:szCs w:val="24"/>
        </w:rPr>
        <w:t>)</w:t>
      </w:r>
      <w:r w:rsidR="00102C00">
        <w:rPr>
          <w:rFonts w:ascii="Times New Roman" w:hAnsi="Times New Roman" w:cs="Times New Roman"/>
          <w:sz w:val="24"/>
          <w:szCs w:val="24"/>
        </w:rPr>
        <w:t>,</w:t>
      </w:r>
      <w:del w:id="569" w:author="Windows User" w:date="2014-07-22T10:28:00Z">
        <w:r w:rsidR="00102C00" w:rsidDel="006377D8">
          <w:rPr>
            <w:rFonts w:ascii="Times New Roman" w:hAnsi="Times New Roman" w:cs="Times New Roman"/>
            <w:sz w:val="24"/>
            <w:szCs w:val="24"/>
          </w:rPr>
          <w:delText xml:space="preserve"> </w:delText>
        </w:r>
        <w:commentRangeStart w:id="570"/>
        <w:r w:rsidR="00102C00" w:rsidDel="006377D8">
          <w:rPr>
            <w:rFonts w:ascii="Times New Roman" w:hAnsi="Times New Roman" w:cs="Times New Roman"/>
            <w:sz w:val="24"/>
            <w:szCs w:val="24"/>
          </w:rPr>
          <w:delText>which we</w:delText>
        </w:r>
        <w:r w:rsidR="006021CC" w:rsidDel="006377D8">
          <w:rPr>
            <w:rFonts w:ascii="Times New Roman" w:hAnsi="Times New Roman" w:cs="Times New Roman"/>
            <w:sz w:val="24"/>
            <w:szCs w:val="24"/>
          </w:rPr>
          <w:delText xml:space="preserve"> calculated from </w:delText>
        </w:r>
        <w:r w:rsidR="00D93FB2" w:rsidDel="006377D8">
          <w:rPr>
            <w:rFonts w:ascii="Times New Roman" w:hAnsi="Times New Roman" w:cs="Times New Roman"/>
            <w:sz w:val="24"/>
            <w:szCs w:val="24"/>
          </w:rPr>
          <w:delText>soil physical</w:delText>
        </w:r>
        <w:r w:rsidR="006021CC" w:rsidDel="006377D8">
          <w:rPr>
            <w:rFonts w:ascii="Times New Roman" w:hAnsi="Times New Roman" w:cs="Times New Roman"/>
            <w:sz w:val="24"/>
            <w:szCs w:val="24"/>
          </w:rPr>
          <w:delText xml:space="preserve"> properties</w:delText>
        </w:r>
        <w:r w:rsidR="00494B7D" w:rsidDel="006377D8">
          <w:rPr>
            <w:rFonts w:ascii="Times New Roman" w:hAnsi="Times New Roman" w:cs="Times New Roman"/>
            <w:sz w:val="24"/>
            <w:szCs w:val="24"/>
          </w:rPr>
          <w:delText xml:space="preserve"> </w:delText>
        </w:r>
        <w:r w:rsidR="00A26E86" w:rsidDel="006377D8">
          <w:rPr>
            <w:rFonts w:ascii="Times New Roman" w:hAnsi="Times New Roman" w:cs="Times New Roman"/>
            <w:sz w:val="24"/>
            <w:szCs w:val="24"/>
          </w:rPr>
          <w:delText xml:space="preserve">and </w:delText>
        </w:r>
        <w:r w:rsidR="00D57BCD" w:rsidDel="006377D8">
          <w:rPr>
            <w:rFonts w:ascii="Times New Roman" w:hAnsi="Times New Roman" w:cs="Times New Roman"/>
            <w:sz w:val="24"/>
            <w:szCs w:val="24"/>
          </w:rPr>
          <w:delText>crop y</w:delText>
        </w:r>
        <w:r w:rsidR="00D57BCD" w:rsidRPr="002E2BA5" w:rsidDel="006377D8">
          <w:rPr>
            <w:rFonts w:ascii="Times New Roman" w:hAnsi="Times New Roman" w:cs="Times New Roman"/>
            <w:sz w:val="24"/>
            <w:szCs w:val="24"/>
          </w:rPr>
          <w:delText>ields</w:delText>
        </w:r>
        <w:r w:rsidR="009B60E4" w:rsidDel="006377D8">
          <w:rPr>
            <w:rFonts w:ascii="Times New Roman" w:hAnsi="Times New Roman" w:cs="Times New Roman"/>
            <w:sz w:val="24"/>
            <w:szCs w:val="24"/>
          </w:rPr>
          <w:delText xml:space="preserve"> (Mg ha</w:delText>
        </w:r>
        <w:r w:rsidR="009B60E4" w:rsidRPr="00274FBD" w:rsidDel="006377D8">
          <w:rPr>
            <w:rFonts w:ascii="Times New Roman" w:hAnsi="Times New Roman" w:cs="Times New Roman"/>
            <w:sz w:val="24"/>
            <w:szCs w:val="24"/>
            <w:vertAlign w:val="superscript"/>
          </w:rPr>
          <w:delText>-1</w:delText>
        </w:r>
        <w:r w:rsidR="009B60E4" w:rsidDel="006377D8">
          <w:rPr>
            <w:rFonts w:ascii="Times New Roman" w:hAnsi="Times New Roman" w:cs="Times New Roman"/>
            <w:sz w:val="24"/>
            <w:szCs w:val="24"/>
          </w:rPr>
          <w:delText>)</w:delText>
        </w:r>
      </w:del>
      <w:r w:rsidR="00A26E86">
        <w:rPr>
          <w:rFonts w:ascii="Times New Roman" w:hAnsi="Times New Roman" w:cs="Times New Roman"/>
          <w:sz w:val="24"/>
          <w:szCs w:val="24"/>
        </w:rPr>
        <w:t>.</w:t>
      </w:r>
      <w:commentRangeEnd w:id="570"/>
      <w:proofErr w:type="gramEnd"/>
      <w:r w:rsidR="009139DC">
        <w:rPr>
          <w:rStyle w:val="CommentReference"/>
        </w:rPr>
        <w:commentReference w:id="570"/>
      </w:r>
      <w:r w:rsidR="00A26E86">
        <w:rPr>
          <w:rFonts w:ascii="Times New Roman" w:hAnsi="Times New Roman" w:cs="Times New Roman"/>
          <w:sz w:val="24"/>
          <w:szCs w:val="24"/>
        </w:rPr>
        <w:t xml:space="preserve"> </w:t>
      </w:r>
      <w:ins w:id="571" w:author="ewarner" w:date="2014-07-14T16:24:00Z">
        <w:del w:id="572" w:author="Windows User" w:date="2014-07-22T10:28:00Z">
          <w:r w:rsidR="002227C1" w:rsidDel="006377D8">
            <w:rPr>
              <w:rFonts w:ascii="Times New Roman" w:hAnsi="Times New Roman" w:cs="Times New Roman"/>
              <w:sz w:val="24"/>
              <w:szCs w:val="24"/>
            </w:rPr>
            <w:delText xml:space="preserve">As a default, we used the </w:delText>
          </w:r>
        </w:del>
      </w:ins>
      <w:ins w:id="573" w:author="Windows User" w:date="2014-07-22T10:28:00Z">
        <w:r w:rsidR="006377D8">
          <w:rPr>
            <w:rFonts w:ascii="Times New Roman" w:hAnsi="Times New Roman" w:cs="Times New Roman"/>
            <w:sz w:val="24"/>
            <w:szCs w:val="24"/>
          </w:rPr>
          <w:t xml:space="preserve">and </w:t>
        </w:r>
      </w:ins>
      <w:ins w:id="574" w:author="ewarner" w:date="2014-07-14T16:24:00Z">
        <w:r w:rsidR="002227C1">
          <w:rPr>
            <w:rFonts w:ascii="Times New Roman" w:hAnsi="Times New Roman" w:cs="Times New Roman"/>
            <w:sz w:val="24"/>
            <w:szCs w:val="24"/>
          </w:rPr>
          <w:t>n</w:t>
        </w:r>
      </w:ins>
      <w:del w:id="575" w:author="ewarner" w:date="2014-07-14T16:24:00Z">
        <w:r w:rsidR="00B97520" w:rsidDel="002227C1">
          <w:rPr>
            <w:rFonts w:ascii="Times New Roman" w:hAnsi="Times New Roman" w:cs="Times New Roman"/>
            <w:sz w:val="24"/>
            <w:szCs w:val="24"/>
          </w:rPr>
          <w:delText>N</w:delText>
        </w:r>
      </w:del>
      <w:r w:rsidR="00B97520">
        <w:rPr>
          <w:rFonts w:ascii="Times New Roman" w:hAnsi="Times New Roman" w:cs="Times New Roman"/>
          <w:sz w:val="24"/>
          <w:szCs w:val="24"/>
        </w:rPr>
        <w:t xml:space="preserve">on-irrigated </w:t>
      </w:r>
      <w:del w:id="576" w:author="Windows User" w:date="2014-07-22T10:28:00Z">
        <w:r w:rsidR="00B97520" w:rsidDel="006377D8">
          <w:rPr>
            <w:rFonts w:ascii="Times New Roman" w:hAnsi="Times New Roman" w:cs="Times New Roman"/>
            <w:sz w:val="24"/>
            <w:szCs w:val="24"/>
          </w:rPr>
          <w:delText>STATSGO</w:delText>
        </w:r>
        <w:r w:rsidR="00D93FB2" w:rsidDel="006377D8">
          <w:rPr>
            <w:rFonts w:ascii="Times New Roman" w:hAnsi="Times New Roman" w:cs="Times New Roman"/>
            <w:sz w:val="24"/>
            <w:szCs w:val="24"/>
          </w:rPr>
          <w:delText>2</w:delText>
        </w:r>
        <w:r w:rsidR="00B97520" w:rsidDel="006377D8">
          <w:rPr>
            <w:rFonts w:ascii="Times New Roman" w:hAnsi="Times New Roman" w:cs="Times New Roman"/>
            <w:sz w:val="24"/>
            <w:szCs w:val="24"/>
          </w:rPr>
          <w:delText xml:space="preserve"> </w:delText>
        </w:r>
      </w:del>
      <w:r w:rsidR="00B97520">
        <w:rPr>
          <w:rFonts w:ascii="Times New Roman" w:hAnsi="Times New Roman" w:cs="Times New Roman"/>
          <w:sz w:val="24"/>
          <w:szCs w:val="24"/>
        </w:rPr>
        <w:t xml:space="preserve">crop yields </w:t>
      </w:r>
      <w:del w:id="577" w:author="ewarner" w:date="2014-07-14T16:24:00Z">
        <w:r w:rsidR="00B97520" w:rsidDel="002227C1">
          <w:rPr>
            <w:rFonts w:ascii="Times New Roman" w:hAnsi="Times New Roman" w:cs="Times New Roman"/>
            <w:sz w:val="24"/>
            <w:szCs w:val="24"/>
          </w:rPr>
          <w:delText>were</w:delText>
        </w:r>
      </w:del>
      <w:ins w:id="578" w:author="ewarner" w:date="2014-07-14T16:24:00Z">
        <w:del w:id="579" w:author="Windows User" w:date="2014-07-22T10:29:00Z">
          <w:r w:rsidR="002227C1" w:rsidDel="006377D8">
            <w:rPr>
              <w:rFonts w:ascii="Times New Roman" w:hAnsi="Times New Roman" w:cs="Times New Roman"/>
              <w:sz w:val="24"/>
              <w:szCs w:val="24"/>
            </w:rPr>
            <w:delText>and</w:delText>
          </w:r>
        </w:del>
      </w:ins>
      <w:r w:rsidR="00B97520">
        <w:rPr>
          <w:rFonts w:ascii="Times New Roman" w:hAnsi="Times New Roman" w:cs="Times New Roman"/>
          <w:sz w:val="24"/>
          <w:szCs w:val="24"/>
        </w:rPr>
        <w:t xml:space="preserve"> aggregated </w:t>
      </w:r>
      <w:ins w:id="580" w:author="Windows User" w:date="2014-07-22T10:29:00Z">
        <w:r w:rsidR="006377D8">
          <w:rPr>
            <w:rFonts w:ascii="Times New Roman" w:hAnsi="Times New Roman" w:cs="Times New Roman"/>
            <w:sz w:val="24"/>
            <w:szCs w:val="24"/>
          </w:rPr>
          <w:t xml:space="preserve">by </w:t>
        </w:r>
      </w:ins>
      <w:ins w:id="581" w:author="ewarner" w:date="2014-07-14T16:24:00Z">
        <w:r w:rsidR="002227C1">
          <w:rPr>
            <w:rFonts w:ascii="Times New Roman" w:hAnsi="Times New Roman" w:cs="Times New Roman"/>
            <w:sz w:val="24"/>
            <w:szCs w:val="24"/>
          </w:rPr>
          <w:t>each</w:t>
        </w:r>
      </w:ins>
      <w:del w:id="582" w:author="ewarner" w:date="2014-07-14T16:24:00Z">
        <w:r w:rsidR="00B97520" w:rsidDel="002227C1">
          <w:rPr>
            <w:rFonts w:ascii="Times New Roman" w:hAnsi="Times New Roman" w:cs="Times New Roman"/>
            <w:sz w:val="24"/>
            <w:szCs w:val="24"/>
          </w:rPr>
          <w:delText>by</w:delText>
        </w:r>
      </w:del>
      <w:r w:rsidR="00B97520">
        <w:rPr>
          <w:rFonts w:ascii="Times New Roman" w:hAnsi="Times New Roman" w:cs="Times New Roman"/>
          <w:sz w:val="24"/>
          <w:szCs w:val="24"/>
        </w:rPr>
        <w:t xml:space="preserve"> crop type into</w:t>
      </w:r>
      <w:del w:id="583" w:author="ewarner" w:date="2014-07-14T16:24:00Z">
        <w:r w:rsidR="00B97520" w:rsidDel="002227C1">
          <w:rPr>
            <w:rFonts w:ascii="Times New Roman" w:hAnsi="Times New Roman" w:cs="Times New Roman"/>
            <w:sz w:val="24"/>
            <w:szCs w:val="24"/>
          </w:rPr>
          <w:delText xml:space="preserve"> energy feedstock crop</w:delText>
        </w:r>
      </w:del>
      <w:r w:rsidR="00B97520">
        <w:rPr>
          <w:rFonts w:ascii="Times New Roman" w:hAnsi="Times New Roman" w:cs="Times New Roman"/>
          <w:sz w:val="24"/>
          <w:szCs w:val="24"/>
        </w:rPr>
        <w:t xml:space="preserve"> categories</w:t>
      </w:r>
      <w:ins w:id="584" w:author="ewarner" w:date="2014-07-14T16:24:00Z">
        <w:r w:rsidR="002227C1">
          <w:rPr>
            <w:rFonts w:ascii="Times New Roman" w:hAnsi="Times New Roman" w:cs="Times New Roman"/>
            <w:sz w:val="24"/>
            <w:szCs w:val="24"/>
          </w:rPr>
          <w:t>:</w:t>
        </w:r>
      </w:ins>
      <w:del w:id="585" w:author="ewarner" w:date="2014-07-14T16:24:00Z">
        <w:r w:rsidR="00102C00" w:rsidDel="002227C1">
          <w:rPr>
            <w:rFonts w:ascii="Times New Roman" w:hAnsi="Times New Roman" w:cs="Times New Roman"/>
            <w:sz w:val="24"/>
            <w:szCs w:val="24"/>
          </w:rPr>
          <w:delText>,</w:delText>
        </w:r>
      </w:del>
      <w:del w:id="586" w:author="ewarner" w:date="2014-07-14T16:25:00Z">
        <w:r w:rsidR="00B97520" w:rsidDel="002227C1">
          <w:rPr>
            <w:rFonts w:ascii="Times New Roman" w:hAnsi="Times New Roman" w:cs="Times New Roman"/>
            <w:sz w:val="24"/>
            <w:szCs w:val="24"/>
          </w:rPr>
          <w:delText xml:space="preserve"> including</w:delText>
        </w:r>
      </w:del>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perennial forage</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annual forage</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feed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fiber crop</w:t>
      </w:r>
      <w:r w:rsidR="00B97520">
        <w:rPr>
          <w:rFonts w:ascii="Times New Roman" w:hAnsi="Times New Roman" w:cs="Times New Roman"/>
          <w:sz w:val="24"/>
          <w:szCs w:val="24"/>
        </w:rPr>
        <w:t xml:space="preserve">, </w:t>
      </w:r>
      <w:r w:rsidR="00161DDB">
        <w:rPr>
          <w:rFonts w:ascii="Times New Roman" w:hAnsi="Times New Roman" w:cs="Times New Roman"/>
          <w:sz w:val="24"/>
          <w:szCs w:val="24"/>
        </w:rPr>
        <w:t xml:space="preserve">spring </w:t>
      </w:r>
      <w:r w:rsidR="00B97520" w:rsidRPr="0020337B">
        <w:rPr>
          <w:rFonts w:ascii="Times New Roman" w:hAnsi="Times New Roman" w:cs="Times New Roman"/>
          <w:sz w:val="24"/>
          <w:szCs w:val="24"/>
        </w:rPr>
        <w:t>grain</w:t>
      </w:r>
      <w:r w:rsidR="00923376">
        <w:rPr>
          <w:rFonts w:ascii="Times New Roman" w:hAnsi="Times New Roman" w:cs="Times New Roman"/>
          <w:sz w:val="24"/>
          <w:szCs w:val="24"/>
        </w:rPr>
        <w:t>s</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oil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sugar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winter grain</w:t>
      </w:r>
      <w:r w:rsidR="00102C00">
        <w:rPr>
          <w:rFonts w:ascii="Times New Roman" w:hAnsi="Times New Roman" w:cs="Times New Roman"/>
          <w:sz w:val="24"/>
          <w:szCs w:val="24"/>
        </w:rPr>
        <w:t>,</w:t>
      </w:r>
      <w:r w:rsidR="00B97520">
        <w:rPr>
          <w:rFonts w:ascii="Times New Roman" w:hAnsi="Times New Roman" w:cs="Times New Roman"/>
          <w:sz w:val="24"/>
          <w:szCs w:val="24"/>
        </w:rPr>
        <w:t xml:space="preserve"> and</w:t>
      </w:r>
      <w:r w:rsidR="00B97520" w:rsidRPr="0020337B">
        <w:rPr>
          <w:rFonts w:ascii="Times New Roman" w:hAnsi="Times New Roman" w:cs="Times New Roman"/>
          <w:sz w:val="24"/>
          <w:szCs w:val="24"/>
        </w:rPr>
        <w:t xml:space="preserve"> soybeans</w:t>
      </w:r>
      <w:r w:rsidR="00B97520">
        <w:rPr>
          <w:rFonts w:ascii="Times New Roman" w:hAnsi="Times New Roman" w:cs="Times New Roman"/>
          <w:sz w:val="24"/>
          <w:szCs w:val="24"/>
        </w:rPr>
        <w:t xml:space="preserve">. </w:t>
      </w:r>
      <w:ins w:id="587" w:author="ewarner" w:date="2014-07-14T16:25:00Z">
        <w:r w:rsidR="002227C1">
          <w:rPr>
            <w:rFonts w:ascii="Times New Roman" w:hAnsi="Times New Roman" w:cs="Times New Roman"/>
            <w:sz w:val="24"/>
            <w:szCs w:val="24"/>
          </w:rPr>
          <w:t>It should be emphasized that the model can accept yield data from any source the reports in SI units.</w:t>
        </w:r>
      </w:ins>
    </w:p>
    <w:p w:rsidR="00B97520" w:rsidRDefault="00BF0B12" w:rsidP="00B97520">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BioSpatial H</w:t>
      </w:r>
      <w:r w:rsidRPr="00B57B88">
        <w:rPr>
          <w:rFonts w:ascii="Times New Roman" w:hAnsi="Times New Roman" w:cs="Times New Roman"/>
          <w:sz w:val="24"/>
          <w:szCs w:val="24"/>
          <w:vertAlign w:val="subscript"/>
        </w:rPr>
        <w:t>2</w:t>
      </w:r>
      <w:r>
        <w:rPr>
          <w:rFonts w:ascii="Times New Roman" w:hAnsi="Times New Roman" w:cs="Times New Roman"/>
          <w:sz w:val="24"/>
          <w:szCs w:val="24"/>
        </w:rPr>
        <w:t>O</w:t>
      </w:r>
      <w:r w:rsidR="00AB61BB">
        <w:rPr>
          <w:rFonts w:ascii="Times New Roman" w:hAnsi="Times New Roman" w:cs="Times New Roman"/>
          <w:sz w:val="24"/>
          <w:szCs w:val="24"/>
        </w:rPr>
        <w:t xml:space="preserve"> uses crop planting and harvesting data from t</w:t>
      </w:r>
      <w:r w:rsidR="00721C3B">
        <w:rPr>
          <w:rFonts w:ascii="Times New Roman" w:hAnsi="Times New Roman" w:cs="Times New Roman"/>
          <w:sz w:val="24"/>
          <w:szCs w:val="24"/>
        </w:rPr>
        <w:t xml:space="preserve">he </w:t>
      </w:r>
      <w:r w:rsidR="002249FE">
        <w:rPr>
          <w:rFonts w:ascii="Times New Roman" w:hAnsi="Times New Roman" w:cs="Times New Roman"/>
          <w:sz w:val="24"/>
          <w:szCs w:val="24"/>
        </w:rPr>
        <w:t>U.S.</w:t>
      </w:r>
      <w:r w:rsidR="00721C3B">
        <w:rPr>
          <w:rFonts w:ascii="Times New Roman" w:hAnsi="Times New Roman" w:cs="Times New Roman"/>
          <w:sz w:val="24"/>
          <w:szCs w:val="24"/>
        </w:rPr>
        <w:t xml:space="preserve"> Department of Agriculture</w:t>
      </w:r>
      <w:r w:rsidR="002249FE">
        <w:rPr>
          <w:rFonts w:ascii="Times New Roman" w:hAnsi="Times New Roman" w:cs="Times New Roman"/>
          <w:sz w:val="24"/>
          <w:szCs w:val="24"/>
        </w:rPr>
        <w:t xml:space="preserve"> (USDA)</w:t>
      </w:r>
      <w:r w:rsidR="00721C3B">
        <w:rPr>
          <w:rFonts w:ascii="Times New Roman" w:hAnsi="Times New Roman" w:cs="Times New Roman"/>
          <w:sz w:val="24"/>
          <w:szCs w:val="24"/>
        </w:rPr>
        <w:t xml:space="preserve"> </w:t>
      </w:r>
      <w:r w:rsidR="00721C3B" w:rsidRPr="00F82E1F">
        <w:rPr>
          <w:rFonts w:ascii="Times New Roman" w:hAnsi="Times New Roman" w:cs="Times New Roman"/>
          <w:sz w:val="24"/>
          <w:szCs w:val="24"/>
        </w:rPr>
        <w:t>National Agricultural Statistics Service</w:t>
      </w:r>
      <w:del w:id="588" w:author="ewarner" w:date="2014-07-14T16:25:00Z">
        <w:r w:rsidR="00721C3B" w:rsidRPr="00F82E1F" w:rsidDel="002227C1">
          <w:rPr>
            <w:rFonts w:ascii="Times New Roman" w:hAnsi="Times New Roman" w:cs="Times New Roman"/>
            <w:sz w:val="24"/>
            <w:szCs w:val="24"/>
          </w:rPr>
          <w:delText xml:space="preserve"> </w:delText>
        </w:r>
        <w:r w:rsidR="00721C3B" w:rsidDel="002227C1">
          <w:rPr>
            <w:rFonts w:ascii="Times New Roman" w:hAnsi="Times New Roman" w:cs="Times New Roman"/>
            <w:sz w:val="24"/>
            <w:szCs w:val="24"/>
          </w:rPr>
          <w:delText>crop planting and harvesting data</w:delText>
        </w:r>
        <w:commentRangeStart w:id="589"/>
        <w:r w:rsidR="00721C3B" w:rsidDel="002227C1">
          <w:rPr>
            <w:rFonts w:ascii="Times New Roman" w:hAnsi="Times New Roman" w:cs="Times New Roman"/>
            <w:sz w:val="24"/>
            <w:szCs w:val="24"/>
          </w:rPr>
          <w:delText>.</w:delText>
        </w:r>
      </w:del>
      <w:r w:rsidR="00391FE7" w:rsidRPr="000E154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&lt;EndNote&gt;&lt;Cite&gt;&lt;Author&gt;National Agricultural Statistics Service (NASS)&lt;/Author&gt;&lt;Year&gt;(2010)&lt;/Year&gt;&lt;RecNum&gt;107&lt;/RecNum&gt;&lt;DisplayText&gt;(51, 52)&lt;/DisplayText&gt;&lt;record&gt;&lt;rec-number&gt;107&lt;/rec-number&gt;&lt;foreign-keys&gt;&lt;key app="EN" db-id="vt0rsz0asdtxrzetxr0prw9eexvwt9wxe5tx"&gt;107&lt;/key&gt;&lt;/foreign-keys&gt;&lt;ref-type name="Dataset"&gt;59&lt;/ref-type&gt;&lt;contributors&gt;&lt;authors&gt;&lt;author&gt;National Agricultural Statistics Service (NASS),&lt;/author&gt;&lt;/authors&gt;&lt;secondary-authors&gt;&lt;author&gt;Agricultural Statistics Board&lt;/author&gt;&lt;/secondary-authors&gt;&lt;/contributors&gt;&lt;titles&gt;&lt;title&gt;&lt;style face="italic" font="default" size="100%"&gt;Field Crops Usual Planting and Harvesting Dates&lt;/style&gt;&lt;/title&gt;&lt;/titles&gt;&lt;dates&gt;&lt;year&gt;(2010)&lt;/year&gt;&lt;/dates&gt;&lt;pub-location&gt;Washington, D.C.&lt;/pub-location&gt;&lt;publisher&gt;United States Department of Agriculture (USDA)&lt;/publisher&gt;&lt;urls&gt;&lt;related-urls&gt;&lt;url&gt;http://usda.mannlib.cornell.edu/MannUsda/viewDocumentInfo.do?documentID=1251 &lt;/url&gt;&lt;/related-urls&gt;&lt;/urls&gt;&lt;/record&gt;&lt;/Cite&gt;&lt;Cite&gt;&lt;Author&gt;Buntin&lt;/Author&gt;&lt;Year&gt;(2013)&lt;/Year&gt;&lt;RecNum&gt;108&lt;/RecNum&gt;&lt;record&gt;&lt;rec-number&gt;108&lt;/rec-number&gt;&lt;foreign-keys&gt;&lt;key app="EN" db-id="vt0rsz0asdtxrzetxr0prw9eexvwt9wxe5tx"&gt;108&lt;/key&gt;&lt;/foreign-keys&gt;&lt;ref-type name="Edited Book"&gt;28&lt;/ref-type&gt;&lt;contributors&gt;&lt;authors&gt;&lt;author&gt;Buntin, G. David&lt;/author&gt;&lt;author&gt;Cunfer, Barry M.&lt;/author&gt;&lt;/authors&gt;&lt;/contributors&gt;&lt;titles&gt;&lt;title&gt;&lt;style face="italic" font="default" size="100%"&gt;Southern Small Grain: Resource Management Handbook&lt;/style&gt;&lt;/title&gt;&lt;/titles&gt;&lt;section&gt;80&lt;/section&gt;&lt;dates&gt;&lt;year&gt;(2013)&lt;/year&gt;&lt;/dates&gt;&lt;pub-location&gt;Athens, GA&lt;/pub-location&gt;&lt;publisher&gt;University of Georgia College of Agricultural and Environmental Sciences Cooperative Extension&lt;/publisher&gt;&lt;urls&gt;&lt;/urls&gt;&lt;/record&gt;&lt;/Cite&gt;&lt;/EndNote&gt;</w:instrText>
      </w:r>
      <w:r w:rsidR="00391FE7" w:rsidRPr="000E154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1" w:tooltip="National Agricultural Statistics Service (NASS), (2010) #107" w:history="1">
        <w:r w:rsidR="006D2C77">
          <w:rPr>
            <w:rFonts w:ascii="Times New Roman" w:hAnsi="Times New Roman" w:cs="Times New Roman"/>
            <w:noProof/>
            <w:sz w:val="24"/>
            <w:szCs w:val="24"/>
            <w:vertAlign w:val="superscript"/>
          </w:rPr>
          <w:t>51</w:t>
        </w:r>
      </w:hyperlink>
      <w:r w:rsidR="00FB36AF">
        <w:rPr>
          <w:rFonts w:ascii="Times New Roman" w:hAnsi="Times New Roman" w:cs="Times New Roman"/>
          <w:noProof/>
          <w:sz w:val="24"/>
          <w:szCs w:val="24"/>
          <w:vertAlign w:val="superscript"/>
        </w:rPr>
        <w:t xml:space="preserve">, </w:t>
      </w:r>
      <w:hyperlink w:anchor="_ENREF_52" w:tooltip="Buntin, (2013) #108" w:history="1">
        <w:r w:rsidR="006D2C77">
          <w:rPr>
            <w:rFonts w:ascii="Times New Roman" w:hAnsi="Times New Roman" w:cs="Times New Roman"/>
            <w:noProof/>
            <w:sz w:val="24"/>
            <w:szCs w:val="24"/>
            <w:vertAlign w:val="superscript"/>
          </w:rPr>
          <w:t>52</w:t>
        </w:r>
      </w:hyperlink>
      <w:r w:rsidR="00FB36AF">
        <w:rPr>
          <w:rFonts w:ascii="Times New Roman" w:hAnsi="Times New Roman" w:cs="Times New Roman"/>
          <w:noProof/>
          <w:sz w:val="24"/>
          <w:szCs w:val="24"/>
          <w:vertAlign w:val="superscript"/>
        </w:rPr>
        <w:t>)</w:t>
      </w:r>
      <w:r w:rsidR="00391FE7" w:rsidRPr="000E154D">
        <w:rPr>
          <w:rFonts w:ascii="Times New Roman" w:hAnsi="Times New Roman" w:cs="Times New Roman"/>
          <w:sz w:val="24"/>
          <w:szCs w:val="24"/>
          <w:vertAlign w:val="superscript"/>
        </w:rPr>
        <w:fldChar w:fldCharType="end"/>
      </w:r>
      <w:commentRangeEnd w:id="589"/>
      <w:r w:rsidR="00875F4F">
        <w:rPr>
          <w:rStyle w:val="CommentReference"/>
        </w:rPr>
        <w:commentReference w:id="589"/>
      </w:r>
      <w:r w:rsidR="000027F1">
        <w:rPr>
          <w:rFonts w:ascii="Times New Roman" w:hAnsi="Times New Roman" w:cs="Times New Roman"/>
          <w:sz w:val="24"/>
          <w:szCs w:val="24"/>
          <w:vertAlign w:val="superscript"/>
        </w:rPr>
        <w:t xml:space="preserve"> </w:t>
      </w:r>
      <w:ins w:id="590" w:author="ewarner" w:date="2014-07-14T16:25:00Z">
        <w:r w:rsidR="002227C1">
          <w:rPr>
            <w:rFonts w:ascii="Times New Roman" w:hAnsi="Times New Roman" w:cs="Times New Roman"/>
            <w:sz w:val="24"/>
            <w:szCs w:val="24"/>
          </w:rPr>
          <w:t xml:space="preserve">and </w:t>
        </w:r>
      </w:ins>
      <w:del w:id="591" w:author="ewarner" w:date="2014-07-14T16:25:00Z">
        <w:r w:rsidR="00102C00" w:rsidRPr="00B57B88" w:rsidDel="002227C1">
          <w:rPr>
            <w:rFonts w:ascii="Times New Roman" w:hAnsi="Times New Roman" w:cs="Times New Roman"/>
            <w:sz w:val="24"/>
            <w:szCs w:val="24"/>
          </w:rPr>
          <w:delText xml:space="preserve">We </w:delText>
        </w:r>
      </w:del>
      <w:r w:rsidR="00102C00" w:rsidRPr="00B57B88">
        <w:rPr>
          <w:rFonts w:ascii="Times New Roman" w:hAnsi="Times New Roman" w:cs="Times New Roman"/>
          <w:sz w:val="24"/>
          <w:szCs w:val="24"/>
        </w:rPr>
        <w:t>join</w:t>
      </w:r>
      <w:ins w:id="592" w:author="ewarner" w:date="2014-07-14T16:25:00Z">
        <w:r w:rsidR="002227C1">
          <w:rPr>
            <w:rFonts w:ascii="Times New Roman" w:hAnsi="Times New Roman" w:cs="Times New Roman"/>
            <w:sz w:val="24"/>
            <w:szCs w:val="24"/>
          </w:rPr>
          <w:t>s</w:t>
        </w:r>
      </w:ins>
      <w:del w:id="593" w:author="ewarner" w:date="2014-07-14T16:25:00Z">
        <w:r w:rsidR="00102C00" w:rsidRPr="00B57B88" w:rsidDel="002227C1">
          <w:rPr>
            <w:rFonts w:ascii="Times New Roman" w:hAnsi="Times New Roman" w:cs="Times New Roman"/>
            <w:sz w:val="24"/>
            <w:szCs w:val="24"/>
          </w:rPr>
          <w:delText>ed</w:delText>
        </w:r>
        <w:r w:rsidR="00102C00" w:rsidDel="002227C1">
          <w:rPr>
            <w:rFonts w:ascii="Times New Roman" w:hAnsi="Times New Roman" w:cs="Times New Roman"/>
            <w:sz w:val="24"/>
            <w:szCs w:val="24"/>
            <w:vertAlign w:val="superscript"/>
          </w:rPr>
          <w:delText xml:space="preserve"> </w:delText>
        </w:r>
        <w:r w:rsidR="00161DDB" w:rsidDel="002227C1">
          <w:rPr>
            <w:rFonts w:ascii="Times New Roman" w:hAnsi="Times New Roman" w:cs="Times New Roman"/>
            <w:sz w:val="24"/>
            <w:szCs w:val="24"/>
            <w:vertAlign w:val="superscript"/>
          </w:rPr>
          <w:delText xml:space="preserve">crop </w:delText>
        </w:r>
        <w:r w:rsidR="00102C00" w:rsidDel="002227C1">
          <w:rPr>
            <w:rFonts w:ascii="Times New Roman" w:hAnsi="Times New Roman" w:cs="Times New Roman"/>
            <w:sz w:val="24"/>
            <w:szCs w:val="24"/>
          </w:rPr>
          <w:delText>p</w:delText>
        </w:r>
      </w:del>
      <w:ins w:id="594" w:author="ewarner" w:date="2014-07-14T16:25:00Z">
        <w:r w:rsidR="002227C1">
          <w:rPr>
            <w:rFonts w:ascii="Times New Roman" w:hAnsi="Times New Roman" w:cs="Times New Roman"/>
            <w:sz w:val="24"/>
            <w:szCs w:val="24"/>
          </w:rPr>
          <w:t xml:space="preserve"> the p</w:t>
        </w:r>
      </w:ins>
      <w:r w:rsidR="00B97520">
        <w:rPr>
          <w:rFonts w:ascii="Times New Roman" w:hAnsi="Times New Roman" w:cs="Times New Roman"/>
          <w:sz w:val="24"/>
          <w:szCs w:val="24"/>
        </w:rPr>
        <w:t>lanting and harvesting dates</w:t>
      </w:r>
      <w:ins w:id="595" w:author="ewarner" w:date="2014-07-14T16:26:00Z">
        <w:r w:rsidR="002227C1">
          <w:rPr>
            <w:rFonts w:ascii="Times New Roman" w:hAnsi="Times New Roman" w:cs="Times New Roman"/>
            <w:sz w:val="24"/>
            <w:szCs w:val="24"/>
          </w:rPr>
          <w:t xml:space="preserve"> </w:t>
        </w:r>
      </w:ins>
      <w:del w:id="596" w:author="ewarner" w:date="2014-07-14T16:26:00Z">
        <w:r w:rsidR="00B97520" w:rsidDel="002227C1">
          <w:rPr>
            <w:rFonts w:ascii="Times New Roman" w:hAnsi="Times New Roman" w:cs="Times New Roman"/>
            <w:sz w:val="24"/>
            <w:szCs w:val="24"/>
          </w:rPr>
          <w:delText xml:space="preserve"> from the USDA </w:delText>
        </w:r>
      </w:del>
      <w:r w:rsidR="00B97520">
        <w:rPr>
          <w:rFonts w:ascii="Times New Roman" w:hAnsi="Times New Roman" w:cs="Times New Roman"/>
          <w:sz w:val="24"/>
          <w:szCs w:val="24"/>
        </w:rPr>
        <w:t>to the Cligen locations and STATSGO</w:t>
      </w:r>
      <w:r w:rsidR="00802B44">
        <w:rPr>
          <w:rFonts w:ascii="Times New Roman" w:hAnsi="Times New Roman" w:cs="Times New Roman"/>
          <w:sz w:val="24"/>
          <w:szCs w:val="24"/>
        </w:rPr>
        <w:t>2</w:t>
      </w:r>
      <w:r w:rsidR="00B97520">
        <w:rPr>
          <w:rFonts w:ascii="Times New Roman" w:hAnsi="Times New Roman" w:cs="Times New Roman"/>
          <w:sz w:val="24"/>
          <w:szCs w:val="24"/>
        </w:rPr>
        <w:t xml:space="preserve"> mapping units by crop type, and used </w:t>
      </w:r>
      <w:r w:rsidR="00102C00">
        <w:rPr>
          <w:rFonts w:ascii="Times New Roman" w:hAnsi="Times New Roman" w:cs="Times New Roman"/>
          <w:sz w:val="24"/>
          <w:szCs w:val="24"/>
        </w:rPr>
        <w:t xml:space="preserve">those </w:t>
      </w:r>
      <w:r w:rsidR="00B97520">
        <w:rPr>
          <w:rFonts w:ascii="Times New Roman" w:hAnsi="Times New Roman" w:cs="Times New Roman"/>
          <w:sz w:val="24"/>
          <w:szCs w:val="24"/>
        </w:rPr>
        <w:t xml:space="preserve">as exogenous inputs </w:t>
      </w:r>
      <w:ins w:id="597" w:author="ewarner" w:date="2014-07-14T16:26:00Z">
        <w:r w:rsidR="002227C1">
          <w:rPr>
            <w:rFonts w:ascii="Times New Roman" w:hAnsi="Times New Roman" w:cs="Times New Roman"/>
            <w:sz w:val="24"/>
            <w:szCs w:val="24"/>
          </w:rPr>
          <w:t xml:space="preserve">for calculating the crop coefficients (see section 3.3 below). </w:t>
        </w:r>
      </w:ins>
      <w:del w:id="598" w:author="ewarner" w:date="2014-07-14T16:26:00Z">
        <w:r w:rsidR="00B97520" w:rsidDel="002227C1">
          <w:rPr>
            <w:rFonts w:ascii="Times New Roman" w:hAnsi="Times New Roman" w:cs="Times New Roman"/>
            <w:sz w:val="24"/>
            <w:szCs w:val="24"/>
          </w:rPr>
          <w:delText xml:space="preserve">in </w:delText>
        </w:r>
        <w:r w:rsidR="003F37C4" w:rsidDel="002227C1">
          <w:rPr>
            <w:rFonts w:ascii="Times New Roman" w:hAnsi="Times New Roman" w:cs="Times New Roman"/>
            <w:sz w:val="24"/>
            <w:szCs w:val="24"/>
          </w:rPr>
          <w:delText>BioSpatial H</w:delText>
        </w:r>
        <w:r w:rsidR="003F37C4" w:rsidRPr="00612EA9" w:rsidDel="002227C1">
          <w:rPr>
            <w:rFonts w:ascii="Times New Roman" w:hAnsi="Times New Roman" w:cs="Times New Roman"/>
            <w:sz w:val="24"/>
            <w:szCs w:val="24"/>
            <w:vertAlign w:val="subscript"/>
          </w:rPr>
          <w:delText>2</w:delText>
        </w:r>
        <w:r w:rsidR="003F37C4" w:rsidDel="002227C1">
          <w:rPr>
            <w:rFonts w:ascii="Times New Roman" w:hAnsi="Times New Roman" w:cs="Times New Roman"/>
            <w:sz w:val="24"/>
            <w:szCs w:val="24"/>
          </w:rPr>
          <w:delText>O</w:delText>
        </w:r>
        <w:r w:rsidR="00B97520" w:rsidDel="002227C1">
          <w:rPr>
            <w:rFonts w:ascii="Times New Roman" w:hAnsi="Times New Roman" w:cs="Times New Roman"/>
            <w:sz w:val="24"/>
            <w:szCs w:val="24"/>
          </w:rPr>
          <w:delText>.</w:delText>
        </w:r>
      </w:del>
      <w:r w:rsidR="00B97520">
        <w:rPr>
          <w:rFonts w:ascii="Times New Roman" w:hAnsi="Times New Roman" w:cs="Times New Roman"/>
          <w:sz w:val="24"/>
          <w:szCs w:val="24"/>
        </w:rPr>
        <w:t xml:space="preserve"> </w:t>
      </w:r>
      <w:r w:rsidR="00AB61BB">
        <w:rPr>
          <w:rFonts w:ascii="Times New Roman" w:hAnsi="Times New Roman" w:cs="Times New Roman"/>
          <w:sz w:val="24"/>
          <w:szCs w:val="24"/>
        </w:rPr>
        <w:t xml:space="preserve">The database framework </w:t>
      </w:r>
      <w:r w:rsidR="00161DDB">
        <w:rPr>
          <w:rFonts w:ascii="Times New Roman" w:hAnsi="Times New Roman" w:cs="Times New Roman"/>
          <w:sz w:val="24"/>
          <w:szCs w:val="24"/>
        </w:rPr>
        <w:t>calculates an</w:t>
      </w:r>
      <w:r w:rsidR="00AB61BB">
        <w:rPr>
          <w:rFonts w:ascii="Times New Roman" w:hAnsi="Times New Roman" w:cs="Times New Roman"/>
          <w:sz w:val="24"/>
          <w:szCs w:val="24"/>
        </w:rPr>
        <w:t xml:space="preserve"> a</w:t>
      </w:r>
      <w:r w:rsidR="00B97520">
        <w:rPr>
          <w:rFonts w:ascii="Times New Roman" w:hAnsi="Times New Roman" w:cs="Times New Roman"/>
          <w:sz w:val="24"/>
          <w:szCs w:val="24"/>
        </w:rPr>
        <w:t xml:space="preserve">verage </w:t>
      </w:r>
      <w:r w:rsidR="00161DDB">
        <w:rPr>
          <w:rFonts w:ascii="Times New Roman" w:hAnsi="Times New Roman" w:cs="Times New Roman"/>
          <w:sz w:val="24"/>
          <w:szCs w:val="24"/>
        </w:rPr>
        <w:t xml:space="preserve">planting and </w:t>
      </w:r>
      <w:r w:rsidR="00D238C4">
        <w:rPr>
          <w:rFonts w:ascii="Times New Roman" w:hAnsi="Times New Roman" w:cs="Times New Roman"/>
          <w:sz w:val="24"/>
          <w:szCs w:val="24"/>
        </w:rPr>
        <w:t>harvesting</w:t>
      </w:r>
      <w:r w:rsidR="00161DDB">
        <w:rPr>
          <w:rFonts w:ascii="Times New Roman" w:hAnsi="Times New Roman" w:cs="Times New Roman"/>
          <w:sz w:val="24"/>
          <w:szCs w:val="24"/>
        </w:rPr>
        <w:t xml:space="preserve"> </w:t>
      </w:r>
      <w:r w:rsidR="00B97520">
        <w:rPr>
          <w:rFonts w:ascii="Times New Roman" w:hAnsi="Times New Roman" w:cs="Times New Roman"/>
          <w:sz w:val="24"/>
          <w:szCs w:val="24"/>
        </w:rPr>
        <w:t xml:space="preserve">date across multiple crops to represent </w:t>
      </w:r>
      <w:r w:rsidR="00161DDB">
        <w:rPr>
          <w:rFonts w:ascii="Times New Roman" w:hAnsi="Times New Roman" w:cs="Times New Roman"/>
          <w:sz w:val="24"/>
          <w:szCs w:val="24"/>
        </w:rPr>
        <w:t>aggregate</w:t>
      </w:r>
      <w:r w:rsidR="00661EE5">
        <w:rPr>
          <w:rFonts w:ascii="Times New Roman" w:hAnsi="Times New Roman" w:cs="Times New Roman"/>
          <w:sz w:val="24"/>
          <w:szCs w:val="24"/>
        </w:rPr>
        <w:t xml:space="preserve"> </w:t>
      </w:r>
      <w:proofErr w:type="spellStart"/>
      <w:r w:rsidR="00161DDB">
        <w:rPr>
          <w:rFonts w:ascii="Times New Roman" w:hAnsi="Times New Roman" w:cs="Times New Roman"/>
          <w:sz w:val="24"/>
          <w:szCs w:val="24"/>
        </w:rPr>
        <w:t>biofuel</w:t>
      </w:r>
      <w:proofErr w:type="spellEnd"/>
      <w:r w:rsidR="00161DDB">
        <w:rPr>
          <w:rFonts w:ascii="Times New Roman" w:hAnsi="Times New Roman" w:cs="Times New Roman"/>
          <w:sz w:val="24"/>
          <w:szCs w:val="24"/>
        </w:rPr>
        <w:t xml:space="preserve"> </w:t>
      </w:r>
      <w:r w:rsidR="00B97520">
        <w:rPr>
          <w:rFonts w:ascii="Times New Roman" w:hAnsi="Times New Roman" w:cs="Times New Roman"/>
          <w:sz w:val="24"/>
          <w:szCs w:val="24"/>
        </w:rPr>
        <w:t>cr</w:t>
      </w:r>
      <w:r w:rsidR="00D93FB2">
        <w:rPr>
          <w:rFonts w:ascii="Times New Roman" w:hAnsi="Times New Roman" w:cs="Times New Roman"/>
          <w:sz w:val="24"/>
          <w:szCs w:val="24"/>
        </w:rPr>
        <w:t>op categories within the model.</w:t>
      </w:r>
      <w:r w:rsidR="00B97520">
        <w:rPr>
          <w:rFonts w:ascii="Times New Roman" w:hAnsi="Times New Roman" w:cs="Times New Roman"/>
          <w:sz w:val="24"/>
          <w:szCs w:val="24"/>
        </w:rPr>
        <w:t xml:space="preserve"> </w:t>
      </w:r>
    </w:p>
    <w:p w:rsidR="005662BB" w:rsidRDefault="005662BB" w:rsidP="005662BB">
      <w:pPr>
        <w:spacing w:line="480" w:lineRule="auto"/>
        <w:ind w:firstLine="720"/>
        <w:rPr>
          <w:rFonts w:ascii="Times New Roman" w:hAnsi="Times New Roman" w:cs="Times New Roman"/>
          <w:sz w:val="24"/>
          <w:szCs w:val="24"/>
        </w:rPr>
      </w:pPr>
      <w:r>
        <w:rPr>
          <w:rFonts w:ascii="Times New Roman" w:hAnsi="Times New Roman" w:cs="Times New Roman"/>
          <w:sz w:val="24"/>
          <w:szCs w:val="24"/>
        </w:rPr>
        <w:t>While improvements on existing research, BioSpatial H</w:t>
      </w:r>
      <w:r w:rsidRPr="00096D65">
        <w:rPr>
          <w:rFonts w:ascii="Times New Roman" w:hAnsi="Times New Roman" w:cs="Times New Roman"/>
          <w:sz w:val="24"/>
          <w:szCs w:val="24"/>
          <w:vertAlign w:val="subscript"/>
        </w:rPr>
        <w:t>2</w:t>
      </w:r>
      <w:r>
        <w:rPr>
          <w:rFonts w:ascii="Times New Roman" w:hAnsi="Times New Roman" w:cs="Times New Roman"/>
          <w:sz w:val="24"/>
          <w:szCs w:val="24"/>
        </w:rPr>
        <w:t xml:space="preserve">O datasets are limited in several key respects. </w:t>
      </w:r>
      <w:r w:rsidR="00923376">
        <w:rPr>
          <w:rFonts w:ascii="Times New Roman" w:hAnsi="Times New Roman" w:cs="Times New Roman"/>
          <w:sz w:val="24"/>
          <w:szCs w:val="24"/>
        </w:rPr>
        <w:t>The datasets available for operating BioSpatial H</w:t>
      </w:r>
      <w:r w:rsidR="00923376" w:rsidRPr="00612EA9">
        <w:rPr>
          <w:rFonts w:ascii="Times New Roman" w:hAnsi="Times New Roman" w:cs="Times New Roman"/>
          <w:sz w:val="24"/>
          <w:szCs w:val="24"/>
          <w:vertAlign w:val="subscript"/>
        </w:rPr>
        <w:t>2</w:t>
      </w:r>
      <w:r w:rsidR="00923376">
        <w:rPr>
          <w:rFonts w:ascii="Times New Roman" w:hAnsi="Times New Roman" w:cs="Times New Roman"/>
          <w:sz w:val="24"/>
          <w:szCs w:val="24"/>
        </w:rPr>
        <w:t>O limit the ability to model crops in regio</w:t>
      </w:r>
      <w:r>
        <w:rPr>
          <w:rFonts w:ascii="Times New Roman" w:hAnsi="Times New Roman" w:cs="Times New Roman"/>
          <w:sz w:val="24"/>
          <w:szCs w:val="24"/>
        </w:rPr>
        <w:t>ns where they are grown, but no</w:t>
      </w:r>
      <w:r w:rsidR="00923376">
        <w:rPr>
          <w:rFonts w:ascii="Times New Roman" w:hAnsi="Times New Roman" w:cs="Times New Roman"/>
          <w:sz w:val="24"/>
          <w:szCs w:val="24"/>
        </w:rPr>
        <w:t xml:space="preserve"> data is available because they </w:t>
      </w:r>
      <w:r>
        <w:rPr>
          <w:rFonts w:ascii="Times New Roman" w:hAnsi="Times New Roman" w:cs="Times New Roman"/>
          <w:sz w:val="24"/>
          <w:szCs w:val="24"/>
        </w:rPr>
        <w:t xml:space="preserve">are </w:t>
      </w:r>
      <w:r w:rsidR="00923376">
        <w:rPr>
          <w:rFonts w:ascii="Times New Roman" w:hAnsi="Times New Roman" w:cs="Times New Roman"/>
          <w:sz w:val="24"/>
          <w:szCs w:val="24"/>
        </w:rPr>
        <w:t xml:space="preserve">grown intermittently. Another issue is that Cligen climate data are based on a location sampling driven by available stations. This contrasts with </w:t>
      </w:r>
      <w:ins w:id="599" w:author="Windows User" w:date="2014-07-22T10:52:00Z">
        <w:r w:rsidR="00875F4F">
          <w:rPr>
            <w:rFonts w:ascii="Times New Roman" w:hAnsi="Times New Roman" w:cs="Times New Roman"/>
            <w:sz w:val="24"/>
            <w:szCs w:val="24"/>
          </w:rPr>
          <w:t>SSURGO2.1/</w:t>
        </w:r>
      </w:ins>
      <w:r w:rsidR="00923376">
        <w:rPr>
          <w:rFonts w:ascii="Times New Roman" w:hAnsi="Times New Roman" w:cs="Times New Roman"/>
          <w:sz w:val="24"/>
          <w:szCs w:val="24"/>
        </w:rPr>
        <w:t xml:space="preserve">STATSGO2 data, which are relatively high resolution and completely cover most of the continental United States. Cligen station coverage of the United States is relatively complete (i.e., a dozen stations in each state), but that does not preclude bias introduced by </w:t>
      </w:r>
      <w:r w:rsidR="00D238C4">
        <w:rPr>
          <w:rFonts w:ascii="Times New Roman" w:hAnsi="Times New Roman" w:cs="Times New Roman"/>
          <w:sz w:val="24"/>
          <w:szCs w:val="24"/>
        </w:rPr>
        <w:t xml:space="preserve">the number of </w:t>
      </w:r>
      <w:r w:rsidR="00923376">
        <w:rPr>
          <w:rFonts w:ascii="Times New Roman" w:hAnsi="Times New Roman" w:cs="Times New Roman"/>
          <w:sz w:val="24"/>
          <w:szCs w:val="24"/>
        </w:rPr>
        <w:t>stations available</w:t>
      </w:r>
      <w:r w:rsidR="00D238C4">
        <w:rPr>
          <w:rFonts w:ascii="Times New Roman" w:hAnsi="Times New Roman" w:cs="Times New Roman"/>
          <w:sz w:val="24"/>
          <w:szCs w:val="24"/>
        </w:rPr>
        <w:t xml:space="preserve"> over a geographic area</w:t>
      </w:r>
      <w:r w:rsidR="00923376">
        <w:rPr>
          <w:rFonts w:ascii="Times New Roman" w:hAnsi="Times New Roman" w:cs="Times New Roman"/>
          <w:sz w:val="24"/>
          <w:szCs w:val="24"/>
        </w:rPr>
        <w:t>. County, state, and national estimates might be biased by the station sampling of the local climate if coverage is low or clustered in a particular area. Harvest and planting date data is also not as complete as available Cligen stations, so the actual stations in use for each crop category will vary</w:t>
      </w:r>
      <w:r w:rsidR="00D238C4">
        <w:rPr>
          <w:rFonts w:ascii="Times New Roman" w:hAnsi="Times New Roman" w:cs="Times New Roman"/>
          <w:sz w:val="24"/>
          <w:szCs w:val="24"/>
        </w:rPr>
        <w:t xml:space="preserve"> by feedstock</w:t>
      </w:r>
      <w:r w:rsidR="00923376">
        <w:rPr>
          <w:rFonts w:ascii="Times New Roman" w:hAnsi="Times New Roman" w:cs="Times New Roman"/>
          <w:sz w:val="24"/>
          <w:szCs w:val="24"/>
        </w:rPr>
        <w:t xml:space="preserve">. </w:t>
      </w:r>
      <w:r>
        <w:rPr>
          <w:rFonts w:ascii="Times New Roman" w:hAnsi="Times New Roman" w:cs="Times New Roman"/>
          <w:sz w:val="24"/>
          <w:szCs w:val="24"/>
        </w:rPr>
        <w:t xml:space="preserve">Finally, the climate and soil data management system is more complex than the SD model </w:t>
      </w:r>
      <w:r w:rsidR="00D238C4">
        <w:rPr>
          <w:rFonts w:ascii="Times New Roman" w:hAnsi="Times New Roman" w:cs="Times New Roman"/>
          <w:sz w:val="24"/>
          <w:szCs w:val="24"/>
        </w:rPr>
        <w:t xml:space="preserve">described and </w:t>
      </w:r>
      <w:del w:id="600" w:author="Windows User" w:date="2014-07-22T10:53:00Z">
        <w:r w:rsidR="00D238C4" w:rsidDel="00875F4F">
          <w:rPr>
            <w:rFonts w:ascii="Times New Roman" w:hAnsi="Times New Roman" w:cs="Times New Roman"/>
            <w:sz w:val="24"/>
            <w:szCs w:val="24"/>
          </w:rPr>
          <w:delText xml:space="preserve">next section </w:delText>
        </w:r>
        <w:r w:rsidDel="00875F4F">
          <w:rPr>
            <w:rFonts w:ascii="Times New Roman" w:hAnsi="Times New Roman" w:cs="Times New Roman"/>
            <w:sz w:val="24"/>
            <w:szCs w:val="24"/>
          </w:rPr>
          <w:delText xml:space="preserve">and </w:delText>
        </w:r>
      </w:del>
      <w:r>
        <w:rPr>
          <w:rFonts w:ascii="Times New Roman" w:hAnsi="Times New Roman" w:cs="Times New Roman"/>
          <w:sz w:val="24"/>
          <w:szCs w:val="24"/>
        </w:rPr>
        <w:t>would not be as easily modified by users inexperienced in database management and model automation.</w:t>
      </w:r>
    </w:p>
    <w:p w:rsidR="00E57680" w:rsidRPr="00B57EEA" w:rsidRDefault="00E57680" w:rsidP="00B57EEA">
      <w:pPr>
        <w:spacing w:line="480" w:lineRule="auto"/>
        <w:rPr>
          <w:rFonts w:ascii="Times New Roman" w:hAnsi="Times New Roman" w:cs="Times New Roman"/>
          <w:i/>
          <w:sz w:val="24"/>
          <w:szCs w:val="24"/>
        </w:rPr>
      </w:pPr>
      <w:commentRangeStart w:id="601"/>
      <w:commentRangeStart w:id="602"/>
      <w:r w:rsidRPr="00B57EEA">
        <w:rPr>
          <w:rFonts w:ascii="Times New Roman" w:hAnsi="Times New Roman" w:cs="Times New Roman"/>
          <w:i/>
          <w:sz w:val="24"/>
          <w:szCs w:val="24"/>
        </w:rPr>
        <w:t>3.</w:t>
      </w:r>
      <w:r w:rsidR="00FC08CF">
        <w:rPr>
          <w:rFonts w:ascii="Times New Roman" w:hAnsi="Times New Roman" w:cs="Times New Roman"/>
          <w:i/>
          <w:sz w:val="24"/>
          <w:szCs w:val="24"/>
        </w:rPr>
        <w:t>3</w:t>
      </w:r>
      <w:r w:rsidR="002249FE">
        <w:rPr>
          <w:rFonts w:ascii="Times New Roman" w:hAnsi="Times New Roman" w:cs="Times New Roman"/>
          <w:i/>
          <w:sz w:val="24"/>
          <w:szCs w:val="24"/>
        </w:rPr>
        <w:t>.</w:t>
      </w:r>
      <w:r w:rsidRPr="00B57EEA">
        <w:rPr>
          <w:rFonts w:ascii="Times New Roman" w:hAnsi="Times New Roman" w:cs="Times New Roman"/>
          <w:i/>
          <w:sz w:val="24"/>
          <w:szCs w:val="24"/>
        </w:rPr>
        <w:t xml:space="preserve"> Overview of the </w:t>
      </w:r>
      <w:r w:rsidR="00171E4E">
        <w:rPr>
          <w:rFonts w:ascii="Times New Roman" w:hAnsi="Times New Roman" w:cs="Times New Roman"/>
          <w:i/>
          <w:sz w:val="24"/>
          <w:szCs w:val="24"/>
        </w:rPr>
        <w:t>SD</w:t>
      </w:r>
      <w:r w:rsidRPr="00B57EEA">
        <w:rPr>
          <w:rFonts w:ascii="Times New Roman" w:hAnsi="Times New Roman" w:cs="Times New Roman"/>
          <w:i/>
          <w:sz w:val="24"/>
          <w:szCs w:val="24"/>
        </w:rPr>
        <w:t xml:space="preserve"> Model</w:t>
      </w:r>
      <w:commentRangeEnd w:id="601"/>
      <w:r w:rsidR="0071753E">
        <w:rPr>
          <w:rStyle w:val="CommentReference"/>
        </w:rPr>
        <w:commentReference w:id="601"/>
      </w:r>
      <w:commentRangeEnd w:id="602"/>
      <w:r w:rsidR="0071753E">
        <w:rPr>
          <w:rStyle w:val="CommentReference"/>
        </w:rPr>
        <w:commentReference w:id="602"/>
      </w:r>
    </w:p>
    <w:p w:rsidR="00993461" w:rsidRDefault="005662BB" w:rsidP="00993461">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Pen</w:t>
      </w:r>
      <w:r w:rsidRPr="001626FE">
        <w:rPr>
          <w:rFonts w:ascii="Times New Roman" w:hAnsi="Times New Roman" w:cs="Times New Roman"/>
          <w:sz w:val="24"/>
          <w:szCs w:val="24"/>
        </w:rPr>
        <w:t>man-Monteith method</w:t>
      </w:r>
      <w:r>
        <w:rPr>
          <w:rFonts w:ascii="Times New Roman" w:hAnsi="Times New Roman" w:cs="Times New Roman"/>
          <w:sz w:val="24"/>
          <w:szCs w:val="24"/>
        </w:rPr>
        <w:t xml:space="preserve"> equations</w:t>
      </w:r>
      <w:r w:rsidR="00391FE7" w:rsidRPr="00695376">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391FE7" w:rsidRPr="0069537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391FE7" w:rsidRPr="0069537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the SD model they reside in are simple parsimonious and readily modifiable by users. </w:t>
      </w:r>
      <w:r w:rsidR="00D0323B">
        <w:rPr>
          <w:rFonts w:ascii="Times New Roman" w:hAnsi="Times New Roman" w:cs="Times New Roman"/>
          <w:sz w:val="24"/>
          <w:szCs w:val="24"/>
        </w:rPr>
        <w:t xml:space="preserve">Figure </w:t>
      </w:r>
      <w:r w:rsidR="00B64F8A">
        <w:rPr>
          <w:rFonts w:ascii="Times New Roman" w:hAnsi="Times New Roman" w:cs="Times New Roman"/>
          <w:sz w:val="24"/>
          <w:szCs w:val="24"/>
        </w:rPr>
        <w:t>4</w:t>
      </w:r>
      <w:r w:rsidR="00D0323B">
        <w:rPr>
          <w:rFonts w:ascii="Times New Roman" w:hAnsi="Times New Roman" w:cs="Times New Roman"/>
          <w:sz w:val="24"/>
          <w:szCs w:val="24"/>
        </w:rPr>
        <w:t xml:space="preserve"> illustrates the generalized influence diagram of the SD model for </w:t>
      </w:r>
      <w:r w:rsidR="00D93FB2">
        <w:rPr>
          <w:rFonts w:ascii="Times New Roman" w:hAnsi="Times New Roman" w:cs="Times New Roman"/>
          <w:sz w:val="24"/>
          <w:szCs w:val="24"/>
        </w:rPr>
        <w:t>estimating</w:t>
      </w:r>
      <w:r w:rsidR="00D0323B">
        <w:rPr>
          <w:rFonts w:ascii="Times New Roman" w:hAnsi="Times New Roman" w:cs="Times New Roman"/>
          <w:sz w:val="24"/>
          <w:szCs w:val="24"/>
        </w:rPr>
        <w:t xml:space="preserve"> green and blue water consumption. Blue water consumption (M</w:t>
      </w:r>
      <w:r w:rsidR="00D0323B" w:rsidRPr="00B6210C">
        <w:rPr>
          <w:rFonts w:ascii="Times New Roman" w:hAnsi="Times New Roman" w:cs="Times New Roman"/>
          <w:sz w:val="24"/>
          <w:szCs w:val="24"/>
          <w:vertAlign w:val="superscript"/>
        </w:rPr>
        <w:t>3</w:t>
      </w:r>
      <w:r w:rsidR="00D0323B">
        <w:rPr>
          <w:rFonts w:ascii="Times New Roman" w:hAnsi="Times New Roman" w:cs="Times New Roman"/>
          <w:sz w:val="24"/>
          <w:szCs w:val="24"/>
        </w:rPr>
        <w:t xml:space="preserve"> Mg</w:t>
      </w:r>
      <w:r w:rsidR="00D0323B" w:rsidRPr="00B6210C">
        <w:rPr>
          <w:rFonts w:ascii="Times New Roman" w:hAnsi="Times New Roman" w:cs="Times New Roman"/>
          <w:sz w:val="24"/>
          <w:szCs w:val="24"/>
          <w:vertAlign w:val="superscript"/>
        </w:rPr>
        <w:t>-1</w:t>
      </w:r>
      <w:r w:rsidR="00D0323B">
        <w:rPr>
          <w:rFonts w:ascii="Times New Roman" w:hAnsi="Times New Roman" w:cs="Times New Roman"/>
          <w:sz w:val="24"/>
          <w:szCs w:val="24"/>
        </w:rPr>
        <w:t xml:space="preserve">) </w:t>
      </w:r>
      <w:r w:rsidR="00D0323B" w:rsidRPr="00566E7F">
        <w:rPr>
          <w:rFonts w:ascii="Times New Roman" w:hAnsi="Times New Roman" w:cs="Times New Roman"/>
          <w:sz w:val="24"/>
          <w:szCs w:val="24"/>
        </w:rPr>
        <w:t>of agri</w:t>
      </w:r>
      <w:r w:rsidR="00D0323B">
        <w:rPr>
          <w:rFonts w:ascii="Times New Roman" w:hAnsi="Times New Roman" w:cs="Times New Roman"/>
          <w:sz w:val="24"/>
          <w:szCs w:val="24"/>
        </w:rPr>
        <w:t>cultural feedstock is estimated using</w:t>
      </w:r>
      <w:r w:rsidR="00D0323B" w:rsidRPr="00566E7F">
        <w:rPr>
          <w:rFonts w:ascii="Times New Roman" w:hAnsi="Times New Roman" w:cs="Times New Roman"/>
          <w:sz w:val="24"/>
          <w:szCs w:val="24"/>
        </w:rPr>
        <w:t xml:space="preserve"> yields and crop evapotranspiration</w:t>
      </w:r>
      <w:r w:rsidR="00D0323B">
        <w:rPr>
          <w:rFonts w:ascii="Times New Roman" w:hAnsi="Times New Roman" w:cs="Times New Roman"/>
          <w:sz w:val="24"/>
          <w:szCs w:val="24"/>
        </w:rPr>
        <w:t xml:space="preserve"> rates</w:t>
      </w:r>
      <w:r w:rsidR="00D0323B" w:rsidRPr="00566E7F">
        <w:rPr>
          <w:rFonts w:ascii="Times New Roman" w:hAnsi="Times New Roman" w:cs="Times New Roman"/>
          <w:sz w:val="24"/>
          <w:szCs w:val="24"/>
        </w:rPr>
        <w:t xml:space="preserve">. </w:t>
      </w:r>
      <w:commentRangeStart w:id="603"/>
      <w:ins w:id="604" w:author="ewarner" w:date="2014-07-14T16:26:00Z">
        <w:r w:rsidR="002227C1">
          <w:rPr>
            <w:rFonts w:ascii="Times New Roman" w:hAnsi="Times New Roman" w:cs="Times New Roman"/>
            <w:sz w:val="24"/>
            <w:szCs w:val="24"/>
          </w:rPr>
          <w:t>It should be noted that the blue water footprint, as calculated in this model, is affected by an assumed tolerance to crop yield loss. For purp</w:t>
        </w:r>
      </w:ins>
      <w:ins w:id="605" w:author="ewarner" w:date="2014-07-14T16:27:00Z">
        <w:r w:rsidR="002227C1">
          <w:rPr>
            <w:rFonts w:ascii="Times New Roman" w:hAnsi="Times New Roman" w:cs="Times New Roman"/>
            <w:sz w:val="24"/>
            <w:szCs w:val="24"/>
          </w:rPr>
          <w:t xml:space="preserve">oses of illustration, we have assumed this parameter to be zero. In other words we assume that there is no tolerance to yield reduction and this the blue water values reported should be viewed as maxima. In practices there will be some level of tolerance to yield that varies over geographic areas. As opposed to a yield maximizing model, </w:t>
        </w:r>
      </w:ins>
      <w:ins w:id="606" w:author="ewarner" w:date="2014-07-14T16:28:00Z">
        <w:r w:rsidR="002227C1">
          <w:rPr>
            <w:rFonts w:ascii="Times New Roman" w:hAnsi="Times New Roman" w:cs="Times New Roman"/>
            <w:sz w:val="24"/>
            <w:szCs w:val="24"/>
          </w:rPr>
          <w:t>which</w:t>
        </w:r>
      </w:ins>
      <w:ins w:id="607" w:author="ewarner" w:date="2014-07-14T16:27:00Z">
        <w:r w:rsidR="002227C1">
          <w:rPr>
            <w:rFonts w:ascii="Times New Roman" w:hAnsi="Times New Roman" w:cs="Times New Roman"/>
            <w:sz w:val="24"/>
            <w:szCs w:val="24"/>
          </w:rPr>
          <w:t xml:space="preserve"> </w:t>
        </w:r>
      </w:ins>
      <w:ins w:id="608" w:author="ewarner" w:date="2014-07-14T16:28:00Z">
        <w:r w:rsidR="002227C1">
          <w:rPr>
            <w:rFonts w:ascii="Times New Roman" w:hAnsi="Times New Roman" w:cs="Times New Roman"/>
            <w:sz w:val="24"/>
            <w:szCs w:val="24"/>
          </w:rPr>
          <w:t xml:space="preserve">is our default case, the model could be easily modified to be water maximizing with the appropriate data. </w:t>
        </w:r>
      </w:ins>
      <w:moveToRangeStart w:id="609" w:author="ewarner" w:date="2014-07-15T11:07:00Z" w:name="move393185751"/>
      <w:moveTo w:id="610" w:author="ewarner" w:date="2014-07-15T11:07:00Z">
        <w:r w:rsidR="00993461">
          <w:rPr>
            <w:rFonts w:ascii="Times New Roman" w:hAnsi="Times New Roman" w:cs="Times New Roman"/>
            <w:sz w:val="24"/>
            <w:szCs w:val="24"/>
          </w:rPr>
          <w:t>In our study we specifically differentiate “full growth” water consumption for a given climate and crop production from “actual” water consumption. Actual water consumption represents what a farmer applied and what is used by an agricultural crop. Actual water consumption</w:t>
        </w:r>
        <w:r w:rsidR="00993461" w:rsidRPr="00027A03">
          <w:rPr>
            <w:rFonts w:ascii="Times New Roman" w:hAnsi="Times New Roman" w:cs="Times New Roman"/>
            <w:sz w:val="24"/>
            <w:szCs w:val="24"/>
          </w:rPr>
          <w:t xml:space="preserve"> may </w:t>
        </w:r>
        <w:r w:rsidR="00993461">
          <w:rPr>
            <w:rFonts w:ascii="Times New Roman" w:hAnsi="Times New Roman" w:cs="Times New Roman"/>
            <w:sz w:val="24"/>
            <w:szCs w:val="24"/>
          </w:rPr>
          <w:t>be lower than “full growth” water consumption depending on the individual producer’s risk tolerance (i.e., yield reduction because of reduced water).</w:t>
        </w:r>
        <w:r w:rsidR="00391FE7" w:rsidRPr="00714FF5">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moveTo w:id="611" w:author="ewarner" w:date="2014-07-15T11:07:00Z">
        <w:r w:rsidR="00391FE7" w:rsidRPr="00714FF5">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391FE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"_ENREF_27" \o "Allen, (1998) #31" </w:instrText>
      </w:r>
      <w:r w:rsidR="00391FE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27</w:t>
      </w:r>
      <w:r w:rsidR="00391FE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612" w:author="ewarner" w:date="2014-07-15T11:07:00Z">
        <w:r w:rsidR="00391FE7" w:rsidRPr="00714FF5">
          <w:rPr>
            <w:rFonts w:ascii="Times New Roman" w:hAnsi="Times New Roman" w:cs="Times New Roman"/>
            <w:sz w:val="24"/>
            <w:szCs w:val="24"/>
            <w:vertAlign w:val="superscript"/>
          </w:rPr>
          <w:fldChar w:fldCharType="end"/>
        </w:r>
        <w:r w:rsidR="00993461" w:rsidRPr="00027A03">
          <w:rPr>
            <w:rFonts w:ascii="Times New Roman" w:hAnsi="Times New Roman" w:cs="Times New Roman"/>
            <w:sz w:val="24"/>
            <w:szCs w:val="24"/>
          </w:rPr>
          <w:t xml:space="preserve"> </w:t>
        </w:r>
        <w:r w:rsidR="00993461">
          <w:rPr>
            <w:rFonts w:ascii="Times New Roman" w:hAnsi="Times New Roman" w:cs="Times New Roman"/>
            <w:sz w:val="24"/>
            <w:szCs w:val="24"/>
          </w:rPr>
          <w:t>For example, farmers may deliberately not irrigate if</w:t>
        </w:r>
        <w:r w:rsidR="00993461" w:rsidRPr="00027A03">
          <w:rPr>
            <w:rFonts w:ascii="Times New Roman" w:hAnsi="Times New Roman" w:cs="Times New Roman"/>
            <w:sz w:val="24"/>
            <w:szCs w:val="24"/>
          </w:rPr>
          <w:t xml:space="preserve"> local water </w:t>
        </w:r>
        <w:r w:rsidR="00993461">
          <w:rPr>
            <w:rFonts w:ascii="Times New Roman" w:hAnsi="Times New Roman" w:cs="Times New Roman"/>
            <w:sz w:val="24"/>
            <w:szCs w:val="24"/>
          </w:rPr>
          <w:t>resources are restricted (e.g., by physical availability, lack of irrigation infrastructure, or by public policy) or market conditions are such that irrigation is not cost-effective</w:t>
        </w:r>
        <w:r w:rsidR="00993461" w:rsidRPr="00027A03">
          <w:rPr>
            <w:rFonts w:ascii="Times New Roman" w:hAnsi="Times New Roman" w:cs="Times New Roman"/>
            <w:sz w:val="24"/>
            <w:szCs w:val="24"/>
          </w:rPr>
          <w:t>.</w:t>
        </w:r>
        <w:r w:rsidR="00993461">
          <w:rPr>
            <w:rFonts w:ascii="Times New Roman" w:hAnsi="Times New Roman" w:cs="Times New Roman"/>
            <w:sz w:val="24"/>
            <w:szCs w:val="24"/>
          </w:rPr>
          <w:t xml:space="preserve"> Water consumption and its effects have been measured differently across studies.</w:t>
        </w:r>
        <w:r w:rsidR="00391FE7" w:rsidRPr="007544CD">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&lt;EndNote&gt;&lt;Cite&gt;&lt;Author&gt;Yeh&lt;/Author&gt;&lt;Year&gt;(2011)&lt;/Year&gt;&lt;RecNum&gt;73&lt;/RecNum&gt;&lt;DisplayText&gt;(22)&lt;/DisplayText&gt;&lt;record&gt;&lt;rec-number&gt;73&lt;/rec-number&gt;&lt;foreign-keys&gt;&lt;key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instrText>
      </w:r>
      <w:moveTo w:id="613" w:author="ewarner" w:date="2014-07-15T11:07:00Z">
        <w:r w:rsidR="00391FE7" w:rsidRPr="007544CD">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391FE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"_ENREF_22" \o "Yeh, (2011) #73" </w:instrText>
      </w:r>
      <w:r w:rsidR="00391FE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22</w:t>
      </w:r>
      <w:r w:rsidR="00391FE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614" w:author="ewarner" w:date="2014-07-15T11:07:00Z">
        <w:r w:rsidR="00391FE7" w:rsidRPr="007544CD">
          <w:rPr>
            <w:rFonts w:ascii="Times New Roman" w:hAnsi="Times New Roman" w:cs="Times New Roman"/>
            <w:sz w:val="24"/>
            <w:szCs w:val="24"/>
            <w:vertAlign w:val="superscript"/>
          </w:rPr>
          <w:fldChar w:fldCharType="end"/>
        </w:r>
        <w:r w:rsidR="00993461">
          <w:rPr>
            <w:rFonts w:ascii="Times New Roman" w:hAnsi="Times New Roman" w:cs="Times New Roman"/>
            <w:sz w:val="24"/>
            <w:szCs w:val="24"/>
          </w:rPr>
          <w:t xml:space="preserve"> Literature focused on total water consumption is mostly based on evaluating self-reported blue water use combined with green water use estimates.</w:t>
        </w:r>
      </w:moveTo>
      <w:commentRangeEnd w:id="603"/>
      <w:r w:rsidR="00E75D22">
        <w:rPr>
          <w:rStyle w:val="CommentReference"/>
        </w:rPr>
        <w:commentReference w:id="603"/>
      </w:r>
    </w:p>
    <w:moveToRangeEnd w:id="609"/>
    <w:p w:rsidR="00D0323B" w:rsidRPr="00566E7F" w:rsidRDefault="00D0323B" w:rsidP="00D0323B">
      <w:pPr>
        <w:spacing w:line="480" w:lineRule="auto"/>
        <w:ind w:firstLine="720"/>
        <w:rPr>
          <w:rFonts w:ascii="Times New Roman" w:hAnsi="Times New Roman" w:cs="Times New Roman"/>
          <w:sz w:val="24"/>
          <w:szCs w:val="24"/>
        </w:rPr>
      </w:pPr>
      <w:r w:rsidRPr="00566E7F">
        <w:rPr>
          <w:rFonts w:ascii="Times New Roman" w:hAnsi="Times New Roman" w:cs="Times New Roman"/>
          <w:sz w:val="24"/>
          <w:szCs w:val="24"/>
        </w:rPr>
        <w:t xml:space="preserve">Green water </w:t>
      </w:r>
      <w:r>
        <w:rPr>
          <w:rFonts w:ascii="Times New Roman" w:hAnsi="Times New Roman" w:cs="Times New Roman"/>
          <w:sz w:val="24"/>
          <w:szCs w:val="24"/>
        </w:rPr>
        <w:t>(M</w:t>
      </w:r>
      <w:r w:rsidRPr="00B6210C">
        <w:rPr>
          <w:rFonts w:ascii="Times New Roman" w:hAnsi="Times New Roman" w:cs="Times New Roman"/>
          <w:sz w:val="24"/>
          <w:szCs w:val="24"/>
          <w:vertAlign w:val="superscript"/>
        </w:rPr>
        <w:t>3</w:t>
      </w:r>
      <w:r>
        <w:rPr>
          <w:rFonts w:ascii="Times New Roman" w:hAnsi="Times New Roman" w:cs="Times New Roman"/>
          <w:sz w:val="24"/>
          <w:szCs w:val="24"/>
        </w:rPr>
        <w:t xml:space="preserve"> Mg</w:t>
      </w:r>
      <w:r w:rsidRPr="00B6210C">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Pr="00566E7F">
        <w:rPr>
          <w:rFonts w:ascii="Times New Roman" w:hAnsi="Times New Roman" w:cs="Times New Roman"/>
          <w:sz w:val="24"/>
          <w:szCs w:val="24"/>
        </w:rPr>
        <w:t xml:space="preserve">is determined by the available soil water </w:t>
      </w:r>
      <w:r>
        <w:rPr>
          <w:rFonts w:ascii="Times New Roman" w:hAnsi="Times New Roman" w:cs="Times New Roman"/>
          <w:sz w:val="24"/>
          <w:szCs w:val="24"/>
        </w:rPr>
        <w:t xml:space="preserve">and </w:t>
      </w:r>
      <w:r w:rsidRPr="00566E7F">
        <w:rPr>
          <w:rFonts w:ascii="Times New Roman" w:hAnsi="Times New Roman" w:cs="Times New Roman"/>
          <w:sz w:val="24"/>
          <w:szCs w:val="24"/>
        </w:rPr>
        <w:t>crop evapotranspiration</w:t>
      </w:r>
      <w:r>
        <w:rPr>
          <w:rFonts w:ascii="Times New Roman" w:hAnsi="Times New Roman" w:cs="Times New Roman"/>
          <w:sz w:val="24"/>
          <w:szCs w:val="24"/>
        </w:rPr>
        <w:t xml:space="preserve"> rates</w:t>
      </w:r>
      <w:r w:rsidRPr="00566E7F">
        <w:rPr>
          <w:rFonts w:ascii="Times New Roman" w:hAnsi="Times New Roman" w:cs="Times New Roman"/>
          <w:sz w:val="24"/>
          <w:szCs w:val="24"/>
        </w:rPr>
        <w:t xml:space="preserve">. </w:t>
      </w:r>
      <w:r>
        <w:rPr>
          <w:rFonts w:ascii="Times New Roman" w:hAnsi="Times New Roman" w:cs="Times New Roman"/>
          <w:sz w:val="24"/>
          <w:szCs w:val="24"/>
        </w:rPr>
        <w:t xml:space="preserve">Available soil water is constrained </w:t>
      </w:r>
      <w:r w:rsidRPr="00566E7F">
        <w:rPr>
          <w:rFonts w:ascii="Times New Roman" w:hAnsi="Times New Roman" w:cs="Times New Roman"/>
          <w:sz w:val="24"/>
          <w:szCs w:val="24"/>
        </w:rPr>
        <w:t xml:space="preserve">as determined by average </w:t>
      </w:r>
      <w:r w:rsidRPr="00566E7F">
        <w:rPr>
          <w:rFonts w:ascii="Times New Roman" w:hAnsi="Times New Roman" w:cs="Times New Roman"/>
          <w:sz w:val="24"/>
          <w:szCs w:val="24"/>
        </w:rPr>
        <w:lastRenderedPageBreak/>
        <w:t>precipitation and soil texture</w:t>
      </w:r>
      <w:r>
        <w:rPr>
          <w:rFonts w:ascii="Times New Roman" w:hAnsi="Times New Roman" w:cs="Times New Roman"/>
          <w:sz w:val="24"/>
          <w:szCs w:val="24"/>
        </w:rPr>
        <w:t>.</w:t>
      </w:r>
      <w:r w:rsidRPr="00566E7F">
        <w:rPr>
          <w:rFonts w:ascii="Times New Roman" w:hAnsi="Times New Roman" w:cs="Times New Roman"/>
          <w:sz w:val="24"/>
          <w:szCs w:val="24"/>
        </w:rPr>
        <w:t xml:space="preserve"> </w:t>
      </w:r>
      <w:r>
        <w:rPr>
          <w:rFonts w:ascii="Times New Roman" w:hAnsi="Times New Roman" w:cs="Times New Roman"/>
          <w:sz w:val="24"/>
          <w:szCs w:val="24"/>
        </w:rPr>
        <w:t>Crop e</w:t>
      </w:r>
      <w:r w:rsidRPr="00566E7F">
        <w:rPr>
          <w:rFonts w:ascii="Times New Roman" w:hAnsi="Times New Roman" w:cs="Times New Roman"/>
          <w:sz w:val="24"/>
          <w:szCs w:val="24"/>
        </w:rPr>
        <w:t>vapot</w:t>
      </w:r>
      <w:r>
        <w:rPr>
          <w:rFonts w:ascii="Times New Roman" w:hAnsi="Times New Roman" w:cs="Times New Roman"/>
          <w:sz w:val="24"/>
          <w:szCs w:val="24"/>
        </w:rPr>
        <w:t xml:space="preserve">ranspiration is calculated based on an evapotranspiration reference surface and an endogenous or exogenous </w:t>
      </w:r>
      <w:r w:rsidR="009F7DEA">
        <w:rPr>
          <w:rFonts w:ascii="Times New Roman" w:hAnsi="Times New Roman" w:cs="Times New Roman"/>
          <w:sz w:val="24"/>
          <w:szCs w:val="24"/>
        </w:rPr>
        <w:t xml:space="preserve">(user-defined) </w:t>
      </w:r>
      <w:r>
        <w:rPr>
          <w:rFonts w:ascii="Times New Roman" w:hAnsi="Times New Roman" w:cs="Times New Roman"/>
          <w:sz w:val="24"/>
          <w:szCs w:val="24"/>
        </w:rPr>
        <w:t>crop coefficient</w:t>
      </w:r>
      <w:r w:rsidRPr="00566E7F">
        <w:rPr>
          <w:rFonts w:ascii="Times New Roman" w:hAnsi="Times New Roman" w:cs="Times New Roman"/>
          <w:sz w:val="24"/>
          <w:szCs w:val="24"/>
        </w:rPr>
        <w:t>.</w:t>
      </w:r>
      <w:r>
        <w:rPr>
          <w:rFonts w:ascii="Times New Roman" w:hAnsi="Times New Roman" w:cs="Times New Roman"/>
          <w:sz w:val="24"/>
          <w:szCs w:val="24"/>
        </w:rPr>
        <w:t xml:space="preserve"> </w:t>
      </w:r>
      <w:ins w:id="616" w:author="ewarner" w:date="2014-07-14T16:30:00Z">
        <w:r w:rsidR="00E955F0">
          <w:rPr>
            <w:rFonts w:ascii="Times New Roman" w:hAnsi="Times New Roman" w:cs="Times New Roman"/>
            <w:sz w:val="24"/>
            <w:szCs w:val="24"/>
          </w:rPr>
          <w:t>For the endogenous crop coefficient calculation, the model uses the single crop coefficient approach as outlined in Chapter 6 of FAO paper number 56.</w:t>
        </w:r>
      </w:ins>
      <w:r w:rsidR="00391FE7" w:rsidRPr="00391FE7">
        <w:rPr>
          <w:rFonts w:ascii="Times New Roman" w:hAnsi="Times New Roman" w:cs="Times New Roman"/>
          <w:sz w:val="24"/>
          <w:szCs w:val="24"/>
          <w:vertAlign w:val="superscript"/>
          <w:rPrChange w:id="617" w:author="ewarner" w:date="2014-07-14T16:32:00Z">
            <w:rPr>
              <w:rFonts w:ascii="Times New Roman" w:hAnsi="Times New Roman" w:cs="Times New Roman"/>
              <w:sz w:val="24"/>
              <w:szCs w:val="24"/>
            </w:rPr>
          </w:rPrChange>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391FE7" w:rsidRPr="00391FE7">
        <w:rPr>
          <w:rFonts w:ascii="Times New Roman" w:hAnsi="Times New Roman" w:cs="Times New Roman"/>
          <w:sz w:val="24"/>
          <w:szCs w:val="24"/>
          <w:vertAlign w:val="superscript"/>
          <w:rPrChange w:id="618" w:author="ewarner" w:date="2014-07-14T16:32:00Z">
            <w:rPr>
              <w:rFonts w:ascii="Times New Roman" w:hAnsi="Times New Roman" w:cs="Times New Roman"/>
              <w:sz w:val="24"/>
              <w:szCs w:val="24"/>
            </w:rPr>
          </w:rPrChange>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391FE7" w:rsidRPr="00391FE7">
        <w:rPr>
          <w:rFonts w:ascii="Times New Roman" w:hAnsi="Times New Roman" w:cs="Times New Roman"/>
          <w:sz w:val="24"/>
          <w:szCs w:val="24"/>
          <w:vertAlign w:val="superscript"/>
          <w:rPrChange w:id="619" w:author="ewarner" w:date="2014-07-14T16:32:00Z">
            <w:rPr>
              <w:rFonts w:ascii="Times New Roman" w:hAnsi="Times New Roman" w:cs="Times New Roman"/>
              <w:sz w:val="24"/>
              <w:szCs w:val="24"/>
            </w:rPr>
          </w:rPrChange>
        </w:rPr>
        <w:fldChar w:fldCharType="end"/>
      </w:r>
      <w:commentRangeStart w:id="620"/>
      <w:del w:id="621" w:author="ewarner" w:date="2014-07-14T16:31:00Z">
        <w:r w:rsidDel="00E955F0">
          <w:rPr>
            <w:rFonts w:ascii="Times New Roman" w:hAnsi="Times New Roman" w:cs="Times New Roman"/>
            <w:sz w:val="24"/>
            <w:szCs w:val="24"/>
          </w:rPr>
          <w:delText xml:space="preserve">Behind the crop coefficient curve and reference surface calculations </w:delText>
        </w:r>
        <w:r w:rsidR="00882C7E" w:rsidDel="00E955F0">
          <w:rPr>
            <w:rFonts w:ascii="Times New Roman" w:hAnsi="Times New Roman" w:cs="Times New Roman"/>
            <w:sz w:val="24"/>
            <w:szCs w:val="24"/>
          </w:rPr>
          <w:delText xml:space="preserve">are </w:delText>
        </w:r>
        <w:r w:rsidDel="00E955F0">
          <w:rPr>
            <w:rFonts w:ascii="Times New Roman" w:hAnsi="Times New Roman" w:cs="Times New Roman"/>
            <w:sz w:val="24"/>
            <w:szCs w:val="24"/>
          </w:rPr>
          <w:delText>climate and soil input data and other user</w:delText>
        </w:r>
        <w:r w:rsidR="009F7DEA" w:rsidDel="00E955F0">
          <w:rPr>
            <w:rFonts w:ascii="Times New Roman" w:hAnsi="Times New Roman" w:cs="Times New Roman"/>
            <w:sz w:val="24"/>
            <w:szCs w:val="24"/>
          </w:rPr>
          <w:delText>-</w:delText>
        </w:r>
        <w:r w:rsidDel="00E955F0">
          <w:rPr>
            <w:rFonts w:ascii="Times New Roman" w:hAnsi="Times New Roman" w:cs="Times New Roman"/>
            <w:sz w:val="24"/>
            <w:szCs w:val="24"/>
          </w:rPr>
          <w:delText>determined assumptions.</w:delText>
        </w:r>
      </w:del>
      <w:ins w:id="622" w:author="ewarner" w:date="2014-07-14T16:31:00Z">
        <w:r w:rsidR="00E955F0" w:rsidDel="00E955F0">
          <w:rPr>
            <w:rStyle w:val="FootnoteReference"/>
            <w:rFonts w:ascii="Times New Roman" w:hAnsi="Times New Roman"/>
            <w:sz w:val="24"/>
            <w:szCs w:val="24"/>
          </w:rPr>
          <w:t xml:space="preserve"> </w:t>
        </w:r>
      </w:ins>
      <w:del w:id="623" w:author="ewarner" w:date="2014-07-14T16:31:00Z">
        <w:r w:rsidR="006C0AC7" w:rsidDel="00E955F0">
          <w:rPr>
            <w:rStyle w:val="FootnoteReference"/>
            <w:rFonts w:ascii="Times New Roman" w:hAnsi="Times New Roman"/>
            <w:sz w:val="24"/>
            <w:szCs w:val="24"/>
          </w:rPr>
          <w:footnoteReference w:id="3"/>
        </w:r>
      </w:del>
      <w:commentRangeEnd w:id="620"/>
      <w:r w:rsidR="002227C1">
        <w:rPr>
          <w:rStyle w:val="CommentReference"/>
        </w:rPr>
        <w:commentReference w:id="620"/>
      </w:r>
    </w:p>
    <w:p w:rsidR="005662BB" w:rsidRDefault="00566E7F" w:rsidP="005662B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8381B">
        <w:rPr>
          <w:rFonts w:ascii="Times New Roman" w:hAnsi="Times New Roman" w:cs="Times New Roman"/>
          <w:sz w:val="24"/>
          <w:szCs w:val="24"/>
        </w:rPr>
        <w:t>SD</w:t>
      </w:r>
      <w:r>
        <w:rPr>
          <w:rFonts w:ascii="Times New Roman" w:hAnsi="Times New Roman" w:cs="Times New Roman"/>
          <w:sz w:val="24"/>
          <w:szCs w:val="24"/>
        </w:rPr>
        <w:t xml:space="preserve"> model calculates green and blue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for </w:t>
      </w:r>
      <w:r w:rsidR="000027F1">
        <w:rPr>
          <w:rFonts w:ascii="Times New Roman" w:hAnsi="Times New Roman" w:cs="Times New Roman"/>
          <w:sz w:val="24"/>
          <w:szCs w:val="24"/>
        </w:rPr>
        <w:t>aggregate</w:t>
      </w:r>
      <w:r>
        <w:rPr>
          <w:rFonts w:ascii="Times New Roman" w:hAnsi="Times New Roman" w:cs="Times New Roman"/>
          <w:sz w:val="24"/>
          <w:szCs w:val="24"/>
        </w:rPr>
        <w:t xml:space="preserve"> agricultural crops </w:t>
      </w:r>
      <w:r w:rsidR="006238D8">
        <w:rPr>
          <w:rFonts w:ascii="Times New Roman" w:hAnsi="Times New Roman" w:cs="Times New Roman"/>
          <w:sz w:val="24"/>
          <w:szCs w:val="24"/>
        </w:rPr>
        <w:t>where</w:t>
      </w:r>
      <w:r>
        <w:rPr>
          <w:rFonts w:ascii="Times New Roman" w:hAnsi="Times New Roman" w:cs="Times New Roman"/>
          <w:sz w:val="24"/>
          <w:szCs w:val="24"/>
        </w:rPr>
        <w:t xml:space="preserve"> </w:t>
      </w:r>
      <w:ins w:id="626" w:author="Windows User" w:date="2014-07-22T10:54:00Z">
        <w:r w:rsidR="00875F4F">
          <w:rPr>
            <w:rFonts w:ascii="Times New Roman" w:hAnsi="Times New Roman" w:cs="Times New Roman"/>
            <w:sz w:val="24"/>
            <w:szCs w:val="24"/>
          </w:rPr>
          <w:t>SSURGO2.1/</w:t>
        </w:r>
      </w:ins>
      <w:r>
        <w:rPr>
          <w:rFonts w:ascii="Times New Roman" w:hAnsi="Times New Roman" w:cs="Times New Roman"/>
          <w:sz w:val="24"/>
          <w:szCs w:val="24"/>
        </w:rPr>
        <w:t>STATSGO</w:t>
      </w:r>
      <w:r w:rsidR="00D565B4">
        <w:rPr>
          <w:rFonts w:ascii="Times New Roman" w:hAnsi="Times New Roman" w:cs="Times New Roman"/>
          <w:sz w:val="24"/>
          <w:szCs w:val="24"/>
        </w:rPr>
        <w:t>2</w:t>
      </w:r>
      <w:r>
        <w:rPr>
          <w:rFonts w:ascii="Times New Roman" w:hAnsi="Times New Roman" w:cs="Times New Roman"/>
          <w:sz w:val="24"/>
          <w:szCs w:val="24"/>
        </w:rPr>
        <w:t xml:space="preserve"> data </w:t>
      </w:r>
      <w:r w:rsidR="006238D8">
        <w:rPr>
          <w:rFonts w:ascii="Times New Roman" w:hAnsi="Times New Roman" w:cs="Times New Roman"/>
          <w:sz w:val="24"/>
          <w:szCs w:val="24"/>
        </w:rPr>
        <w:t xml:space="preserve">are </w:t>
      </w:r>
      <w:r>
        <w:rPr>
          <w:rFonts w:ascii="Times New Roman" w:hAnsi="Times New Roman" w:cs="Times New Roman"/>
          <w:sz w:val="24"/>
          <w:szCs w:val="24"/>
        </w:rPr>
        <w:t>available.</w:t>
      </w:r>
      <w:r w:rsidR="009F7DEA">
        <w:rPr>
          <w:rFonts w:ascii="Times New Roman" w:hAnsi="Times New Roman" w:cs="Times New Roman"/>
          <w:sz w:val="24"/>
          <w:szCs w:val="24"/>
        </w:rPr>
        <w:t xml:space="preserve"> </w:t>
      </w:r>
      <w:r w:rsidR="00D238C4">
        <w:rPr>
          <w:rFonts w:ascii="Times New Roman" w:hAnsi="Times New Roman" w:cs="Times New Roman"/>
          <w:sz w:val="24"/>
          <w:szCs w:val="24"/>
        </w:rPr>
        <w:t xml:space="preserve">Default </w:t>
      </w:r>
      <w:r w:rsidR="000027F1">
        <w:rPr>
          <w:rFonts w:ascii="Times New Roman" w:hAnsi="Times New Roman" w:cs="Times New Roman"/>
          <w:sz w:val="24"/>
          <w:szCs w:val="24"/>
        </w:rPr>
        <w:t>BioSpatial H</w:t>
      </w:r>
      <w:r w:rsidR="000027F1" w:rsidRPr="00274FBD">
        <w:rPr>
          <w:rFonts w:ascii="Times New Roman" w:hAnsi="Times New Roman" w:cs="Times New Roman"/>
          <w:sz w:val="24"/>
          <w:szCs w:val="24"/>
          <w:vertAlign w:val="subscript"/>
        </w:rPr>
        <w:t>2</w:t>
      </w:r>
      <w:r w:rsidR="000027F1">
        <w:rPr>
          <w:rFonts w:ascii="Times New Roman" w:hAnsi="Times New Roman" w:cs="Times New Roman"/>
          <w:sz w:val="24"/>
          <w:szCs w:val="24"/>
        </w:rPr>
        <w:t xml:space="preserve">O outputs include blue and green water for </w:t>
      </w:r>
      <w:r w:rsidR="006238D8">
        <w:rPr>
          <w:rFonts w:ascii="Times New Roman" w:hAnsi="Times New Roman" w:cs="Times New Roman"/>
          <w:sz w:val="24"/>
          <w:szCs w:val="24"/>
        </w:rPr>
        <w:t xml:space="preserve">the following </w:t>
      </w:r>
      <w:r w:rsidR="00D93FB2">
        <w:rPr>
          <w:rFonts w:ascii="Times New Roman" w:hAnsi="Times New Roman" w:cs="Times New Roman"/>
          <w:sz w:val="24"/>
          <w:szCs w:val="24"/>
        </w:rPr>
        <w:t>aggregated crop categories:</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perennial forage</w:t>
      </w:r>
      <w:r w:rsidR="000027F1">
        <w:rPr>
          <w:rFonts w:ascii="Times New Roman" w:hAnsi="Times New Roman" w:cs="Times New Roman"/>
          <w:sz w:val="24"/>
          <w:szCs w:val="24"/>
        </w:rPr>
        <w:t>, a</w:t>
      </w:r>
      <w:r w:rsidR="000027F1" w:rsidRPr="009D5228">
        <w:rPr>
          <w:rFonts w:ascii="Times New Roman" w:hAnsi="Times New Roman" w:cs="Times New Roman"/>
          <w:sz w:val="24"/>
          <w:szCs w:val="24"/>
        </w:rPr>
        <w:t>nnual forage</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feed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fiber crop</w:t>
      </w:r>
      <w:r w:rsidR="000027F1">
        <w:rPr>
          <w:rFonts w:ascii="Times New Roman" w:hAnsi="Times New Roman" w:cs="Times New Roman"/>
          <w:sz w:val="24"/>
          <w:szCs w:val="24"/>
        </w:rPr>
        <w:t xml:space="preserve">, </w:t>
      </w:r>
      <w:r w:rsidR="00923376">
        <w:rPr>
          <w:rFonts w:ascii="Times New Roman" w:hAnsi="Times New Roman" w:cs="Times New Roman"/>
          <w:sz w:val="24"/>
          <w:szCs w:val="24"/>
        </w:rPr>
        <w:t xml:space="preserve">spring </w:t>
      </w:r>
      <w:r w:rsidR="000027F1" w:rsidRPr="009D5228">
        <w:rPr>
          <w:rFonts w:ascii="Times New Roman" w:hAnsi="Times New Roman" w:cs="Times New Roman"/>
          <w:sz w:val="24"/>
          <w:szCs w:val="24"/>
        </w:rPr>
        <w:t>grain</w:t>
      </w:r>
      <w:r w:rsidR="00923376">
        <w:rPr>
          <w:rFonts w:ascii="Times New Roman" w:hAnsi="Times New Roman" w:cs="Times New Roman"/>
          <w:sz w:val="24"/>
          <w:szCs w:val="24"/>
        </w:rPr>
        <w:t>s</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oil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sugar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winter grains</w:t>
      </w:r>
      <w:r w:rsidR="000027F1">
        <w:rPr>
          <w:rFonts w:ascii="Times New Roman" w:hAnsi="Times New Roman" w:cs="Times New Roman"/>
          <w:sz w:val="24"/>
          <w:szCs w:val="24"/>
        </w:rPr>
        <w:t xml:space="preserve"> and </w:t>
      </w:r>
      <w:r w:rsidR="000027F1" w:rsidRPr="009D5228">
        <w:rPr>
          <w:rFonts w:ascii="Times New Roman" w:hAnsi="Times New Roman" w:cs="Times New Roman"/>
          <w:sz w:val="24"/>
          <w:szCs w:val="24"/>
        </w:rPr>
        <w:t>soybeans</w:t>
      </w:r>
      <w:r w:rsidR="009F7DEA">
        <w:rPr>
          <w:rFonts w:ascii="Times New Roman" w:hAnsi="Times New Roman" w:cs="Times New Roman"/>
          <w:sz w:val="24"/>
          <w:szCs w:val="24"/>
        </w:rPr>
        <w:t xml:space="preserve">; additional aggregations of </w:t>
      </w:r>
      <w:ins w:id="627" w:author="Windows User" w:date="2014-07-22T10:54:00Z">
        <w:r w:rsidR="00875F4F">
          <w:rPr>
            <w:rFonts w:ascii="Times New Roman" w:hAnsi="Times New Roman" w:cs="Times New Roman"/>
            <w:sz w:val="24"/>
            <w:szCs w:val="24"/>
          </w:rPr>
          <w:t>SSURGO2.1/</w:t>
        </w:r>
      </w:ins>
      <w:r w:rsidR="009F7DEA">
        <w:rPr>
          <w:rFonts w:ascii="Times New Roman" w:hAnsi="Times New Roman" w:cs="Times New Roman"/>
          <w:sz w:val="24"/>
          <w:szCs w:val="24"/>
        </w:rPr>
        <w:t xml:space="preserve">STATSGO2 crops are </w:t>
      </w:r>
      <w:ins w:id="628" w:author="ewarner" w:date="2014-07-14T16:32:00Z">
        <w:r w:rsidR="00E955F0">
          <w:rPr>
            <w:rFonts w:ascii="Times New Roman" w:hAnsi="Times New Roman" w:cs="Times New Roman"/>
            <w:sz w:val="24"/>
            <w:szCs w:val="24"/>
          </w:rPr>
          <w:t xml:space="preserve">also </w:t>
        </w:r>
      </w:ins>
      <w:r w:rsidR="009F7DEA">
        <w:rPr>
          <w:rFonts w:ascii="Times New Roman" w:hAnsi="Times New Roman" w:cs="Times New Roman"/>
          <w:sz w:val="24"/>
          <w:szCs w:val="24"/>
        </w:rPr>
        <w:t>possible</w:t>
      </w:r>
      <w:r w:rsidR="006238D8">
        <w:rPr>
          <w:rFonts w:ascii="Times New Roman" w:hAnsi="Times New Roman" w:cs="Times New Roman"/>
          <w:sz w:val="24"/>
          <w:szCs w:val="24"/>
        </w:rPr>
        <w:t>.</w:t>
      </w:r>
      <w:r w:rsidR="000027F1">
        <w:rPr>
          <w:rFonts w:ascii="Times New Roman" w:hAnsi="Times New Roman" w:cs="Times New Roman"/>
          <w:sz w:val="24"/>
          <w:szCs w:val="24"/>
        </w:rPr>
        <w:t xml:space="preserve"> </w:t>
      </w:r>
      <w:r>
        <w:rPr>
          <w:rFonts w:ascii="Times New Roman" w:hAnsi="Times New Roman" w:cs="Times New Roman"/>
          <w:sz w:val="24"/>
          <w:szCs w:val="24"/>
        </w:rPr>
        <w:t xml:space="preserve">Equations </w:t>
      </w:r>
      <w:r w:rsidR="00396543" w:rsidRPr="005A5CA7">
        <w:rPr>
          <w:rFonts w:ascii="Times New Roman" w:hAnsi="Times New Roman" w:cs="Times New Roman"/>
          <w:sz w:val="24"/>
          <w:szCs w:val="24"/>
        </w:rPr>
        <w:t>in the S</w:t>
      </w:r>
      <w:r w:rsidR="00FC08CF">
        <w:rPr>
          <w:rFonts w:ascii="Times New Roman" w:hAnsi="Times New Roman" w:cs="Times New Roman"/>
          <w:sz w:val="24"/>
          <w:szCs w:val="24"/>
        </w:rPr>
        <w:t>TELLA</w:t>
      </w:r>
      <w:r w:rsidR="00396543" w:rsidRPr="005A5CA7">
        <w:rPr>
          <w:rFonts w:ascii="Times New Roman" w:hAnsi="Times New Roman" w:cs="Times New Roman"/>
          <w:sz w:val="24"/>
          <w:szCs w:val="24"/>
        </w:rPr>
        <w:t xml:space="preserve"> model are based on FAO</w:t>
      </w:r>
      <w:r w:rsidR="0004685F">
        <w:rPr>
          <w:rFonts w:ascii="Times New Roman" w:hAnsi="Times New Roman" w:cs="Times New Roman"/>
          <w:sz w:val="24"/>
          <w:szCs w:val="24"/>
        </w:rPr>
        <w:t>’s Penman-Monteith method</w:t>
      </w:r>
      <w:r w:rsidR="004B13C9">
        <w:rPr>
          <w:rFonts w:ascii="Times New Roman" w:hAnsi="Times New Roman" w:cs="Times New Roman"/>
          <w:sz w:val="24"/>
          <w:szCs w:val="24"/>
        </w:rPr>
        <w:t>,</w:t>
      </w:r>
      <w:r w:rsidR="00391FE7" w:rsidRPr="00566E7F">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391FE7" w:rsidRPr="00566E7F">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391FE7" w:rsidRPr="00566E7F">
        <w:rPr>
          <w:rFonts w:ascii="Times New Roman" w:hAnsi="Times New Roman" w:cs="Times New Roman"/>
          <w:sz w:val="24"/>
          <w:szCs w:val="24"/>
          <w:vertAlign w:val="superscript"/>
        </w:rPr>
        <w:fldChar w:fldCharType="end"/>
      </w:r>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which are</w:t>
      </w:r>
      <w:r w:rsidR="00396543" w:rsidRPr="005A5CA7">
        <w:rPr>
          <w:rFonts w:ascii="Times New Roman" w:hAnsi="Times New Roman" w:cs="Times New Roman"/>
          <w:sz w:val="24"/>
          <w:szCs w:val="24"/>
        </w:rPr>
        <w:t xml:space="preserve"> </w:t>
      </w:r>
      <w:del w:id="629" w:author="ewarner" w:date="2014-07-14T16:32:00Z">
        <w:r w:rsidR="00396543" w:rsidRPr="005A5CA7" w:rsidDel="00E955F0">
          <w:rPr>
            <w:rFonts w:ascii="Times New Roman" w:hAnsi="Times New Roman" w:cs="Times New Roman"/>
            <w:sz w:val="24"/>
            <w:szCs w:val="24"/>
          </w:rPr>
          <w:delText xml:space="preserve">based on a </w:delText>
        </w:r>
      </w:del>
      <w:r w:rsidR="00396543" w:rsidRPr="005A5CA7">
        <w:rPr>
          <w:rFonts w:ascii="Times New Roman" w:hAnsi="Times New Roman" w:cs="Times New Roman"/>
          <w:sz w:val="24"/>
          <w:szCs w:val="24"/>
        </w:rPr>
        <w:t>modifi</w:t>
      </w:r>
      <w:ins w:id="630" w:author="ewarner" w:date="2014-07-14T16:32:00Z">
        <w:r w:rsidR="00E955F0">
          <w:rPr>
            <w:rFonts w:ascii="Times New Roman" w:hAnsi="Times New Roman" w:cs="Times New Roman"/>
            <w:sz w:val="24"/>
            <w:szCs w:val="24"/>
          </w:rPr>
          <w:t>ed</w:t>
        </w:r>
      </w:ins>
      <w:del w:id="631" w:author="ewarner" w:date="2014-07-14T16:32:00Z">
        <w:r w:rsidR="00396543" w:rsidRPr="005A5CA7" w:rsidDel="00E955F0">
          <w:rPr>
            <w:rFonts w:ascii="Times New Roman" w:hAnsi="Times New Roman" w:cs="Times New Roman"/>
            <w:sz w:val="24"/>
            <w:szCs w:val="24"/>
          </w:rPr>
          <w:delText>cation</w:delText>
        </w:r>
      </w:del>
      <w:ins w:id="632" w:author="ewarner" w:date="2014-07-14T16:32:00Z">
        <w:r w:rsidR="00E955F0">
          <w:rPr>
            <w:rFonts w:ascii="Times New Roman" w:hAnsi="Times New Roman" w:cs="Times New Roman"/>
            <w:sz w:val="24"/>
            <w:szCs w:val="24"/>
          </w:rPr>
          <w:t xml:space="preserve"> from</w:t>
        </w:r>
      </w:ins>
      <w:del w:id="633" w:author="ewarner" w:date="2014-07-14T16:33:00Z">
        <w:r w:rsidR="00396543" w:rsidRPr="005A5CA7" w:rsidDel="00E955F0">
          <w:rPr>
            <w:rFonts w:ascii="Times New Roman" w:hAnsi="Times New Roman" w:cs="Times New Roman"/>
            <w:sz w:val="24"/>
            <w:szCs w:val="24"/>
          </w:rPr>
          <w:delText xml:space="preserve"> to</w:delText>
        </w:r>
      </w:del>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Allen</w:t>
      </w:r>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1998</w:t>
      </w:r>
      <w:r w:rsidR="00396543" w:rsidRPr="005A5CA7">
        <w:rPr>
          <w:rFonts w:ascii="Times New Roman" w:hAnsi="Times New Roman" w:cs="Times New Roman"/>
          <w:sz w:val="24"/>
          <w:szCs w:val="24"/>
        </w:rPr>
        <w:t>)</w:t>
      </w:r>
      <w:ins w:id="634" w:author="ewarner" w:date="2014-07-14T16:33:00Z">
        <w:r w:rsidR="00E955F0">
          <w:rPr>
            <w:rFonts w:ascii="Times New Roman" w:hAnsi="Times New Roman" w:cs="Times New Roman"/>
            <w:sz w:val="24"/>
            <w:szCs w:val="24"/>
          </w:rPr>
          <w:t>,</w:t>
        </w:r>
      </w:ins>
      <w:del w:id="635" w:author="ewarner" w:date="2014-07-14T16:33:00Z">
        <w:r w:rsidR="00396543" w:rsidRPr="005A5CA7" w:rsidDel="00E955F0">
          <w:rPr>
            <w:rFonts w:ascii="Times New Roman" w:hAnsi="Times New Roman" w:cs="Times New Roman"/>
            <w:sz w:val="24"/>
            <w:szCs w:val="24"/>
          </w:rPr>
          <w:delText>.</w:delText>
        </w:r>
      </w:del>
      <w:r w:rsidR="00391FE7" w:rsidRPr="006046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391FE7" w:rsidRPr="006046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391FE7" w:rsidRPr="00604665">
        <w:rPr>
          <w:rFonts w:ascii="Times New Roman" w:hAnsi="Times New Roman" w:cs="Times New Roman"/>
          <w:sz w:val="24"/>
          <w:szCs w:val="24"/>
          <w:vertAlign w:val="superscript"/>
        </w:rPr>
        <w:fldChar w:fldCharType="end"/>
      </w:r>
      <w:r w:rsidR="00396543">
        <w:rPr>
          <w:rFonts w:ascii="Times New Roman" w:hAnsi="Times New Roman" w:cs="Times New Roman"/>
          <w:sz w:val="24"/>
          <w:szCs w:val="24"/>
          <w:vertAlign w:val="superscript"/>
        </w:rPr>
        <w:t xml:space="preserve"> </w:t>
      </w:r>
      <w:ins w:id="636" w:author="ewarner" w:date="2014-07-14T16:33:00Z">
        <w:r w:rsidR="00391FE7" w:rsidRPr="00391FE7">
          <w:rPr>
            <w:rFonts w:ascii="Times New Roman" w:hAnsi="Times New Roman" w:cs="Times New Roman"/>
            <w:sz w:val="24"/>
            <w:szCs w:val="24"/>
            <w:rPrChange w:id="637" w:author="ewarner" w:date="2014-07-14T16:33:00Z">
              <w:rPr>
                <w:rFonts w:ascii="Times New Roman" w:hAnsi="Times New Roman" w:cs="Times New Roman"/>
                <w:sz w:val="24"/>
                <w:szCs w:val="24"/>
                <w:vertAlign w:val="superscript"/>
              </w:rPr>
            </w:rPrChange>
          </w:rPr>
          <w:t>and are solved daily.</w:t>
        </w:r>
        <w:r w:rsidR="00E955F0">
          <w:rPr>
            <w:rFonts w:ascii="Times New Roman" w:hAnsi="Times New Roman" w:cs="Times New Roman"/>
            <w:sz w:val="24"/>
            <w:szCs w:val="24"/>
            <w:vertAlign w:val="superscript"/>
          </w:rPr>
          <w:t xml:space="preserve"> </w:t>
        </w:r>
      </w:ins>
      <w:del w:id="638" w:author="ewarner" w:date="2014-07-14T16:34:00Z">
        <w:r w:rsidR="00396543" w:rsidRPr="005A5CA7" w:rsidDel="00E955F0">
          <w:rPr>
            <w:rFonts w:ascii="Times New Roman" w:hAnsi="Times New Roman" w:cs="Times New Roman"/>
            <w:sz w:val="24"/>
            <w:szCs w:val="24"/>
          </w:rPr>
          <w:delText>We are using endogenous calculations for most of the parameters</w:delText>
        </w:r>
        <w:r w:rsidR="00396543" w:rsidDel="00E955F0">
          <w:rPr>
            <w:rFonts w:ascii="Times New Roman" w:hAnsi="Times New Roman" w:cs="Times New Roman"/>
            <w:sz w:val="24"/>
            <w:szCs w:val="24"/>
          </w:rPr>
          <w:delText xml:space="preserve"> in the Penman-Monteith </w:delText>
        </w:r>
        <w:r w:rsidR="004E45B3" w:rsidDel="00E955F0">
          <w:rPr>
            <w:rFonts w:ascii="Times New Roman" w:hAnsi="Times New Roman" w:cs="Times New Roman"/>
            <w:sz w:val="24"/>
            <w:szCs w:val="24"/>
          </w:rPr>
          <w:delText>equation</w:delText>
        </w:r>
        <w:r w:rsidDel="00E955F0">
          <w:rPr>
            <w:rFonts w:ascii="Times New Roman" w:hAnsi="Times New Roman" w:cs="Times New Roman"/>
            <w:sz w:val="24"/>
            <w:szCs w:val="24"/>
          </w:rPr>
          <w:delText>. F</w:delText>
        </w:r>
        <w:r w:rsidR="00396543" w:rsidDel="00E955F0">
          <w:rPr>
            <w:rFonts w:ascii="Times New Roman" w:hAnsi="Times New Roman" w:cs="Times New Roman"/>
            <w:sz w:val="24"/>
            <w:szCs w:val="24"/>
          </w:rPr>
          <w:delText>or e</w:delText>
        </w:r>
        <w:r w:rsidR="008B6BEA" w:rsidDel="00E955F0">
          <w:rPr>
            <w:rFonts w:ascii="Times New Roman" w:hAnsi="Times New Roman" w:cs="Times New Roman"/>
            <w:sz w:val="24"/>
            <w:szCs w:val="24"/>
          </w:rPr>
          <w:delText>xa</w:delText>
        </w:r>
        <w:r w:rsidR="00396543" w:rsidDel="00E955F0">
          <w:rPr>
            <w:rFonts w:ascii="Times New Roman" w:hAnsi="Times New Roman" w:cs="Times New Roman"/>
            <w:sz w:val="24"/>
            <w:szCs w:val="24"/>
          </w:rPr>
          <w:delText xml:space="preserve">mple, </w:delText>
        </w:r>
        <w:r w:rsidR="00FC08CF" w:rsidDel="00E955F0">
          <w:rPr>
            <w:rFonts w:ascii="Times New Roman" w:hAnsi="Times New Roman" w:cs="Times New Roman"/>
            <w:sz w:val="24"/>
            <w:szCs w:val="24"/>
          </w:rPr>
          <w:delText xml:space="preserve">the </w:delText>
        </w:r>
        <w:r w:rsidR="00C15E76" w:rsidDel="00E955F0">
          <w:rPr>
            <w:rFonts w:ascii="Times New Roman" w:hAnsi="Times New Roman" w:cs="Times New Roman"/>
            <w:sz w:val="24"/>
            <w:szCs w:val="24"/>
          </w:rPr>
          <w:delText>crop coefficient</w:delText>
        </w:r>
        <w:r w:rsidR="00396543" w:rsidRPr="005A5CA7" w:rsidDel="00E955F0">
          <w:rPr>
            <w:rFonts w:ascii="Times New Roman" w:hAnsi="Times New Roman" w:cs="Times New Roman"/>
            <w:sz w:val="24"/>
            <w:szCs w:val="24"/>
          </w:rPr>
          <w:delText xml:space="preserve"> curve</w:delText>
        </w:r>
        <w:r w:rsidR="00224A5E" w:rsidDel="00E955F0">
          <w:rPr>
            <w:rFonts w:ascii="Times New Roman" w:hAnsi="Times New Roman" w:cs="Times New Roman"/>
            <w:sz w:val="24"/>
            <w:szCs w:val="24"/>
          </w:rPr>
          <w:delText xml:space="preserve"> can be</w:delText>
        </w:r>
        <w:r w:rsidR="00396543" w:rsidRPr="005A5CA7" w:rsidDel="00E955F0">
          <w:rPr>
            <w:rFonts w:ascii="Times New Roman" w:hAnsi="Times New Roman" w:cs="Times New Roman"/>
            <w:sz w:val="24"/>
            <w:szCs w:val="24"/>
          </w:rPr>
          <w:delText xml:space="preserve"> calculat</w:delText>
        </w:r>
        <w:r w:rsidR="00396543" w:rsidDel="00E955F0">
          <w:rPr>
            <w:rFonts w:ascii="Times New Roman" w:hAnsi="Times New Roman" w:cs="Times New Roman"/>
            <w:sz w:val="24"/>
            <w:szCs w:val="24"/>
          </w:rPr>
          <w:delText>ed for each station</w:delText>
        </w:r>
        <w:r w:rsidDel="00E955F0">
          <w:rPr>
            <w:rFonts w:ascii="Times New Roman" w:hAnsi="Times New Roman" w:cs="Times New Roman"/>
            <w:sz w:val="24"/>
            <w:szCs w:val="24"/>
          </w:rPr>
          <w:delText xml:space="preserve"> from exogenous</w:delText>
        </w:r>
        <w:r w:rsidR="00396543" w:rsidDel="00E955F0">
          <w:rPr>
            <w:rFonts w:ascii="Times New Roman" w:hAnsi="Times New Roman" w:cs="Times New Roman"/>
            <w:sz w:val="24"/>
            <w:szCs w:val="24"/>
          </w:rPr>
          <w:delText xml:space="preserve"> C</w:delText>
        </w:r>
        <w:r w:rsidR="00396543" w:rsidRPr="005A5CA7" w:rsidDel="00E955F0">
          <w:rPr>
            <w:rFonts w:ascii="Times New Roman" w:hAnsi="Times New Roman" w:cs="Times New Roman"/>
            <w:sz w:val="24"/>
            <w:szCs w:val="24"/>
          </w:rPr>
          <w:delText>ligen data</w:delText>
        </w:r>
        <w:r w:rsidR="00396543" w:rsidDel="00E955F0">
          <w:rPr>
            <w:rFonts w:ascii="Times New Roman" w:hAnsi="Times New Roman" w:cs="Times New Roman"/>
            <w:sz w:val="24"/>
            <w:szCs w:val="24"/>
          </w:rPr>
          <w:delText xml:space="preserve"> instead of just using a standardized</w:delText>
        </w:r>
        <w:r w:rsidR="00C15E76" w:rsidDel="00E955F0">
          <w:rPr>
            <w:rFonts w:ascii="Times New Roman" w:hAnsi="Times New Roman" w:cs="Times New Roman"/>
            <w:sz w:val="24"/>
            <w:szCs w:val="24"/>
          </w:rPr>
          <w:delText xml:space="preserve"> crop coefficient</w:delText>
        </w:r>
        <w:r w:rsidR="00396543" w:rsidRPr="005A5CA7" w:rsidDel="00E955F0">
          <w:rPr>
            <w:rFonts w:ascii="Times New Roman" w:hAnsi="Times New Roman" w:cs="Times New Roman"/>
            <w:sz w:val="24"/>
            <w:szCs w:val="24"/>
          </w:rPr>
          <w:delText xml:space="preserve"> curve.</w:delText>
        </w:r>
        <w:commentRangeStart w:id="639"/>
        <w:r w:rsidR="00AD597E" w:rsidDel="00E955F0">
          <w:rPr>
            <w:rFonts w:ascii="Times New Roman" w:hAnsi="Times New Roman" w:cs="Times New Roman"/>
            <w:sz w:val="24"/>
            <w:szCs w:val="24"/>
          </w:rPr>
          <w:delText xml:space="preserve"> By bringing the Penma</w:delText>
        </w:r>
        <w:r w:rsidR="00396543" w:rsidDel="00E955F0">
          <w:rPr>
            <w:rFonts w:ascii="Times New Roman" w:hAnsi="Times New Roman" w:cs="Times New Roman"/>
            <w:sz w:val="24"/>
            <w:szCs w:val="24"/>
          </w:rPr>
          <w:delText>n</w:delText>
        </w:r>
        <w:r w:rsidR="00FC08CF" w:rsidDel="00E955F0">
          <w:rPr>
            <w:rFonts w:ascii="Times New Roman" w:hAnsi="Times New Roman" w:cs="Times New Roman"/>
            <w:sz w:val="24"/>
            <w:szCs w:val="24"/>
          </w:rPr>
          <w:delText>-</w:delText>
        </w:r>
        <w:r w:rsidR="00396543" w:rsidDel="00E955F0">
          <w:rPr>
            <w:rFonts w:ascii="Times New Roman" w:hAnsi="Times New Roman" w:cs="Times New Roman"/>
            <w:sz w:val="24"/>
            <w:szCs w:val="24"/>
          </w:rPr>
          <w:delText>Monteith method</w:delText>
        </w:r>
        <w:r w:rsidDel="00E955F0">
          <w:rPr>
            <w:rFonts w:ascii="Times New Roman" w:hAnsi="Times New Roman" w:cs="Times New Roman"/>
            <w:sz w:val="24"/>
            <w:szCs w:val="24"/>
          </w:rPr>
          <w:delText xml:space="preserve"> in</w:delText>
        </w:r>
        <w:r w:rsidR="00224A5E" w:rsidDel="00E955F0">
          <w:rPr>
            <w:rFonts w:ascii="Times New Roman" w:hAnsi="Times New Roman" w:cs="Times New Roman"/>
            <w:sz w:val="24"/>
            <w:szCs w:val="24"/>
          </w:rPr>
          <w:delText>t</w:delText>
        </w:r>
        <w:r w:rsidDel="00E955F0">
          <w:rPr>
            <w:rFonts w:ascii="Times New Roman" w:hAnsi="Times New Roman" w:cs="Times New Roman"/>
            <w:sz w:val="24"/>
            <w:szCs w:val="24"/>
          </w:rPr>
          <w:delText>o</w:delText>
        </w:r>
        <w:r w:rsidR="00224A5E" w:rsidDel="00E955F0">
          <w:rPr>
            <w:rFonts w:ascii="Times New Roman" w:hAnsi="Times New Roman" w:cs="Times New Roman"/>
            <w:sz w:val="24"/>
            <w:szCs w:val="24"/>
          </w:rPr>
          <w:delText xml:space="preserve"> a</w:delText>
        </w:r>
        <w:r w:rsidR="004B13C9" w:rsidDel="00E955F0">
          <w:rPr>
            <w:rFonts w:ascii="Times New Roman" w:hAnsi="Times New Roman" w:cs="Times New Roman"/>
            <w:sz w:val="24"/>
            <w:szCs w:val="24"/>
          </w:rPr>
          <w:delText>n</w:delText>
        </w:r>
        <w:r w:rsidR="00224A5E" w:rsidDel="00E955F0">
          <w:rPr>
            <w:rFonts w:ascii="Times New Roman" w:hAnsi="Times New Roman" w:cs="Times New Roman"/>
            <w:sz w:val="24"/>
            <w:szCs w:val="24"/>
          </w:rPr>
          <w:delText xml:space="preserve"> </w:delText>
        </w:r>
        <w:r w:rsidR="00D8381B" w:rsidDel="00E955F0">
          <w:rPr>
            <w:rFonts w:ascii="Times New Roman" w:hAnsi="Times New Roman" w:cs="Times New Roman"/>
            <w:sz w:val="24"/>
            <w:szCs w:val="24"/>
          </w:rPr>
          <w:delText>SD</w:delText>
        </w:r>
        <w:r w:rsidR="00224A5E" w:rsidDel="00E955F0">
          <w:rPr>
            <w:rFonts w:ascii="Times New Roman" w:hAnsi="Times New Roman" w:cs="Times New Roman"/>
            <w:sz w:val="24"/>
            <w:szCs w:val="24"/>
          </w:rPr>
          <w:delText xml:space="preserve"> framework</w:delText>
        </w:r>
        <w:r w:rsidR="004B13C9" w:rsidDel="00E955F0">
          <w:rPr>
            <w:rFonts w:ascii="Times New Roman" w:hAnsi="Times New Roman" w:cs="Times New Roman"/>
            <w:sz w:val="24"/>
            <w:szCs w:val="24"/>
          </w:rPr>
          <w:delText>,</w:delText>
        </w:r>
        <w:r w:rsidR="00396543" w:rsidDel="00E955F0">
          <w:rPr>
            <w:rFonts w:ascii="Times New Roman" w:hAnsi="Times New Roman" w:cs="Times New Roman"/>
            <w:sz w:val="24"/>
            <w:szCs w:val="24"/>
          </w:rPr>
          <w:delText xml:space="preserve"> we are calculating </w:delText>
        </w:r>
        <w:r w:rsidR="0004685F" w:rsidDel="00E955F0">
          <w:rPr>
            <w:rFonts w:ascii="Times New Roman" w:hAnsi="Times New Roman" w:cs="Times New Roman"/>
            <w:sz w:val="24"/>
            <w:szCs w:val="24"/>
          </w:rPr>
          <w:delText xml:space="preserve">the water footprint for </w:delText>
        </w:r>
        <w:r w:rsidR="00396543" w:rsidDel="00E955F0">
          <w:rPr>
            <w:rFonts w:ascii="Times New Roman" w:hAnsi="Times New Roman" w:cs="Times New Roman"/>
            <w:sz w:val="24"/>
            <w:szCs w:val="24"/>
          </w:rPr>
          <w:delText xml:space="preserve">each </w:delText>
        </w:r>
        <w:r w:rsidR="00FC08CF" w:rsidDel="00E955F0">
          <w:rPr>
            <w:rFonts w:ascii="Times New Roman" w:hAnsi="Times New Roman" w:cs="Times New Roman"/>
            <w:sz w:val="24"/>
            <w:szCs w:val="24"/>
          </w:rPr>
          <w:delText>derivative</w:delText>
        </w:r>
        <w:r w:rsidR="00396543" w:rsidDel="00E955F0">
          <w:rPr>
            <w:rFonts w:ascii="Times New Roman" w:hAnsi="Times New Roman" w:cs="Times New Roman"/>
            <w:sz w:val="24"/>
            <w:szCs w:val="24"/>
          </w:rPr>
          <w:delText xml:space="preserve"> and integrating over the model run</w:delText>
        </w:r>
        <w:r w:rsidR="00224A5E" w:rsidDel="00E955F0">
          <w:rPr>
            <w:rFonts w:ascii="Times New Roman" w:hAnsi="Times New Roman" w:cs="Times New Roman"/>
            <w:sz w:val="24"/>
            <w:szCs w:val="24"/>
          </w:rPr>
          <w:delText>.</w:delText>
        </w:r>
        <w:commentRangeEnd w:id="639"/>
        <w:r w:rsidR="002227C1" w:rsidDel="00E955F0">
          <w:rPr>
            <w:rStyle w:val="CommentReference"/>
          </w:rPr>
          <w:commentReference w:id="639"/>
        </w:r>
      </w:del>
    </w:p>
    <w:p w:rsidR="006021CC" w:rsidRDefault="006021CC" w:rsidP="00D93FB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p w:rsidR="00224A5E" w:rsidRPr="00566E7F" w:rsidRDefault="00224A5E" w:rsidP="00274FBD">
      <w:pPr>
        <w:spacing w:line="480" w:lineRule="auto"/>
        <w:ind w:firstLine="720"/>
        <w:rPr>
          <w:rFonts w:ascii="Times New Roman" w:hAnsi="Times New Roman" w:cs="Times New Roman"/>
          <w:sz w:val="24"/>
          <w:szCs w:val="24"/>
        </w:rPr>
      </w:pPr>
    </w:p>
    <w:p w:rsidR="00923376" w:rsidRDefault="00923376" w:rsidP="002F21B7">
      <w:pPr>
        <w:spacing w:line="480" w:lineRule="auto"/>
        <w:jc w:val="center"/>
        <w:rPr>
          <w:rFonts w:ascii="Times New Roman" w:hAnsi="Times New Roman" w:cs="Times New Roman"/>
          <w:b/>
          <w:sz w:val="24"/>
          <w:szCs w:val="24"/>
        </w:rPr>
      </w:pPr>
      <w:r w:rsidRPr="00096D65">
        <w:rPr>
          <w:rFonts w:ascii="Times New Roman" w:hAnsi="Times New Roman" w:cs="Times New Roman"/>
          <w:b/>
          <w:noProof/>
          <w:sz w:val="24"/>
          <w:szCs w:val="24"/>
        </w:rPr>
        <w:lastRenderedPageBreak/>
        <w:drawing>
          <wp:inline distT="0" distB="0" distL="0" distR="0">
            <wp:extent cx="5943600" cy="447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tif"/>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78655"/>
                    </a:xfrm>
                    <a:prstGeom prst="rect">
                      <a:avLst/>
                    </a:prstGeom>
                  </pic:spPr>
                </pic:pic>
              </a:graphicData>
            </a:graphic>
          </wp:inline>
        </w:drawing>
      </w:r>
    </w:p>
    <w:p w:rsidR="00396543" w:rsidRPr="00274FBD" w:rsidRDefault="00B64F8A" w:rsidP="002F21B7">
      <w:pPr>
        <w:spacing w:line="480" w:lineRule="auto"/>
        <w:jc w:val="center"/>
        <w:rPr>
          <w:rFonts w:ascii="Times New Roman" w:hAnsi="Times New Roman" w:cs="Times New Roman"/>
          <w:sz w:val="24"/>
          <w:szCs w:val="24"/>
        </w:rPr>
      </w:pPr>
      <w:r>
        <w:rPr>
          <w:rFonts w:ascii="Times New Roman" w:hAnsi="Times New Roman" w:cs="Times New Roman"/>
          <w:b/>
          <w:sz w:val="24"/>
          <w:szCs w:val="24"/>
        </w:rPr>
        <w:t>Figure 4</w:t>
      </w:r>
      <w:r w:rsidR="00396543" w:rsidRPr="005A5CA7">
        <w:rPr>
          <w:rFonts w:ascii="Times New Roman" w:hAnsi="Times New Roman" w:cs="Times New Roman"/>
          <w:b/>
          <w:sz w:val="24"/>
          <w:szCs w:val="24"/>
        </w:rPr>
        <w:t xml:space="preserve">. </w:t>
      </w:r>
      <w:r w:rsidR="002E34B4">
        <w:rPr>
          <w:rFonts w:ascii="Times New Roman" w:hAnsi="Times New Roman" w:cs="Times New Roman"/>
          <w:sz w:val="24"/>
          <w:szCs w:val="24"/>
        </w:rPr>
        <w:t>SD</w:t>
      </w:r>
      <w:r w:rsidR="00224A5E">
        <w:rPr>
          <w:rFonts w:ascii="Times New Roman" w:hAnsi="Times New Roman" w:cs="Times New Roman"/>
          <w:sz w:val="24"/>
          <w:szCs w:val="24"/>
        </w:rPr>
        <w:t xml:space="preserve"> model overview d</w:t>
      </w:r>
      <w:r w:rsidR="00396543" w:rsidRPr="005A5CA7">
        <w:rPr>
          <w:rFonts w:ascii="Times New Roman" w:hAnsi="Times New Roman" w:cs="Times New Roman"/>
          <w:sz w:val="24"/>
          <w:szCs w:val="24"/>
        </w:rPr>
        <w:t>iagram</w:t>
      </w:r>
      <w:r w:rsidR="00224A5E">
        <w:rPr>
          <w:rFonts w:ascii="Times New Roman" w:hAnsi="Times New Roman" w:cs="Times New Roman"/>
          <w:sz w:val="24"/>
          <w:szCs w:val="24"/>
        </w:rPr>
        <w:t>.</w:t>
      </w:r>
      <w:r w:rsidR="002F21B7">
        <w:rPr>
          <w:rFonts w:ascii="Times New Roman" w:hAnsi="Times New Roman" w:cs="Times New Roman"/>
          <w:sz w:val="24"/>
          <w:szCs w:val="24"/>
        </w:rPr>
        <w:t xml:space="preserve"> </w:t>
      </w:r>
    </w:p>
    <w:p w:rsidR="0081654F" w:rsidRPr="00B57EEA" w:rsidRDefault="0081654F" w:rsidP="00B57EEA">
      <w:pPr>
        <w:spacing w:line="480" w:lineRule="auto"/>
        <w:rPr>
          <w:rFonts w:ascii="Times New Roman" w:hAnsi="Times New Roman" w:cs="Times New Roman"/>
          <w:i/>
          <w:sz w:val="24"/>
          <w:szCs w:val="24"/>
        </w:rPr>
      </w:pPr>
      <w:commentRangeStart w:id="640"/>
      <w:r w:rsidRPr="00B57EEA">
        <w:rPr>
          <w:rFonts w:ascii="Times New Roman" w:hAnsi="Times New Roman" w:cs="Times New Roman"/>
          <w:i/>
          <w:sz w:val="24"/>
          <w:szCs w:val="24"/>
        </w:rPr>
        <w:t>3.</w:t>
      </w:r>
      <w:r w:rsidR="00E57680" w:rsidRPr="00B57EEA">
        <w:rPr>
          <w:rFonts w:ascii="Times New Roman" w:hAnsi="Times New Roman" w:cs="Times New Roman"/>
          <w:i/>
          <w:sz w:val="24"/>
          <w:szCs w:val="24"/>
        </w:rPr>
        <w:t>5</w:t>
      </w:r>
      <w:r w:rsidR="00E75FAC">
        <w:rPr>
          <w:rFonts w:ascii="Times New Roman" w:hAnsi="Times New Roman" w:cs="Times New Roman"/>
          <w:i/>
          <w:sz w:val="24"/>
          <w:szCs w:val="24"/>
        </w:rPr>
        <w:t>.</w:t>
      </w:r>
      <w:r w:rsidRPr="00B57EEA">
        <w:rPr>
          <w:rFonts w:ascii="Times New Roman" w:hAnsi="Times New Roman" w:cs="Times New Roman"/>
          <w:i/>
          <w:sz w:val="24"/>
          <w:szCs w:val="24"/>
        </w:rPr>
        <w:t xml:space="preserve"> Model Verification</w:t>
      </w:r>
      <w:commentRangeEnd w:id="640"/>
      <w:r w:rsidR="002227C1">
        <w:rPr>
          <w:rStyle w:val="CommentReference"/>
        </w:rPr>
        <w:commentReference w:id="640"/>
      </w:r>
    </w:p>
    <w:p w:rsidR="00324983" w:rsidRDefault="00F82AFD" w:rsidP="00274FBD">
      <w:pPr>
        <w:spacing w:line="480" w:lineRule="auto"/>
        <w:rPr>
          <w:rFonts w:ascii="Times New Roman" w:hAnsi="Times New Roman" w:cs="Times New Roman"/>
          <w:sz w:val="24"/>
          <w:szCs w:val="24"/>
        </w:rPr>
      </w:pPr>
      <w:r>
        <w:rPr>
          <w:rFonts w:ascii="Times New Roman" w:hAnsi="Times New Roman" w:cs="Times New Roman"/>
          <w:sz w:val="24"/>
          <w:szCs w:val="24"/>
        </w:rPr>
        <w:tab/>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sidR="000A733F">
        <w:rPr>
          <w:rFonts w:ascii="Times New Roman" w:hAnsi="Times New Roman" w:cs="Times New Roman"/>
          <w:sz w:val="24"/>
          <w:szCs w:val="24"/>
        </w:rPr>
        <w:t xml:space="preserve"> results have been validated against available literature</w:t>
      </w:r>
      <w:r>
        <w:rPr>
          <w:rFonts w:ascii="Times New Roman" w:hAnsi="Times New Roman" w:cs="Times New Roman"/>
          <w:sz w:val="24"/>
          <w:szCs w:val="24"/>
        </w:rPr>
        <w:t xml:space="preserve">. </w:t>
      </w:r>
      <w:r w:rsidR="00161DDB">
        <w:rPr>
          <w:rFonts w:ascii="Times New Roman" w:hAnsi="Times New Roman" w:cs="Times New Roman"/>
          <w:sz w:val="24"/>
          <w:szCs w:val="24"/>
        </w:rPr>
        <w:t>Below w</w:t>
      </w:r>
      <w:r w:rsidR="00EB1666">
        <w:rPr>
          <w:rFonts w:ascii="Times New Roman" w:hAnsi="Times New Roman" w:cs="Times New Roman"/>
          <w:sz w:val="24"/>
          <w:szCs w:val="24"/>
        </w:rPr>
        <w:t>e</w:t>
      </w:r>
      <w:r w:rsidR="007814D7">
        <w:rPr>
          <w:rFonts w:ascii="Times New Roman" w:hAnsi="Times New Roman" w:cs="Times New Roman"/>
          <w:sz w:val="24"/>
          <w:szCs w:val="24"/>
        </w:rPr>
        <w:t xml:space="preserve"> </w:t>
      </w:r>
      <w:r w:rsidR="00D87C46">
        <w:rPr>
          <w:rFonts w:ascii="Times New Roman" w:hAnsi="Times New Roman" w:cs="Times New Roman"/>
          <w:sz w:val="24"/>
          <w:szCs w:val="24"/>
        </w:rPr>
        <w:t xml:space="preserve">compared </w:t>
      </w:r>
      <w:r w:rsidR="00EB1666">
        <w:rPr>
          <w:rFonts w:ascii="Times New Roman" w:hAnsi="Times New Roman" w:cs="Times New Roman"/>
          <w:sz w:val="24"/>
          <w:szCs w:val="24"/>
        </w:rPr>
        <w:t xml:space="preserve">green </w:t>
      </w:r>
      <w:r w:rsidR="009F291D">
        <w:rPr>
          <w:rFonts w:ascii="Times New Roman" w:hAnsi="Times New Roman" w:cs="Times New Roman"/>
          <w:sz w:val="24"/>
          <w:szCs w:val="24"/>
        </w:rPr>
        <w:t xml:space="preserve">and blue </w:t>
      </w:r>
      <w:r w:rsidR="00D87C46">
        <w:rPr>
          <w:rFonts w:ascii="Times New Roman" w:hAnsi="Times New Roman" w:cs="Times New Roman"/>
          <w:sz w:val="24"/>
          <w:szCs w:val="24"/>
        </w:rPr>
        <w:t>water footp</w:t>
      </w:r>
      <w:r w:rsidR="007814D7">
        <w:rPr>
          <w:rFonts w:ascii="Times New Roman" w:hAnsi="Times New Roman" w:cs="Times New Roman"/>
          <w:sz w:val="24"/>
          <w:szCs w:val="24"/>
        </w:rPr>
        <w:t>rin</w:t>
      </w:r>
      <w:r w:rsidR="00C15E76">
        <w:rPr>
          <w:rFonts w:ascii="Times New Roman" w:hAnsi="Times New Roman" w:cs="Times New Roman"/>
          <w:sz w:val="24"/>
          <w:szCs w:val="24"/>
        </w:rPr>
        <w:t>t</w:t>
      </w:r>
      <w:r w:rsidR="007814D7">
        <w:rPr>
          <w:rFonts w:ascii="Times New Roman" w:hAnsi="Times New Roman" w:cs="Times New Roman"/>
          <w:sz w:val="24"/>
          <w:szCs w:val="24"/>
        </w:rPr>
        <w:t>in</w:t>
      </w:r>
      <w:r w:rsidR="00C42A81">
        <w:rPr>
          <w:rFonts w:ascii="Times New Roman" w:hAnsi="Times New Roman" w:cs="Times New Roman"/>
          <w:sz w:val="24"/>
          <w:szCs w:val="24"/>
        </w:rPr>
        <w:t>g</w:t>
      </w:r>
      <w:r w:rsidR="007814D7">
        <w:rPr>
          <w:rFonts w:ascii="Times New Roman" w:hAnsi="Times New Roman" w:cs="Times New Roman"/>
          <w:sz w:val="24"/>
          <w:szCs w:val="24"/>
        </w:rPr>
        <w:t xml:space="preserve"> results to existing county</w:t>
      </w:r>
      <w:r w:rsidR="00A44740">
        <w:rPr>
          <w:rFonts w:ascii="Times New Roman" w:hAnsi="Times New Roman" w:cs="Times New Roman"/>
          <w:sz w:val="24"/>
          <w:szCs w:val="24"/>
        </w:rPr>
        <w:t>-</w:t>
      </w:r>
      <w:r w:rsidR="007814D7">
        <w:rPr>
          <w:rFonts w:ascii="Times New Roman" w:hAnsi="Times New Roman" w:cs="Times New Roman"/>
          <w:sz w:val="24"/>
          <w:szCs w:val="24"/>
        </w:rPr>
        <w:t>level and higher resolution</w:t>
      </w:r>
      <w:r w:rsidR="00D87C46">
        <w:rPr>
          <w:rFonts w:ascii="Times New Roman" w:hAnsi="Times New Roman" w:cs="Times New Roman"/>
          <w:sz w:val="24"/>
          <w:szCs w:val="24"/>
        </w:rPr>
        <w:t xml:space="preserve"> </w:t>
      </w:r>
      <w:r w:rsidR="00722D98">
        <w:rPr>
          <w:rFonts w:ascii="Times New Roman" w:hAnsi="Times New Roman" w:cs="Times New Roman"/>
          <w:sz w:val="24"/>
          <w:szCs w:val="24"/>
        </w:rPr>
        <w:t>water consumption</w:t>
      </w:r>
      <w:r w:rsidR="007814D7">
        <w:rPr>
          <w:rFonts w:ascii="Times New Roman" w:hAnsi="Times New Roman" w:cs="Times New Roman"/>
          <w:sz w:val="24"/>
          <w:szCs w:val="24"/>
        </w:rPr>
        <w:t xml:space="preserve"> assessments.</w:t>
      </w:r>
      <w:r w:rsidR="00391FE7" w:rsidRPr="00D87C46">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KTwvWWVhcj48UmVjTnVtPjYxPC9SZWNOdW0+PERpc3BsYXlUZXh0PigxMSwgMjgsIDQwLCA0MSwg
NTMsIDU0KTwvRGlzcGxheVRleHQ+PHJlY29yZD48cmVjLW51bWJlcj42MTwvcmVjLW51bWJlcj48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FB36AF">
        <w:rPr>
          <w:rFonts w:ascii="Times New Roman" w:hAnsi="Times New Roman" w:cs="Times New Roman"/>
          <w:sz w:val="24"/>
          <w:szCs w:val="24"/>
          <w:vertAlign w:val="superscript"/>
        </w:rPr>
        <w:instrText xml:space="preserve"> ADDIN EN.CITE </w:instrText>
      </w:r>
      <w:r w:rsidR="00391FE7">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KTwvWWVhcj48UmVjTnVtPjYxPC9SZWNOdW0+PERpc3BsYXlUZXh0PigxMSwgMjgsIDQwLCA0MSwg
NTMsIDU0KTwvRGlzcGxheVRleHQ+PHJlY29yZD48cmVjLW51bWJlcj42MTwvcmVjLW51bWJlcj48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FB36AF">
        <w:rPr>
          <w:rFonts w:ascii="Times New Roman" w:hAnsi="Times New Roman" w:cs="Times New Roman"/>
          <w:sz w:val="24"/>
          <w:szCs w:val="24"/>
          <w:vertAlign w:val="superscript"/>
        </w:rPr>
        <w:instrText xml:space="preserve"> ADDIN EN.CITE.DATA </w:instrText>
      </w:r>
      <w:r w:rsidR="00391FE7">
        <w:rPr>
          <w:rFonts w:ascii="Times New Roman" w:hAnsi="Times New Roman" w:cs="Times New Roman"/>
          <w:sz w:val="24"/>
          <w:szCs w:val="24"/>
          <w:vertAlign w:val="superscript"/>
        </w:rPr>
      </w:r>
      <w:r w:rsidR="00391FE7">
        <w:rPr>
          <w:rFonts w:ascii="Times New Roman" w:hAnsi="Times New Roman" w:cs="Times New Roman"/>
          <w:sz w:val="24"/>
          <w:szCs w:val="24"/>
          <w:vertAlign w:val="superscript"/>
        </w:rPr>
        <w:fldChar w:fldCharType="end"/>
      </w:r>
      <w:r w:rsidR="00391FE7" w:rsidRPr="00D87C46">
        <w:rPr>
          <w:rFonts w:ascii="Times New Roman" w:hAnsi="Times New Roman" w:cs="Times New Roman"/>
          <w:sz w:val="24"/>
          <w:szCs w:val="24"/>
          <w:vertAlign w:val="superscript"/>
        </w:rPr>
      </w:r>
      <w:r w:rsidR="00391FE7" w:rsidRPr="00D87C4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FB36AF">
        <w:rPr>
          <w:rFonts w:ascii="Times New Roman" w:hAnsi="Times New Roman" w:cs="Times New Roman"/>
          <w:noProof/>
          <w:sz w:val="24"/>
          <w:szCs w:val="24"/>
          <w:vertAlign w:val="superscript"/>
        </w:rPr>
        <w:t xml:space="preserve">, </w:t>
      </w:r>
      <w:hyperlink w:anchor="_ENREF_28" w:tooltip="Gerbens-Leenes, (2009) #27" w:history="1">
        <w:r w:rsidR="006D2C77">
          <w:rPr>
            <w:rFonts w:ascii="Times New Roman" w:hAnsi="Times New Roman" w:cs="Times New Roman"/>
            <w:noProof/>
            <w:sz w:val="24"/>
            <w:szCs w:val="24"/>
            <w:vertAlign w:val="superscript"/>
          </w:rPr>
          <w:t>28</w:t>
        </w:r>
      </w:hyperlink>
      <w:r w:rsidR="00FB36AF">
        <w:rPr>
          <w:rFonts w:ascii="Times New Roman" w:hAnsi="Times New Roman" w:cs="Times New Roman"/>
          <w:noProof/>
          <w:sz w:val="24"/>
          <w:szCs w:val="24"/>
          <w:vertAlign w:val="superscript"/>
        </w:rPr>
        <w:t xml:space="preserve">, </w:t>
      </w:r>
      <w:hyperlink w:anchor="_ENREF_40" w:tooltip="Dominguez-Faus, (2009) #61" w:history="1">
        <w:r w:rsidR="006D2C77">
          <w:rPr>
            <w:rFonts w:ascii="Times New Roman" w:hAnsi="Times New Roman" w:cs="Times New Roman"/>
            <w:noProof/>
            <w:sz w:val="24"/>
            <w:szCs w:val="24"/>
            <w:vertAlign w:val="superscript"/>
          </w:rPr>
          <w:t>40</w:t>
        </w:r>
      </w:hyperlink>
      <w:r w:rsidR="00FB36AF">
        <w:rPr>
          <w:rFonts w:ascii="Times New Roman" w:hAnsi="Times New Roman" w:cs="Times New Roman"/>
          <w:noProof/>
          <w:sz w:val="24"/>
          <w:szCs w:val="24"/>
          <w:vertAlign w:val="superscript"/>
        </w:rPr>
        <w:t xml:space="preserve">, </w:t>
      </w:r>
      <w:hyperlink w:anchor="_ENREF_41" w:tooltip="Mishra, (2011) #62" w:history="1">
        <w:r w:rsidR="006D2C77">
          <w:rPr>
            <w:rFonts w:ascii="Times New Roman" w:hAnsi="Times New Roman" w:cs="Times New Roman"/>
            <w:noProof/>
            <w:sz w:val="24"/>
            <w:szCs w:val="24"/>
            <w:vertAlign w:val="superscript"/>
          </w:rPr>
          <w:t>41</w:t>
        </w:r>
      </w:hyperlink>
      <w:r w:rsidR="00FB36AF">
        <w:rPr>
          <w:rFonts w:ascii="Times New Roman" w:hAnsi="Times New Roman" w:cs="Times New Roman"/>
          <w:noProof/>
          <w:sz w:val="24"/>
          <w:szCs w:val="24"/>
          <w:vertAlign w:val="superscript"/>
        </w:rPr>
        <w:t xml:space="preserve">, </w:t>
      </w:r>
      <w:hyperlink w:anchor="_ENREF_53" w:tooltip="King, (2010) #63" w:history="1">
        <w:r w:rsidR="006D2C77">
          <w:rPr>
            <w:rFonts w:ascii="Times New Roman" w:hAnsi="Times New Roman" w:cs="Times New Roman"/>
            <w:noProof/>
            <w:sz w:val="24"/>
            <w:szCs w:val="24"/>
            <w:vertAlign w:val="superscript"/>
          </w:rPr>
          <w:t>53</w:t>
        </w:r>
      </w:hyperlink>
      <w:r w:rsidR="00FB36AF">
        <w:rPr>
          <w:rFonts w:ascii="Times New Roman" w:hAnsi="Times New Roman" w:cs="Times New Roman"/>
          <w:noProof/>
          <w:sz w:val="24"/>
          <w:szCs w:val="24"/>
          <w:vertAlign w:val="superscript"/>
        </w:rPr>
        <w:t xml:space="preserve">, </w:t>
      </w:r>
      <w:hyperlink w:anchor="_ENREF_54" w:tooltip="Mubako, (2008) #72" w:history="1">
        <w:r w:rsidR="006D2C77">
          <w:rPr>
            <w:rFonts w:ascii="Times New Roman" w:hAnsi="Times New Roman" w:cs="Times New Roman"/>
            <w:noProof/>
            <w:sz w:val="24"/>
            <w:szCs w:val="24"/>
            <w:vertAlign w:val="superscript"/>
          </w:rPr>
          <w:t>54</w:t>
        </w:r>
      </w:hyperlink>
      <w:r w:rsidR="00FB36AF">
        <w:rPr>
          <w:rFonts w:ascii="Times New Roman" w:hAnsi="Times New Roman" w:cs="Times New Roman"/>
          <w:noProof/>
          <w:sz w:val="24"/>
          <w:szCs w:val="24"/>
          <w:vertAlign w:val="superscript"/>
        </w:rPr>
        <w:t>)</w:t>
      </w:r>
      <w:r w:rsidR="00391FE7" w:rsidRPr="00D87C46">
        <w:rPr>
          <w:rFonts w:ascii="Times New Roman" w:hAnsi="Times New Roman" w:cs="Times New Roman"/>
          <w:sz w:val="24"/>
          <w:szCs w:val="24"/>
          <w:vertAlign w:val="superscript"/>
        </w:rPr>
        <w:fldChar w:fldCharType="end"/>
      </w:r>
      <w:r w:rsidR="007814D7">
        <w:rPr>
          <w:rFonts w:ascii="Times New Roman" w:hAnsi="Times New Roman" w:cs="Times New Roman"/>
          <w:sz w:val="24"/>
          <w:szCs w:val="24"/>
        </w:rPr>
        <w:t xml:space="preserve"> </w:t>
      </w:r>
      <w:r w:rsidR="00324983">
        <w:rPr>
          <w:rFonts w:ascii="Times New Roman" w:hAnsi="Times New Roman" w:cs="Times New Roman"/>
          <w:sz w:val="24"/>
          <w:szCs w:val="24"/>
        </w:rPr>
        <w:t>Ideally</w:t>
      </w:r>
      <w:r w:rsidR="002E34B4">
        <w:rPr>
          <w:rFonts w:ascii="Times New Roman" w:hAnsi="Times New Roman" w:cs="Times New Roman"/>
          <w:sz w:val="24"/>
          <w:szCs w:val="24"/>
        </w:rPr>
        <w:t>,</w:t>
      </w:r>
      <w:r w:rsidR="00324983">
        <w:rPr>
          <w:rFonts w:ascii="Times New Roman" w:hAnsi="Times New Roman" w:cs="Times New Roman"/>
          <w:sz w:val="24"/>
          <w:szCs w:val="24"/>
        </w:rPr>
        <w:t xml:space="preserve">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O’s </w:t>
      </w:r>
      <w:r w:rsidR="007814D7">
        <w:rPr>
          <w:rFonts w:ascii="Times New Roman" w:hAnsi="Times New Roman" w:cs="Times New Roman"/>
          <w:sz w:val="24"/>
          <w:szCs w:val="24"/>
        </w:rPr>
        <w:t xml:space="preserve">results </w:t>
      </w:r>
      <w:r w:rsidR="00A44740">
        <w:rPr>
          <w:rFonts w:ascii="Times New Roman" w:hAnsi="Times New Roman" w:cs="Times New Roman"/>
          <w:sz w:val="24"/>
          <w:szCs w:val="24"/>
        </w:rPr>
        <w:t xml:space="preserve">would </w:t>
      </w:r>
      <w:r w:rsidR="00324983">
        <w:rPr>
          <w:rFonts w:ascii="Times New Roman" w:hAnsi="Times New Roman" w:cs="Times New Roman"/>
          <w:sz w:val="24"/>
          <w:szCs w:val="24"/>
        </w:rPr>
        <w:t>be compared to site</w:t>
      </w:r>
      <w:r w:rsidR="00A44740">
        <w:rPr>
          <w:rFonts w:ascii="Times New Roman" w:hAnsi="Times New Roman" w:cs="Times New Roman"/>
          <w:sz w:val="24"/>
          <w:szCs w:val="24"/>
        </w:rPr>
        <w:t>-</w:t>
      </w:r>
      <w:r w:rsidR="00324983">
        <w:rPr>
          <w:rFonts w:ascii="Times New Roman" w:hAnsi="Times New Roman" w:cs="Times New Roman"/>
          <w:sz w:val="24"/>
          <w:szCs w:val="24"/>
        </w:rPr>
        <w:t>specific case</w:t>
      </w:r>
      <w:r w:rsidR="007814D7">
        <w:rPr>
          <w:rFonts w:ascii="Times New Roman" w:hAnsi="Times New Roman" w:cs="Times New Roman"/>
          <w:sz w:val="24"/>
          <w:szCs w:val="24"/>
        </w:rPr>
        <w:t>s</w:t>
      </w:r>
      <w:r w:rsidR="002E34B4">
        <w:rPr>
          <w:rFonts w:ascii="Times New Roman" w:hAnsi="Times New Roman" w:cs="Times New Roman"/>
          <w:sz w:val="24"/>
          <w:szCs w:val="24"/>
        </w:rPr>
        <w:t>,</w:t>
      </w:r>
      <w:r w:rsidR="007814D7">
        <w:rPr>
          <w:rFonts w:ascii="Times New Roman" w:hAnsi="Times New Roman" w:cs="Times New Roman"/>
          <w:sz w:val="24"/>
          <w:szCs w:val="24"/>
        </w:rPr>
        <w:t xml:space="preserve"> as represented in the Cligen data used for calculations. However</w:t>
      </w:r>
      <w:r w:rsidR="002E34B4">
        <w:rPr>
          <w:rFonts w:ascii="Times New Roman" w:hAnsi="Times New Roman" w:cs="Times New Roman"/>
          <w:sz w:val="24"/>
          <w:szCs w:val="24"/>
        </w:rPr>
        <w:t>,</w:t>
      </w:r>
      <w:r w:rsidR="007814D7">
        <w:rPr>
          <w:rFonts w:ascii="Times New Roman" w:hAnsi="Times New Roman" w:cs="Times New Roman"/>
          <w:sz w:val="24"/>
          <w:szCs w:val="24"/>
        </w:rPr>
        <w:t xml:space="preserve"> as outlined in </w:t>
      </w:r>
      <w:r w:rsidR="002E34B4">
        <w:rPr>
          <w:rFonts w:ascii="Times New Roman" w:hAnsi="Times New Roman" w:cs="Times New Roman"/>
          <w:sz w:val="24"/>
          <w:szCs w:val="24"/>
        </w:rPr>
        <w:t>S</w:t>
      </w:r>
      <w:r w:rsidR="007814D7">
        <w:rPr>
          <w:rFonts w:ascii="Times New Roman" w:hAnsi="Times New Roman" w:cs="Times New Roman"/>
          <w:sz w:val="24"/>
          <w:szCs w:val="24"/>
        </w:rPr>
        <w:t>ection 1.</w:t>
      </w:r>
      <w:r w:rsidR="00B2491A">
        <w:rPr>
          <w:rFonts w:ascii="Times New Roman" w:hAnsi="Times New Roman" w:cs="Times New Roman"/>
          <w:sz w:val="24"/>
          <w:szCs w:val="24"/>
        </w:rPr>
        <w:t>3</w:t>
      </w:r>
      <w:r w:rsidR="007814D7">
        <w:rPr>
          <w:rFonts w:ascii="Times New Roman" w:hAnsi="Times New Roman" w:cs="Times New Roman"/>
          <w:sz w:val="24"/>
          <w:szCs w:val="24"/>
        </w:rPr>
        <w:t xml:space="preserve">, options for high geographic resolution </w:t>
      </w:r>
      <w:r w:rsidR="00722D98">
        <w:rPr>
          <w:rFonts w:ascii="Times New Roman" w:hAnsi="Times New Roman" w:cs="Times New Roman"/>
          <w:sz w:val="24"/>
          <w:szCs w:val="24"/>
        </w:rPr>
        <w:t>water consumption</w:t>
      </w:r>
      <w:r w:rsidR="007814D7">
        <w:rPr>
          <w:rFonts w:ascii="Times New Roman" w:hAnsi="Times New Roman" w:cs="Times New Roman"/>
          <w:sz w:val="24"/>
          <w:szCs w:val="24"/>
        </w:rPr>
        <w:t xml:space="preserve"> assessment are limited.</w:t>
      </w:r>
      <w:r w:rsidR="00324983">
        <w:rPr>
          <w:rFonts w:ascii="Times New Roman" w:hAnsi="Times New Roman" w:cs="Times New Roman"/>
          <w:sz w:val="24"/>
          <w:szCs w:val="24"/>
        </w:rPr>
        <w:t xml:space="preserve"> </w:t>
      </w:r>
    </w:p>
    <w:p w:rsidR="0081654F" w:rsidRPr="00B57EEA" w:rsidRDefault="0081654F" w:rsidP="00B57EEA">
      <w:pPr>
        <w:spacing w:line="480" w:lineRule="auto"/>
        <w:rPr>
          <w:rFonts w:ascii="Times New Roman" w:hAnsi="Times New Roman" w:cs="Times New Roman"/>
          <w:b/>
          <w:sz w:val="24"/>
          <w:szCs w:val="24"/>
        </w:rPr>
      </w:pPr>
      <w:commentRangeStart w:id="641"/>
      <w:r w:rsidRPr="00B57EEA">
        <w:rPr>
          <w:rFonts w:ascii="Times New Roman" w:hAnsi="Times New Roman" w:cs="Times New Roman"/>
          <w:b/>
          <w:sz w:val="24"/>
          <w:szCs w:val="24"/>
        </w:rPr>
        <w:t xml:space="preserve">4. </w:t>
      </w:r>
      <w:r w:rsidR="00EB1666">
        <w:rPr>
          <w:rFonts w:ascii="Times New Roman" w:hAnsi="Times New Roman" w:cs="Times New Roman"/>
          <w:b/>
          <w:sz w:val="24"/>
          <w:szCs w:val="24"/>
        </w:rPr>
        <w:t xml:space="preserve">WATER FOOTPRINTING </w:t>
      </w:r>
      <w:r w:rsidR="00B57EEA" w:rsidRPr="00B57EEA">
        <w:rPr>
          <w:rFonts w:ascii="Times New Roman" w:hAnsi="Times New Roman" w:cs="Times New Roman"/>
          <w:b/>
          <w:sz w:val="24"/>
          <w:szCs w:val="24"/>
        </w:rPr>
        <w:t>RESULTS</w:t>
      </w:r>
      <w:r w:rsidR="00724814" w:rsidRPr="00B57EEA">
        <w:rPr>
          <w:rFonts w:ascii="Times New Roman" w:hAnsi="Times New Roman" w:cs="Times New Roman"/>
          <w:b/>
          <w:sz w:val="24"/>
          <w:szCs w:val="24"/>
        </w:rPr>
        <w:t xml:space="preserve"> </w:t>
      </w:r>
      <w:commentRangeEnd w:id="641"/>
      <w:r w:rsidR="002227C1">
        <w:rPr>
          <w:rStyle w:val="CommentReference"/>
        </w:rPr>
        <w:commentReference w:id="641"/>
      </w:r>
    </w:p>
    <w:p w:rsidR="00E57680" w:rsidRPr="00B57EEA" w:rsidRDefault="00E57680" w:rsidP="00B57EEA">
      <w:pPr>
        <w:spacing w:line="480" w:lineRule="auto"/>
        <w:rPr>
          <w:rFonts w:ascii="Times New Roman" w:hAnsi="Times New Roman" w:cs="Times New Roman"/>
          <w:i/>
          <w:sz w:val="24"/>
          <w:szCs w:val="24"/>
        </w:rPr>
      </w:pPr>
      <w:commentRangeStart w:id="642"/>
      <w:commentRangeStart w:id="643"/>
      <w:r w:rsidRPr="00B57EEA">
        <w:rPr>
          <w:rFonts w:ascii="Times New Roman" w:hAnsi="Times New Roman" w:cs="Times New Roman"/>
          <w:i/>
          <w:sz w:val="24"/>
          <w:szCs w:val="24"/>
        </w:rPr>
        <w:lastRenderedPageBreak/>
        <w:t>4.1</w:t>
      </w:r>
      <w:r w:rsidR="00C07699">
        <w:rPr>
          <w:rFonts w:ascii="Times New Roman" w:hAnsi="Times New Roman" w:cs="Times New Roman"/>
          <w:i/>
          <w:sz w:val="24"/>
          <w:szCs w:val="24"/>
        </w:rPr>
        <w:t>.</w:t>
      </w:r>
      <w:r w:rsidRPr="00B57EEA">
        <w:rPr>
          <w:rFonts w:ascii="Times New Roman" w:hAnsi="Times New Roman" w:cs="Times New Roman"/>
          <w:i/>
          <w:sz w:val="24"/>
          <w:szCs w:val="24"/>
        </w:rPr>
        <w:t xml:space="preserve"> Discussion of </w:t>
      </w:r>
      <w:r w:rsidR="005F1014">
        <w:rPr>
          <w:rFonts w:ascii="Times New Roman" w:hAnsi="Times New Roman" w:cs="Times New Roman"/>
          <w:i/>
          <w:sz w:val="24"/>
          <w:szCs w:val="24"/>
        </w:rPr>
        <w:t xml:space="preserve">Illustrative </w:t>
      </w:r>
      <w:r w:rsidRPr="00B57EEA">
        <w:rPr>
          <w:rFonts w:ascii="Times New Roman" w:hAnsi="Times New Roman" w:cs="Times New Roman"/>
          <w:i/>
          <w:sz w:val="24"/>
          <w:szCs w:val="24"/>
        </w:rPr>
        <w:t>Results and Comparison to Other Studies</w:t>
      </w:r>
      <w:r w:rsidR="008B3B51" w:rsidRPr="00B57EEA">
        <w:rPr>
          <w:rFonts w:ascii="Times New Roman" w:hAnsi="Times New Roman" w:cs="Times New Roman"/>
          <w:i/>
          <w:sz w:val="24"/>
          <w:szCs w:val="24"/>
        </w:rPr>
        <w:tab/>
      </w:r>
      <w:commentRangeEnd w:id="642"/>
      <w:r w:rsidR="002227C1">
        <w:rPr>
          <w:rStyle w:val="CommentReference"/>
        </w:rPr>
        <w:commentReference w:id="642"/>
      </w:r>
      <w:commentRangeEnd w:id="643"/>
      <w:r w:rsidR="0071753E">
        <w:rPr>
          <w:rStyle w:val="CommentReference"/>
        </w:rPr>
        <w:commentReference w:id="643"/>
      </w:r>
    </w:p>
    <w:p w:rsidR="00634257" w:rsidRPr="005B5C22" w:rsidRDefault="002E34B4" w:rsidP="004C602D">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 b</w:t>
      </w:r>
      <w:r w:rsidR="00F96F61">
        <w:rPr>
          <w:rFonts w:ascii="Times New Roman" w:hAnsi="Times New Roman" w:cs="Times New Roman"/>
          <w:sz w:val="24"/>
          <w:szCs w:val="24"/>
        </w:rPr>
        <w:t>lue and green water footprint</w:t>
      </w:r>
      <w:r w:rsidR="00C42A81">
        <w:rPr>
          <w:rFonts w:ascii="Times New Roman" w:hAnsi="Times New Roman" w:cs="Times New Roman"/>
          <w:sz w:val="24"/>
          <w:szCs w:val="24"/>
        </w:rPr>
        <w:t>s</w:t>
      </w:r>
      <w:r w:rsidR="00F96F61">
        <w:rPr>
          <w:rFonts w:ascii="Times New Roman" w:hAnsi="Times New Roman" w:cs="Times New Roman"/>
          <w:sz w:val="24"/>
          <w:szCs w:val="24"/>
        </w:rPr>
        <w:t xml:space="preserve"> for corn </w:t>
      </w:r>
      <w:r w:rsidR="00923376">
        <w:rPr>
          <w:rFonts w:ascii="Times New Roman" w:hAnsi="Times New Roman" w:cs="Times New Roman"/>
          <w:sz w:val="24"/>
          <w:szCs w:val="24"/>
        </w:rPr>
        <w:t xml:space="preserve">grain </w:t>
      </w:r>
      <w:r w:rsidR="00F96F61">
        <w:rPr>
          <w:rFonts w:ascii="Times New Roman" w:hAnsi="Times New Roman" w:cs="Times New Roman"/>
          <w:sz w:val="24"/>
          <w:szCs w:val="24"/>
        </w:rPr>
        <w:t>and soybean</w:t>
      </w:r>
      <w:r w:rsidR="00146E68">
        <w:rPr>
          <w:rFonts w:ascii="Times New Roman" w:hAnsi="Times New Roman" w:cs="Times New Roman"/>
          <w:sz w:val="24"/>
          <w:szCs w:val="24"/>
        </w:rPr>
        <w:t>s</w:t>
      </w:r>
      <w:r w:rsidR="008C6C67">
        <w:rPr>
          <w:rFonts w:ascii="Times New Roman" w:hAnsi="Times New Roman" w:cs="Times New Roman"/>
          <w:sz w:val="24"/>
          <w:szCs w:val="24"/>
        </w:rPr>
        <w:t xml:space="preserve">, by Cligen station, </w:t>
      </w:r>
      <w:r w:rsidR="00F96F61">
        <w:rPr>
          <w:rFonts w:ascii="Times New Roman" w:hAnsi="Times New Roman" w:cs="Times New Roman"/>
          <w:sz w:val="24"/>
          <w:szCs w:val="24"/>
        </w:rPr>
        <w:t>are shown in Figure</w:t>
      </w:r>
      <w:r w:rsidR="005B5C22">
        <w:rPr>
          <w:rFonts w:ascii="Times New Roman" w:hAnsi="Times New Roman" w:cs="Times New Roman"/>
          <w:sz w:val="24"/>
          <w:szCs w:val="24"/>
        </w:rPr>
        <w:t>s</w:t>
      </w:r>
      <w:r w:rsidR="00B64F8A">
        <w:rPr>
          <w:rFonts w:ascii="Times New Roman" w:hAnsi="Times New Roman" w:cs="Times New Roman"/>
          <w:sz w:val="24"/>
          <w:szCs w:val="24"/>
        </w:rPr>
        <w:t xml:space="preserve"> 5</w:t>
      </w:r>
      <w:del w:id="644" w:author="ewarner" w:date="2014-07-14T17:16:00Z">
        <w:r w:rsidR="00B64F8A" w:rsidDel="00D909E0">
          <w:rPr>
            <w:rFonts w:ascii="Times New Roman" w:hAnsi="Times New Roman" w:cs="Times New Roman"/>
            <w:sz w:val="24"/>
            <w:szCs w:val="24"/>
          </w:rPr>
          <w:delText xml:space="preserve"> and 6</w:delText>
        </w:r>
      </w:del>
      <w:r w:rsidR="00F96F61">
        <w:rPr>
          <w:rFonts w:ascii="Times New Roman" w:hAnsi="Times New Roman" w:cs="Times New Roman"/>
          <w:sz w:val="24"/>
          <w:szCs w:val="24"/>
        </w:rPr>
        <w:t>.</w:t>
      </w:r>
      <w:r w:rsidR="00634257">
        <w:rPr>
          <w:rFonts w:ascii="Times New Roman" w:hAnsi="Times New Roman" w:cs="Times New Roman"/>
          <w:sz w:val="24"/>
          <w:szCs w:val="24"/>
        </w:rPr>
        <w:t xml:space="preserve"> </w:t>
      </w:r>
      <w:r w:rsidR="00C2600E">
        <w:rPr>
          <w:rFonts w:ascii="Times New Roman" w:hAnsi="Times New Roman" w:cs="Times New Roman"/>
          <w:sz w:val="24"/>
          <w:szCs w:val="24"/>
        </w:rPr>
        <w:t>As expected, b</w:t>
      </w:r>
      <w:r w:rsidR="005B5C22">
        <w:rPr>
          <w:rFonts w:ascii="Times New Roman" w:hAnsi="Times New Roman" w:cs="Times New Roman"/>
          <w:sz w:val="24"/>
          <w:szCs w:val="24"/>
        </w:rPr>
        <w:t xml:space="preserve">lue and green water footprints for both crops </w:t>
      </w:r>
      <w:r w:rsidR="00146E68">
        <w:rPr>
          <w:rFonts w:ascii="Times New Roman" w:hAnsi="Times New Roman" w:cs="Times New Roman"/>
          <w:sz w:val="24"/>
          <w:szCs w:val="24"/>
        </w:rPr>
        <w:t>are greater in the western United States</w:t>
      </w:r>
      <w:r w:rsidR="005B5C22">
        <w:rPr>
          <w:rFonts w:ascii="Times New Roman" w:hAnsi="Times New Roman" w:cs="Times New Roman"/>
          <w:sz w:val="24"/>
          <w:szCs w:val="24"/>
        </w:rPr>
        <w:t>. Overall water footprint t</w:t>
      </w:r>
      <w:r w:rsidR="000D49F6">
        <w:rPr>
          <w:rFonts w:ascii="Times New Roman" w:hAnsi="Times New Roman" w:cs="Times New Roman"/>
          <w:sz w:val="24"/>
          <w:szCs w:val="24"/>
        </w:rPr>
        <w:t>rends</w:t>
      </w:r>
      <w:r w:rsidR="005B5C22">
        <w:rPr>
          <w:rFonts w:ascii="Times New Roman" w:hAnsi="Times New Roman" w:cs="Times New Roman"/>
          <w:sz w:val="24"/>
          <w:szCs w:val="24"/>
        </w:rPr>
        <w:t xml:space="preserve"> for corn </w:t>
      </w:r>
      <w:r w:rsidR="00923376">
        <w:rPr>
          <w:rFonts w:ascii="Times New Roman" w:hAnsi="Times New Roman" w:cs="Times New Roman"/>
          <w:sz w:val="24"/>
          <w:szCs w:val="24"/>
        </w:rPr>
        <w:t xml:space="preserve">grain </w:t>
      </w:r>
      <w:r w:rsidR="005B5C22">
        <w:rPr>
          <w:rFonts w:ascii="Times New Roman" w:hAnsi="Times New Roman" w:cs="Times New Roman"/>
          <w:sz w:val="24"/>
          <w:szCs w:val="24"/>
        </w:rPr>
        <w:t>and soybeans are commensurate with those in the literature (e.g.</w:t>
      </w:r>
      <w:r w:rsidR="00C2600E">
        <w:rPr>
          <w:rFonts w:ascii="Times New Roman" w:hAnsi="Times New Roman" w:cs="Times New Roman"/>
          <w:sz w:val="24"/>
          <w:szCs w:val="24"/>
        </w:rPr>
        <w:t>,</w:t>
      </w:r>
      <w:r w:rsidR="006C7055">
        <w:rPr>
          <w:rFonts w:ascii="Times New Roman" w:hAnsi="Times New Roman" w:cs="Times New Roman"/>
          <w:sz w:val="24"/>
          <w:szCs w:val="24"/>
        </w:rPr>
        <w:t xml:space="preserve"> Ch</w:t>
      </w:r>
      <w:r w:rsidR="00634257">
        <w:rPr>
          <w:rFonts w:ascii="Times New Roman" w:hAnsi="Times New Roman" w:cs="Times New Roman"/>
          <w:sz w:val="24"/>
          <w:szCs w:val="24"/>
        </w:rPr>
        <w:t>i</w:t>
      </w:r>
      <w:r w:rsidR="006C7055">
        <w:rPr>
          <w:rFonts w:ascii="Times New Roman" w:hAnsi="Times New Roman" w:cs="Times New Roman"/>
          <w:sz w:val="24"/>
          <w:szCs w:val="24"/>
        </w:rPr>
        <w:t>u</w:t>
      </w:r>
      <w:r w:rsidR="00634257">
        <w:rPr>
          <w:rFonts w:ascii="Times New Roman" w:hAnsi="Times New Roman" w:cs="Times New Roman"/>
          <w:sz w:val="24"/>
          <w:szCs w:val="24"/>
        </w:rPr>
        <w:t xml:space="preserve"> et al.</w:t>
      </w:r>
      <w:r w:rsidR="00391FE7" w:rsidRPr="00147FD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&lt;EndNote&gt;&lt;Cite&gt;&lt;Author&gt;Chiu&lt;/Author&gt;&lt;Year&gt;(2012)&lt;/Year&gt;&lt;RecNum&gt;64&lt;/RecNum&gt;&lt;DisplayText&gt;(39)&lt;/DisplayText&gt;&lt;record&gt;&lt;rec-number&gt;64&lt;/rec-number&gt;&lt;foreign-keys&gt;&lt;key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391FE7" w:rsidRPr="00147FD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w:t>
      </w:r>
      <w:r w:rsidR="00391FE7" w:rsidRPr="00147FDC">
        <w:rPr>
          <w:rFonts w:ascii="Times New Roman" w:hAnsi="Times New Roman" w:cs="Times New Roman"/>
          <w:sz w:val="24"/>
          <w:szCs w:val="24"/>
          <w:vertAlign w:val="superscript"/>
        </w:rPr>
        <w:fldChar w:fldCharType="end"/>
      </w:r>
      <w:r w:rsidR="00634257">
        <w:rPr>
          <w:rFonts w:ascii="Times New Roman" w:hAnsi="Times New Roman" w:cs="Times New Roman"/>
          <w:sz w:val="24"/>
          <w:szCs w:val="24"/>
        </w:rPr>
        <w:t xml:space="preserve">, </w:t>
      </w:r>
      <w:r w:rsidR="00634257" w:rsidRPr="00634257">
        <w:rPr>
          <w:rFonts w:ascii="Times New Roman" w:hAnsi="Times New Roman" w:cs="Times New Roman"/>
          <w:sz w:val="24"/>
          <w:szCs w:val="24"/>
        </w:rPr>
        <w:t>Gerbens-Leenes et al.</w:t>
      </w:r>
      <w:r w:rsidR="00391FE7" w:rsidRPr="00147FD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&lt;EndNote&gt;&lt;Cite&gt;&lt;Author&gt;Gerbens-Leenes&lt;/Author&gt;&lt;Year&gt;(2009)&lt;/Year&gt;&lt;RecNum&gt;27&lt;/RecNum&gt;&lt;DisplayText&gt;(28)&lt;/DisplayText&gt;&lt;record&gt;&lt;rec-number&gt;27&lt;/rec-number&gt;&lt;foreign-keys&gt;&lt;key app="EN" db-id="vt0rsz0asdtxrzetxr0prw9eexvwt9wxe5tx"&gt;27&lt;/key&gt;&lt;/foreign-keys&gt;&lt;ref-type name="Journal Article"&gt;17&lt;/ref-type&gt;&lt;contributors&gt;&lt;authors&gt;&lt;author&gt;Gerbens-Leenes, W.&lt;/author&gt;&lt;author&gt;Hoekstra, A. Y.&lt;/author&gt;&lt;author&gt;van der Meer, T. H.&lt;/author&gt;&lt;/authors&gt;&lt;/contributors&gt;&lt;titles&gt;&lt;title&gt;The water footprint of bioenergy&lt;/title&gt;&lt;secondary-title&gt;&lt;style face="italic" font="default" size="100%"&gt;Proceedings of the National Academy of Sciences&lt;/style&gt;&lt;/secondary-title&gt;&lt;/titles&gt;&lt;periodical&gt;&lt;full-title&gt;Proceedings of the National Academy of Sciences&lt;/full-title&gt;&lt;/periodical&gt;&lt;pages&gt;10219-10223&lt;/pages&gt;&lt;volume&gt;&lt;style face="bold" font="default" size="100%"&gt;106&lt;/style&gt;&lt;/volume&gt;&lt;number&gt;25&lt;/number&gt;&lt;dates&gt;&lt;year&gt;(2009)&lt;/year&gt;&lt;/dates&gt;&lt;urls&gt;&lt;related-urls&gt;&lt;url&gt;http://www.wem.ctw.utwente.nl/organisatie/medewerkers/medewerkers/hoekstra/reports/report34.pdf&lt;/url&gt;&lt;/related-urls&gt;&lt;/urls&gt;&lt;/record&gt;&lt;/Cite&gt;&lt;/EndNote&gt;</w:instrText>
      </w:r>
      <w:r w:rsidR="00391FE7" w:rsidRPr="00147FD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8" w:tooltip="Gerbens-Leenes, (2009) #27" w:history="1">
        <w:r w:rsidR="006D2C77">
          <w:rPr>
            <w:rFonts w:ascii="Times New Roman" w:hAnsi="Times New Roman" w:cs="Times New Roman"/>
            <w:noProof/>
            <w:sz w:val="24"/>
            <w:szCs w:val="24"/>
            <w:vertAlign w:val="superscript"/>
          </w:rPr>
          <w:t>28</w:t>
        </w:r>
      </w:hyperlink>
      <w:r w:rsidR="00FB36AF">
        <w:rPr>
          <w:rFonts w:ascii="Times New Roman" w:hAnsi="Times New Roman" w:cs="Times New Roman"/>
          <w:noProof/>
          <w:sz w:val="24"/>
          <w:szCs w:val="24"/>
          <w:vertAlign w:val="superscript"/>
        </w:rPr>
        <w:t>)</w:t>
      </w:r>
      <w:r w:rsidR="00391FE7" w:rsidRPr="00147FDC">
        <w:rPr>
          <w:rFonts w:ascii="Times New Roman" w:hAnsi="Times New Roman" w:cs="Times New Roman"/>
          <w:sz w:val="24"/>
          <w:szCs w:val="24"/>
          <w:vertAlign w:val="superscript"/>
        </w:rPr>
        <w:fldChar w:fldCharType="end"/>
      </w:r>
      <w:r w:rsidR="00634257">
        <w:rPr>
          <w:rFonts w:ascii="Times New Roman" w:hAnsi="Times New Roman" w:cs="Times New Roman"/>
          <w:sz w:val="24"/>
          <w:szCs w:val="24"/>
        </w:rPr>
        <w:t xml:space="preserve">, and </w:t>
      </w:r>
      <w:r w:rsidR="00634257" w:rsidRPr="00634257">
        <w:rPr>
          <w:rFonts w:ascii="Times New Roman" w:hAnsi="Times New Roman" w:cs="Times New Roman"/>
          <w:sz w:val="24"/>
          <w:szCs w:val="24"/>
        </w:rPr>
        <w:t>Dominguez-Faus et al.</w:t>
      </w:r>
      <w:r w:rsidR="00391FE7" w:rsidRPr="00147FD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&lt;EndNote&gt;&lt;Cite&gt;&lt;Author&gt;Dominguez-Faus&lt;/Author&gt;&lt;Year&gt;(2009)&lt;/Year&gt;&lt;RecNum&gt;61&lt;/RecNum&gt;&lt;DisplayText&gt;(40)&lt;/DisplayText&gt;&lt;record&gt;&lt;rec-number&gt;61&lt;/rec-number&gt;&lt;foreign-keys&gt;&lt;key app="EN" db-id="vt0rsz0asdtxrzetxr0prw9eexvwt9wxe5tx"&gt;61&lt;/key&gt;&lt;key app="ENWeb" db-id=""&gt;0&lt;/key&gt;&lt;/foreign-keys&gt;&lt;ref-type name="Journal Article"&gt;17&lt;/ref-type&gt;&lt;contributors&gt;&lt;authors&gt;&lt;author&gt;Dominguez-Faus, R.&lt;/author&gt;&lt;author&gt;Powers, Susan E.&lt;/author&gt;&lt;author&gt;Burken, Joel G.&lt;/author&gt;&lt;author&gt;Alvarez, Pedro J.&lt;/author&gt;&lt;/authors&gt;&lt;/contributors&gt;&lt;titles&gt;&lt;title&gt;The Water Footprint of Biofuels: A Drink or Drive Issue?&lt;/title&gt;&lt;secondary-title&gt;&lt;style face="italic" font="default" size="100%"&gt;Environmental Science &amp;amp; Technology&lt;/style&gt;&lt;/secondary-title&gt;&lt;/titles&gt;&lt;periodical&gt;&lt;full-title&gt;Environmental Science &amp;amp; Technology&lt;/full-title&gt;&lt;/periodical&gt;&lt;pages&gt;3005-3010&lt;/pages&gt;&lt;volume&gt;&lt;style face="bold" font="default" size="100%"&gt;43&lt;/style&gt;&lt;/volume&gt;&lt;number&gt;9&lt;/number&gt;&lt;dates&gt;&lt;year&gt;(2009)&lt;/year&gt;&lt;/dates&gt;&lt;publisher&gt;American Chemical Society&lt;/publisher&gt;&lt;isbn&gt;0013-936X&lt;/isbn&gt;&lt;urls&gt;&lt;related-urls&gt;&lt;url&gt;http://dx.doi.org/10.1021/es802162x&lt;/url&gt;&lt;/related-urls&gt;&lt;/urls&gt;&lt;electronic-resource-num&gt;10.1021/es802162x&lt;/electronic-resource-num&gt;&lt;access-date&gt;2013/05/31&lt;/access-date&gt;&lt;/record&gt;&lt;/Cite&gt;&lt;/EndNote&gt;</w:instrText>
      </w:r>
      <w:r w:rsidR="00391FE7" w:rsidRPr="00147FD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0" w:tooltip="Dominguez-Faus, (2009) #61" w:history="1">
        <w:r w:rsidR="006D2C77">
          <w:rPr>
            <w:rFonts w:ascii="Times New Roman" w:hAnsi="Times New Roman" w:cs="Times New Roman"/>
            <w:noProof/>
            <w:sz w:val="24"/>
            <w:szCs w:val="24"/>
            <w:vertAlign w:val="superscript"/>
          </w:rPr>
          <w:t>40</w:t>
        </w:r>
      </w:hyperlink>
      <w:r w:rsidR="00FB36AF">
        <w:rPr>
          <w:rFonts w:ascii="Times New Roman" w:hAnsi="Times New Roman" w:cs="Times New Roman"/>
          <w:noProof/>
          <w:sz w:val="24"/>
          <w:szCs w:val="24"/>
          <w:vertAlign w:val="superscript"/>
        </w:rPr>
        <w:t>)</w:t>
      </w:r>
      <w:r w:rsidR="00391FE7" w:rsidRPr="00147FDC">
        <w:rPr>
          <w:rFonts w:ascii="Times New Roman" w:hAnsi="Times New Roman" w:cs="Times New Roman"/>
          <w:sz w:val="24"/>
          <w:szCs w:val="24"/>
          <w:vertAlign w:val="superscript"/>
        </w:rPr>
        <w:fldChar w:fldCharType="end"/>
      </w:r>
      <w:r w:rsidR="005B5C22">
        <w:rPr>
          <w:rFonts w:ascii="Times New Roman" w:hAnsi="Times New Roman" w:cs="Times New Roman"/>
          <w:sz w:val="24"/>
          <w:szCs w:val="24"/>
        </w:rPr>
        <w:t>).</w:t>
      </w:r>
      <w:r w:rsidR="00E54880">
        <w:rPr>
          <w:rFonts w:ascii="Times New Roman" w:hAnsi="Times New Roman" w:cs="Times New Roman"/>
          <w:sz w:val="24"/>
          <w:szCs w:val="24"/>
        </w:rPr>
        <w:t xml:space="preserve"> For example, overall water requirements generally increase when moving into hotter and/or drier climates. </w:t>
      </w:r>
    </w:p>
    <w:p w:rsidR="00634257" w:rsidRPr="000E154D" w:rsidRDefault="00B9794E" w:rsidP="004C602D">
      <w:pPr>
        <w:spacing w:line="480" w:lineRule="auto"/>
        <w:ind w:firstLine="720"/>
        <w:rPr>
          <w:rFonts w:ascii="Times New Roman" w:hAnsi="Times New Roman" w:cs="Times New Roman"/>
          <w:sz w:val="24"/>
          <w:szCs w:val="24"/>
        </w:rPr>
      </w:pPr>
      <w:r w:rsidRPr="00B57B88">
        <w:rPr>
          <w:rFonts w:ascii="Times New Roman" w:hAnsi="Times New Roman" w:cs="Times New Roman"/>
          <w:noProof/>
          <w:sz w:val="24"/>
          <w:szCs w:val="24"/>
        </w:rPr>
        <w:drawing>
          <wp:inline distT="0" distB="0" distL="0" distR="0">
            <wp:extent cx="5943600" cy="4874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Stations Dashboard.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874895"/>
                    </a:xfrm>
                    <a:prstGeom prst="rect">
                      <a:avLst/>
                    </a:prstGeom>
                  </pic:spPr>
                </pic:pic>
              </a:graphicData>
            </a:graphic>
          </wp:inline>
        </w:drawing>
      </w:r>
    </w:p>
    <w:p w:rsidR="00D45A6D" w:rsidRDefault="00D45A6D" w:rsidP="000E154D">
      <w:pPr>
        <w:spacing w:line="240" w:lineRule="auto"/>
        <w:rPr>
          <w:rFonts w:ascii="Times New Roman" w:hAnsi="Times New Roman" w:cs="Times New Roman"/>
          <w:b/>
          <w:sz w:val="24"/>
          <w:szCs w:val="24"/>
        </w:rPr>
      </w:pPr>
    </w:p>
    <w:p w:rsidR="00D45A6D" w:rsidRPr="000E154D" w:rsidRDefault="00D45A6D" w:rsidP="000E154D">
      <w:pPr>
        <w:spacing w:line="240" w:lineRule="auto"/>
        <w:jc w:val="center"/>
        <w:rPr>
          <w:rFonts w:ascii="Times New Roman" w:hAnsi="Times New Roman" w:cs="Times New Roman"/>
          <w:b/>
          <w:sz w:val="24"/>
          <w:szCs w:val="24"/>
        </w:rPr>
      </w:pPr>
      <w:commentRangeStart w:id="645"/>
      <w:commentRangeStart w:id="646"/>
      <w:r>
        <w:rPr>
          <w:rFonts w:ascii="Times New Roman" w:hAnsi="Times New Roman" w:cs="Times New Roman"/>
          <w:b/>
          <w:sz w:val="24"/>
          <w:szCs w:val="24"/>
        </w:rPr>
        <w:lastRenderedPageBreak/>
        <w:t xml:space="preserve">Figure </w:t>
      </w:r>
      <w:r w:rsidR="00B64F8A">
        <w:rPr>
          <w:rFonts w:ascii="Times New Roman" w:hAnsi="Times New Roman" w:cs="Times New Roman"/>
          <w:b/>
          <w:sz w:val="24"/>
          <w:szCs w:val="24"/>
        </w:rPr>
        <w:t>5</w:t>
      </w:r>
      <w:r w:rsidRPr="005A5CA7">
        <w:rPr>
          <w:rFonts w:ascii="Times New Roman" w:hAnsi="Times New Roman" w:cs="Times New Roman"/>
          <w:b/>
          <w:sz w:val="24"/>
          <w:szCs w:val="24"/>
        </w:rPr>
        <w:t>.</w:t>
      </w:r>
      <w:r>
        <w:rPr>
          <w:rFonts w:ascii="Times New Roman" w:hAnsi="Times New Roman" w:cs="Times New Roman"/>
          <w:b/>
          <w:sz w:val="24"/>
          <w:szCs w:val="24"/>
        </w:rPr>
        <w:t xml:space="preserve"> </w:t>
      </w:r>
      <w:r w:rsidR="00146E68">
        <w:rPr>
          <w:rFonts w:ascii="Times New Roman" w:hAnsi="Times New Roman" w:cs="Times New Roman"/>
          <w:sz w:val="24"/>
          <w:szCs w:val="24"/>
        </w:rPr>
        <w:t>BioSpatial H</w:t>
      </w:r>
      <w:r w:rsidR="00146E68" w:rsidRPr="00612EA9">
        <w:rPr>
          <w:rFonts w:ascii="Times New Roman" w:hAnsi="Times New Roman" w:cs="Times New Roman"/>
          <w:sz w:val="24"/>
          <w:szCs w:val="24"/>
          <w:vertAlign w:val="subscript"/>
        </w:rPr>
        <w:t>2</w:t>
      </w:r>
      <w:r w:rsidR="00146E68">
        <w:rPr>
          <w:rFonts w:ascii="Times New Roman" w:hAnsi="Times New Roman" w:cs="Times New Roman"/>
          <w:sz w:val="24"/>
          <w:szCs w:val="24"/>
        </w:rPr>
        <w:t>O</w:t>
      </w:r>
      <w:r w:rsidRPr="00C2600E">
        <w:rPr>
          <w:rFonts w:ascii="Times New Roman" w:hAnsi="Times New Roman" w:cs="Times New Roman"/>
          <w:sz w:val="24"/>
          <w:szCs w:val="24"/>
        </w:rPr>
        <w:t xml:space="preserve"> </w:t>
      </w:r>
      <w:r w:rsidR="00C2600E">
        <w:rPr>
          <w:rFonts w:ascii="Times New Roman" w:hAnsi="Times New Roman" w:cs="Times New Roman"/>
          <w:sz w:val="24"/>
          <w:szCs w:val="24"/>
        </w:rPr>
        <w:t>c</w:t>
      </w:r>
      <w:r w:rsidRPr="00C2600E">
        <w:rPr>
          <w:rFonts w:ascii="Times New Roman" w:hAnsi="Times New Roman" w:cs="Times New Roman"/>
          <w:sz w:val="24"/>
          <w:szCs w:val="24"/>
        </w:rPr>
        <w:t xml:space="preserve">orn </w:t>
      </w:r>
      <w:r w:rsidR="00923376">
        <w:rPr>
          <w:rFonts w:ascii="Times New Roman" w:hAnsi="Times New Roman" w:cs="Times New Roman"/>
          <w:sz w:val="24"/>
          <w:szCs w:val="24"/>
        </w:rPr>
        <w:t xml:space="preserve">grain </w:t>
      </w:r>
      <w:r w:rsidRPr="00C2600E">
        <w:rPr>
          <w:rFonts w:ascii="Times New Roman" w:hAnsi="Times New Roman" w:cs="Times New Roman"/>
          <w:sz w:val="24"/>
          <w:szCs w:val="24"/>
        </w:rPr>
        <w:t xml:space="preserve">and </w:t>
      </w:r>
      <w:r w:rsidR="00C2600E">
        <w:rPr>
          <w:rFonts w:ascii="Times New Roman" w:hAnsi="Times New Roman" w:cs="Times New Roman"/>
          <w:sz w:val="24"/>
          <w:szCs w:val="24"/>
        </w:rPr>
        <w:t>s</w:t>
      </w:r>
      <w:r w:rsidRPr="00C2600E">
        <w:rPr>
          <w:rFonts w:ascii="Times New Roman" w:hAnsi="Times New Roman" w:cs="Times New Roman"/>
          <w:sz w:val="24"/>
          <w:szCs w:val="24"/>
        </w:rPr>
        <w:t xml:space="preserve">oybean </w:t>
      </w:r>
      <w:r w:rsidR="00C2600E">
        <w:rPr>
          <w:rFonts w:ascii="Times New Roman" w:hAnsi="Times New Roman" w:cs="Times New Roman"/>
          <w:sz w:val="24"/>
          <w:szCs w:val="24"/>
        </w:rPr>
        <w:t>s</w:t>
      </w:r>
      <w:r w:rsidRPr="00C2600E">
        <w:rPr>
          <w:rFonts w:ascii="Times New Roman" w:hAnsi="Times New Roman" w:cs="Times New Roman"/>
          <w:sz w:val="24"/>
          <w:szCs w:val="24"/>
        </w:rPr>
        <w:t xml:space="preserve">tation </w:t>
      </w:r>
      <w:r w:rsidR="00C2600E">
        <w:rPr>
          <w:rFonts w:ascii="Times New Roman" w:hAnsi="Times New Roman" w:cs="Times New Roman"/>
          <w:sz w:val="24"/>
          <w:szCs w:val="24"/>
        </w:rPr>
        <w:t>c</w:t>
      </w:r>
      <w:r w:rsidRPr="00C2600E">
        <w:rPr>
          <w:rFonts w:ascii="Times New Roman" w:hAnsi="Times New Roman" w:cs="Times New Roman"/>
          <w:sz w:val="24"/>
          <w:szCs w:val="24"/>
        </w:rPr>
        <w:t>overage</w:t>
      </w:r>
      <w:r w:rsidR="009D420C" w:rsidRPr="00C2600E">
        <w:rPr>
          <w:rFonts w:ascii="Times New Roman" w:hAnsi="Times New Roman" w:cs="Times New Roman"/>
          <w:sz w:val="24"/>
          <w:szCs w:val="24"/>
        </w:rPr>
        <w:t xml:space="preserve"> for </w:t>
      </w:r>
      <w:r w:rsidR="00C2600E">
        <w:rPr>
          <w:rFonts w:ascii="Times New Roman" w:hAnsi="Times New Roman" w:cs="Times New Roman"/>
          <w:sz w:val="24"/>
          <w:szCs w:val="24"/>
        </w:rPr>
        <w:t>g</w:t>
      </w:r>
      <w:r w:rsidR="009D420C" w:rsidRPr="00C2600E">
        <w:rPr>
          <w:rFonts w:ascii="Times New Roman" w:hAnsi="Times New Roman" w:cs="Times New Roman"/>
          <w:sz w:val="24"/>
          <w:szCs w:val="24"/>
        </w:rPr>
        <w:t xml:space="preserve">reen and </w:t>
      </w:r>
      <w:r w:rsidR="00C2600E">
        <w:rPr>
          <w:rFonts w:ascii="Times New Roman" w:hAnsi="Times New Roman" w:cs="Times New Roman"/>
          <w:sz w:val="24"/>
          <w:szCs w:val="24"/>
        </w:rPr>
        <w:t>b</w:t>
      </w:r>
      <w:r w:rsidR="009D420C" w:rsidRPr="00C2600E">
        <w:rPr>
          <w:rFonts w:ascii="Times New Roman" w:hAnsi="Times New Roman" w:cs="Times New Roman"/>
          <w:sz w:val="24"/>
          <w:szCs w:val="24"/>
        </w:rPr>
        <w:t xml:space="preserve">lue </w:t>
      </w:r>
      <w:r w:rsidR="00C2600E">
        <w:rPr>
          <w:rFonts w:ascii="Times New Roman" w:hAnsi="Times New Roman" w:cs="Times New Roman"/>
          <w:sz w:val="24"/>
          <w:szCs w:val="24"/>
        </w:rPr>
        <w:t>w</w:t>
      </w:r>
      <w:r w:rsidR="009D420C" w:rsidRPr="00C2600E">
        <w:rPr>
          <w:rFonts w:ascii="Times New Roman" w:hAnsi="Times New Roman" w:cs="Times New Roman"/>
          <w:sz w:val="24"/>
          <w:szCs w:val="24"/>
        </w:rPr>
        <w:t xml:space="preserve">ater </w:t>
      </w:r>
      <w:r w:rsidR="00C2600E">
        <w:rPr>
          <w:rFonts w:ascii="Times New Roman" w:hAnsi="Times New Roman" w:cs="Times New Roman"/>
          <w:sz w:val="24"/>
          <w:szCs w:val="24"/>
        </w:rPr>
        <w:t>c</w:t>
      </w:r>
      <w:r w:rsidRPr="00C2600E">
        <w:rPr>
          <w:rFonts w:ascii="Times New Roman" w:hAnsi="Times New Roman" w:cs="Times New Roman"/>
          <w:sz w:val="24"/>
          <w:szCs w:val="24"/>
        </w:rPr>
        <w:t>onsumptions</w:t>
      </w:r>
      <w:r w:rsidR="002D489E">
        <w:rPr>
          <w:rFonts w:ascii="Times New Roman" w:hAnsi="Times New Roman" w:cs="Times New Roman"/>
          <w:sz w:val="24"/>
          <w:szCs w:val="24"/>
        </w:rPr>
        <w:t>.</w:t>
      </w:r>
      <w:commentRangeEnd w:id="645"/>
      <w:r w:rsidR="002227C1">
        <w:rPr>
          <w:rStyle w:val="CommentReference"/>
        </w:rPr>
        <w:commentReference w:id="645"/>
      </w:r>
      <w:commentRangeEnd w:id="646"/>
      <w:ins w:id="647" w:author="ewarner" w:date="2014-07-15T15:19:00Z">
        <w:r w:rsidR="004762FA">
          <w:rPr>
            <w:rFonts w:ascii="Times New Roman" w:hAnsi="Times New Roman" w:cs="Times New Roman"/>
            <w:sz w:val="24"/>
            <w:szCs w:val="24"/>
          </w:rPr>
          <w:t xml:space="preserve"> Blue water is based on </w:t>
        </w:r>
        <w:r w:rsidR="004762FA" w:rsidRPr="004762FA">
          <w:rPr>
            <w:rFonts w:ascii="Times New Roman" w:hAnsi="Times New Roman" w:cs="Times New Roman"/>
            <w:sz w:val="24"/>
            <w:szCs w:val="24"/>
          </w:rPr>
          <w:t xml:space="preserve">“full growth” water consumption </w:t>
        </w:r>
        <w:r w:rsidR="004762FA">
          <w:rPr>
            <w:rFonts w:ascii="Times New Roman" w:hAnsi="Times New Roman" w:cs="Times New Roman"/>
            <w:sz w:val="24"/>
            <w:szCs w:val="24"/>
          </w:rPr>
          <w:t>if one were to maximize crop yield</w:t>
        </w:r>
      </w:ins>
      <w:r w:rsidR="0062193C">
        <w:rPr>
          <w:rStyle w:val="CommentReference"/>
        </w:rPr>
        <w:commentReference w:id="646"/>
      </w:r>
      <w:ins w:id="648" w:author="ewarner" w:date="2014-07-15T15:19:00Z">
        <w:r w:rsidR="004762FA">
          <w:rPr>
            <w:rFonts w:ascii="Times New Roman" w:hAnsi="Times New Roman" w:cs="Times New Roman"/>
            <w:sz w:val="24"/>
            <w:szCs w:val="24"/>
          </w:rPr>
          <w:t>.</w:t>
        </w:r>
      </w:ins>
    </w:p>
    <w:p w:rsidR="00D303CF" w:rsidDel="0062193C" w:rsidRDefault="00235820" w:rsidP="00916161">
      <w:pPr>
        <w:spacing w:line="480" w:lineRule="auto"/>
        <w:ind w:firstLine="720"/>
        <w:rPr>
          <w:del w:id="649" w:author="ewarner" w:date="2014-07-14T16:51:00Z"/>
          <w:rFonts w:ascii="Times New Roman" w:hAnsi="Times New Roman" w:cs="Times New Roman"/>
          <w:sz w:val="24"/>
          <w:szCs w:val="24"/>
        </w:rPr>
      </w:pPr>
      <w:del w:id="650" w:author="ewarner" w:date="2014-07-14T16:51:00Z">
        <w:r>
          <w:rPr>
            <w:rFonts w:ascii="Times New Roman" w:hAnsi="Times New Roman" w:cs="Times New Roman"/>
            <w:noProof/>
            <w:sz w:val="24"/>
            <w:szCs w:val="24"/>
            <w:rPrChange w:id="651" w:author="Unknown">
              <w:rPr>
                <w:noProof/>
              </w:rPr>
            </w:rPrChange>
          </w:rPr>
          <w:drawing>
            <wp:inline distT="0" distB="0" distL="0" distR="0">
              <wp:extent cx="5943600" cy="4874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Grain by County.pn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874895"/>
                      </a:xfrm>
                      <a:prstGeom prst="rect">
                        <a:avLst/>
                      </a:prstGeom>
                    </pic:spPr>
                  </pic:pic>
                </a:graphicData>
              </a:graphic>
            </wp:inline>
          </w:drawing>
        </w:r>
      </w:del>
    </w:p>
    <w:p w:rsidR="00D303CF" w:rsidRPr="000E154D" w:rsidDel="0062193C" w:rsidRDefault="00B64F8A" w:rsidP="00D303CF">
      <w:pPr>
        <w:spacing w:line="240" w:lineRule="auto"/>
        <w:jc w:val="center"/>
        <w:rPr>
          <w:del w:id="652" w:author="ewarner" w:date="2014-07-14T16:51:00Z"/>
          <w:rFonts w:ascii="Times New Roman" w:hAnsi="Times New Roman" w:cs="Times New Roman"/>
          <w:b/>
          <w:sz w:val="24"/>
          <w:szCs w:val="24"/>
        </w:rPr>
      </w:pPr>
      <w:del w:id="653" w:author="ewarner" w:date="2014-07-14T16:51:00Z">
        <w:r w:rsidDel="0062193C">
          <w:rPr>
            <w:rFonts w:ascii="Times New Roman" w:hAnsi="Times New Roman" w:cs="Times New Roman"/>
            <w:b/>
            <w:sz w:val="24"/>
            <w:szCs w:val="24"/>
          </w:rPr>
          <w:delText>Figure 6</w:delText>
        </w:r>
        <w:r w:rsidR="00D303CF" w:rsidRPr="005A5CA7" w:rsidDel="0062193C">
          <w:rPr>
            <w:rFonts w:ascii="Times New Roman" w:hAnsi="Times New Roman" w:cs="Times New Roman"/>
            <w:b/>
            <w:sz w:val="24"/>
            <w:szCs w:val="24"/>
          </w:rPr>
          <w:delText>.</w:delText>
        </w:r>
        <w:r w:rsidR="00D303CF" w:rsidDel="0062193C">
          <w:rPr>
            <w:rFonts w:ascii="Times New Roman" w:hAnsi="Times New Roman" w:cs="Times New Roman"/>
            <w:b/>
            <w:sz w:val="24"/>
            <w:szCs w:val="24"/>
          </w:rPr>
          <w:delText xml:space="preserve"> </w:delText>
        </w:r>
        <w:r w:rsidR="00146E68" w:rsidDel="0062193C">
          <w:rPr>
            <w:rFonts w:ascii="Times New Roman" w:hAnsi="Times New Roman" w:cs="Times New Roman"/>
            <w:sz w:val="24"/>
            <w:szCs w:val="24"/>
          </w:rPr>
          <w:delText>BioSpatial H</w:delText>
        </w:r>
        <w:r w:rsidR="00146E68" w:rsidRPr="00612EA9" w:rsidDel="0062193C">
          <w:rPr>
            <w:rFonts w:ascii="Times New Roman" w:hAnsi="Times New Roman" w:cs="Times New Roman"/>
            <w:sz w:val="24"/>
            <w:szCs w:val="24"/>
            <w:vertAlign w:val="subscript"/>
          </w:rPr>
          <w:delText>2</w:delText>
        </w:r>
        <w:r w:rsidR="00146E68" w:rsidDel="0062193C">
          <w:rPr>
            <w:rFonts w:ascii="Times New Roman" w:hAnsi="Times New Roman" w:cs="Times New Roman"/>
            <w:sz w:val="24"/>
            <w:szCs w:val="24"/>
          </w:rPr>
          <w:delText xml:space="preserve">O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 xml:space="preserve">orn </w:delText>
        </w:r>
        <w:r w:rsidR="00923376" w:rsidDel="0062193C">
          <w:rPr>
            <w:rFonts w:ascii="Times New Roman" w:hAnsi="Times New Roman" w:cs="Times New Roman"/>
            <w:sz w:val="24"/>
            <w:szCs w:val="24"/>
          </w:rPr>
          <w:delText xml:space="preserve">grain </w:delText>
        </w:r>
        <w:r w:rsidR="00D303CF" w:rsidRPr="002D489E" w:rsidDel="0062193C">
          <w:rPr>
            <w:rFonts w:ascii="Times New Roman" w:hAnsi="Times New Roman" w:cs="Times New Roman"/>
            <w:sz w:val="24"/>
            <w:szCs w:val="24"/>
          </w:rPr>
          <w:delText xml:space="preserve">and </w:delText>
        </w:r>
        <w:r w:rsidR="002D489E" w:rsidDel="0062193C">
          <w:rPr>
            <w:rFonts w:ascii="Times New Roman" w:hAnsi="Times New Roman" w:cs="Times New Roman"/>
            <w:sz w:val="24"/>
            <w:szCs w:val="24"/>
          </w:rPr>
          <w:delText>s</w:delText>
        </w:r>
        <w:r w:rsidR="00D303CF" w:rsidRPr="002D489E" w:rsidDel="0062193C">
          <w:rPr>
            <w:rFonts w:ascii="Times New Roman" w:hAnsi="Times New Roman" w:cs="Times New Roman"/>
            <w:sz w:val="24"/>
            <w:szCs w:val="24"/>
          </w:rPr>
          <w:delText xml:space="preserve">oybean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ounty</w:delText>
        </w:r>
        <w:r w:rsidR="00146E68" w:rsidDel="0062193C">
          <w:rPr>
            <w:rFonts w:ascii="Times New Roman" w:hAnsi="Times New Roman" w:cs="Times New Roman"/>
            <w:sz w:val="24"/>
            <w:szCs w:val="24"/>
          </w:rPr>
          <w:delText>-</w:delText>
        </w:r>
        <w:r w:rsidR="002D489E" w:rsidDel="0062193C">
          <w:rPr>
            <w:rFonts w:ascii="Times New Roman" w:hAnsi="Times New Roman" w:cs="Times New Roman"/>
            <w:sz w:val="24"/>
            <w:szCs w:val="24"/>
          </w:rPr>
          <w:delText>l</w:delText>
        </w:r>
        <w:r w:rsidR="00D303CF" w:rsidRPr="002D489E" w:rsidDel="0062193C">
          <w:rPr>
            <w:rFonts w:ascii="Times New Roman" w:hAnsi="Times New Roman" w:cs="Times New Roman"/>
            <w:sz w:val="24"/>
            <w:szCs w:val="24"/>
          </w:rPr>
          <w:delText xml:space="preserve">evel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 xml:space="preserve">overage for </w:delText>
        </w:r>
        <w:r w:rsidR="002D489E" w:rsidDel="0062193C">
          <w:rPr>
            <w:rFonts w:ascii="Times New Roman" w:hAnsi="Times New Roman" w:cs="Times New Roman"/>
            <w:sz w:val="24"/>
            <w:szCs w:val="24"/>
          </w:rPr>
          <w:delText>g</w:delText>
        </w:r>
        <w:r w:rsidR="00D303CF" w:rsidRPr="002D489E" w:rsidDel="0062193C">
          <w:rPr>
            <w:rFonts w:ascii="Times New Roman" w:hAnsi="Times New Roman" w:cs="Times New Roman"/>
            <w:sz w:val="24"/>
            <w:szCs w:val="24"/>
          </w:rPr>
          <w:delText xml:space="preserve">reen and </w:delText>
        </w:r>
        <w:r w:rsidR="002D489E" w:rsidDel="0062193C">
          <w:rPr>
            <w:rFonts w:ascii="Times New Roman" w:hAnsi="Times New Roman" w:cs="Times New Roman"/>
            <w:sz w:val="24"/>
            <w:szCs w:val="24"/>
          </w:rPr>
          <w:delText>b</w:delText>
        </w:r>
        <w:r w:rsidR="00D303CF" w:rsidRPr="002D489E" w:rsidDel="0062193C">
          <w:rPr>
            <w:rFonts w:ascii="Times New Roman" w:hAnsi="Times New Roman" w:cs="Times New Roman"/>
            <w:sz w:val="24"/>
            <w:szCs w:val="24"/>
          </w:rPr>
          <w:delText xml:space="preserve">lue </w:delText>
        </w:r>
        <w:r w:rsidR="002D489E" w:rsidDel="0062193C">
          <w:rPr>
            <w:rFonts w:ascii="Times New Roman" w:hAnsi="Times New Roman" w:cs="Times New Roman"/>
            <w:sz w:val="24"/>
            <w:szCs w:val="24"/>
          </w:rPr>
          <w:delText>w</w:delText>
        </w:r>
        <w:r w:rsidR="00D303CF" w:rsidRPr="002D489E" w:rsidDel="0062193C">
          <w:rPr>
            <w:rFonts w:ascii="Times New Roman" w:hAnsi="Times New Roman" w:cs="Times New Roman"/>
            <w:sz w:val="24"/>
            <w:szCs w:val="24"/>
          </w:rPr>
          <w:delText xml:space="preserve">ater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onsumptions</w:delText>
        </w:r>
        <w:r w:rsidR="002D489E" w:rsidRPr="002D489E" w:rsidDel="0062193C">
          <w:rPr>
            <w:rFonts w:ascii="Times New Roman" w:hAnsi="Times New Roman" w:cs="Times New Roman"/>
            <w:sz w:val="24"/>
            <w:szCs w:val="24"/>
          </w:rPr>
          <w:delText>.</w:delText>
        </w:r>
      </w:del>
    </w:p>
    <w:p w:rsidR="00D303CF" w:rsidRDefault="00E05098" w:rsidP="00C57AEE">
      <w:pPr>
        <w:spacing w:line="480" w:lineRule="auto"/>
        <w:ind w:firstLine="720"/>
        <w:rPr>
          <w:rFonts w:ascii="Times New Roman" w:hAnsi="Times New Roman" w:cs="Times New Roman"/>
          <w:sz w:val="24"/>
          <w:szCs w:val="24"/>
        </w:rPr>
      </w:pPr>
      <w:r>
        <w:rPr>
          <w:rFonts w:ascii="Times New Roman" w:hAnsi="Times New Roman" w:cs="Times New Roman"/>
          <w:sz w:val="24"/>
          <w:szCs w:val="24"/>
        </w:rPr>
        <w:t>Plots of blue and green water variance, by state, for both corn and soybeans are shown in Figure 6. Overall, the estimates for corn and soybean green water footprint</w:t>
      </w:r>
      <w:r w:rsidR="00146E68">
        <w:rPr>
          <w:rFonts w:ascii="Times New Roman" w:hAnsi="Times New Roman" w:cs="Times New Roman"/>
          <w:sz w:val="24"/>
          <w:szCs w:val="24"/>
        </w:rPr>
        <w:t>s</w:t>
      </w:r>
      <w:r>
        <w:rPr>
          <w:rFonts w:ascii="Times New Roman" w:hAnsi="Times New Roman" w:cs="Times New Roman"/>
          <w:sz w:val="24"/>
          <w:szCs w:val="24"/>
        </w:rPr>
        <w:t xml:space="preserve"> compare well with those in the literature</w:t>
      </w:r>
      <w:r w:rsidR="006021CC">
        <w:rPr>
          <w:rFonts w:ascii="Times New Roman" w:hAnsi="Times New Roman" w:cs="Times New Roman"/>
          <w:sz w:val="24"/>
          <w:szCs w:val="24"/>
        </w:rPr>
        <w:t>.</w:t>
      </w:r>
      <w:r w:rsidR="008828CA">
        <w:rPr>
          <w:rFonts w:ascii="Times New Roman" w:hAnsi="Times New Roman" w:cs="Times New Roman"/>
          <w:sz w:val="24"/>
          <w:szCs w:val="24"/>
        </w:rPr>
        <w:t xml:space="preserve"> </w:t>
      </w:r>
      <w:r w:rsidR="006021CC">
        <w:rPr>
          <w:rFonts w:ascii="Times New Roman" w:hAnsi="Times New Roman" w:cs="Times New Roman"/>
          <w:sz w:val="24"/>
          <w:szCs w:val="24"/>
        </w:rPr>
        <w:t xml:space="preserve">Literature water footprints </w:t>
      </w:r>
      <w:r>
        <w:rPr>
          <w:rFonts w:ascii="Times New Roman" w:hAnsi="Times New Roman" w:cs="Times New Roman"/>
          <w:sz w:val="24"/>
          <w:szCs w:val="24"/>
        </w:rPr>
        <w:t xml:space="preserve">generally range from </w:t>
      </w:r>
      <w:r w:rsidR="00A3439A">
        <w:rPr>
          <w:rFonts w:ascii="Times New Roman" w:hAnsi="Times New Roman" w:cs="Times New Roman"/>
          <w:sz w:val="24"/>
          <w:szCs w:val="24"/>
        </w:rPr>
        <w:t>100</w:t>
      </w:r>
      <w:r>
        <w:rPr>
          <w:rFonts w:ascii="Times New Roman" w:hAnsi="Times New Roman" w:cs="Times New Roman"/>
          <w:sz w:val="24"/>
          <w:szCs w:val="24"/>
        </w:rPr>
        <w:t xml:space="preserve"> to</w:t>
      </w:r>
      <w:r w:rsidR="00D93FB2">
        <w:rPr>
          <w:rFonts w:ascii="Times New Roman" w:hAnsi="Times New Roman" w:cs="Times New Roman"/>
          <w:sz w:val="24"/>
          <w:szCs w:val="24"/>
        </w:rPr>
        <w:t xml:space="preserve"> </w:t>
      </w:r>
      <w:r w:rsidR="00622CA2">
        <w:rPr>
          <w:rFonts w:ascii="Times New Roman" w:hAnsi="Times New Roman" w:cs="Times New Roman"/>
          <w:sz w:val="24"/>
          <w:szCs w:val="24"/>
        </w:rPr>
        <w:t>1</w:t>
      </w:r>
      <w:r w:rsidR="003F7FCE">
        <w:rPr>
          <w:rFonts w:ascii="Times New Roman" w:hAnsi="Times New Roman" w:cs="Times New Roman"/>
          <w:sz w:val="24"/>
          <w:szCs w:val="24"/>
        </w:rPr>
        <w:t>,</w:t>
      </w:r>
      <w:r w:rsidR="00622CA2">
        <w:rPr>
          <w:rFonts w:ascii="Times New Roman" w:hAnsi="Times New Roman" w:cs="Times New Roman"/>
          <w:sz w:val="24"/>
          <w:szCs w:val="24"/>
        </w:rPr>
        <w:t>200 m</w:t>
      </w:r>
      <w:r w:rsidR="00622CA2" w:rsidRPr="00622CA2">
        <w:rPr>
          <w:rFonts w:ascii="Times New Roman" w:hAnsi="Times New Roman" w:cs="Times New Roman"/>
          <w:sz w:val="24"/>
          <w:szCs w:val="24"/>
          <w:vertAlign w:val="superscript"/>
        </w:rPr>
        <w:t>3</w:t>
      </w:r>
      <w:r w:rsidR="008828CA">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Mg</w:t>
      </w:r>
      <w:r w:rsidRPr="00274FBD">
        <w:rPr>
          <w:rFonts w:ascii="Times New Roman" w:hAnsi="Times New Roman" w:cs="Times New Roman"/>
          <w:sz w:val="24"/>
          <w:szCs w:val="24"/>
          <w:vertAlign w:val="superscript"/>
        </w:rPr>
        <w:t>-1</w:t>
      </w:r>
      <w:r w:rsidR="00622CA2">
        <w:rPr>
          <w:rFonts w:ascii="Times New Roman" w:hAnsi="Times New Roman" w:cs="Times New Roman"/>
          <w:sz w:val="24"/>
          <w:szCs w:val="24"/>
        </w:rPr>
        <w:t xml:space="preserve"> </w:t>
      </w:r>
      <w:r>
        <w:rPr>
          <w:rFonts w:ascii="Times New Roman" w:hAnsi="Times New Roman" w:cs="Times New Roman"/>
          <w:sz w:val="24"/>
          <w:szCs w:val="24"/>
        </w:rPr>
        <w:t xml:space="preserve">of </w:t>
      </w:r>
      <w:r w:rsidR="006021CC">
        <w:rPr>
          <w:rFonts w:ascii="Times New Roman" w:hAnsi="Times New Roman" w:cs="Times New Roman"/>
          <w:sz w:val="24"/>
          <w:szCs w:val="24"/>
        </w:rPr>
        <w:t xml:space="preserve">corn </w:t>
      </w:r>
      <w:r w:rsidR="00622CA2">
        <w:rPr>
          <w:rFonts w:ascii="Times New Roman" w:hAnsi="Times New Roman" w:cs="Times New Roman"/>
          <w:sz w:val="24"/>
          <w:szCs w:val="24"/>
        </w:rPr>
        <w:t>feedstock</w:t>
      </w:r>
      <w:r w:rsidR="00BF0B12">
        <w:rPr>
          <w:rFonts w:ascii="Times New Roman" w:hAnsi="Times New Roman" w:cs="Times New Roman"/>
          <w:sz w:val="24"/>
          <w:szCs w:val="24"/>
        </w:rPr>
        <w:t xml:space="preserve"> for corn</w:t>
      </w:r>
      <w:r w:rsidR="00146E68">
        <w:rPr>
          <w:rFonts w:ascii="Times New Roman" w:hAnsi="Times New Roman" w:cs="Times New Roman"/>
          <w:sz w:val="24"/>
          <w:szCs w:val="24"/>
        </w:rPr>
        <w:t>-</w:t>
      </w:r>
      <w:r w:rsidR="00BF0B12">
        <w:rPr>
          <w:rFonts w:ascii="Times New Roman" w:hAnsi="Times New Roman" w:cs="Times New Roman"/>
          <w:sz w:val="24"/>
          <w:szCs w:val="24"/>
        </w:rPr>
        <w:t>producing states such as Iowa, Minnesota, Illinois, and Nebraska</w:t>
      </w:r>
      <w:r>
        <w:rPr>
          <w:rFonts w:ascii="Times New Roman" w:hAnsi="Times New Roman" w:cs="Times New Roman"/>
          <w:sz w:val="24"/>
          <w:szCs w:val="24"/>
        </w:rPr>
        <w:t>.</w:t>
      </w:r>
      <w:r w:rsidR="00391FE7" w:rsidRPr="006A2048">
        <w:rPr>
          <w:rFonts w:ascii="Times New Roman" w:hAnsi="Times New Roman" w:cs="Times New Roman"/>
          <w:sz w:val="24"/>
          <w:szCs w:val="24"/>
          <w:vertAlign w:val="superscript"/>
        </w:rPr>
        <w:fldChar w:fldCharType="begin">
          <w:fldData xml:space="preserve">PEVuZE5vdGU+PENpdGU+PEF1dGhvcj5NaXNocmE8L0F1dGhvcj48WWVhcj4oMjAxMSk8L1llYXI+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</w:fldData>
        </w:fldChar>
      </w:r>
      <w:r w:rsidR="00FB36AF">
        <w:rPr>
          <w:rFonts w:ascii="Times New Roman" w:hAnsi="Times New Roman" w:cs="Times New Roman"/>
          <w:sz w:val="24"/>
          <w:szCs w:val="24"/>
          <w:vertAlign w:val="superscript"/>
        </w:rPr>
        <w:instrText xml:space="preserve"> ADDIN EN.CITE </w:instrText>
      </w:r>
      <w:r w:rsidR="00391FE7">
        <w:rPr>
          <w:rFonts w:ascii="Times New Roman" w:hAnsi="Times New Roman" w:cs="Times New Roman"/>
          <w:sz w:val="24"/>
          <w:szCs w:val="24"/>
          <w:vertAlign w:val="superscript"/>
        </w:rPr>
        <w:fldChar w:fldCharType="begin">
          <w:fldData xml:space="preserve">PEVuZE5vdGU+PENpdGU+PEF1dGhvcj5NaXNocmE8L0F1dGhvcj48WWVhcj4oMjAxMSk8L1llYXI+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</w:fldData>
        </w:fldChar>
      </w:r>
      <w:r w:rsidR="00FB36AF">
        <w:rPr>
          <w:rFonts w:ascii="Times New Roman" w:hAnsi="Times New Roman" w:cs="Times New Roman"/>
          <w:sz w:val="24"/>
          <w:szCs w:val="24"/>
          <w:vertAlign w:val="superscript"/>
        </w:rPr>
        <w:instrText xml:space="preserve"> ADDIN EN.CITE.DATA </w:instrText>
      </w:r>
      <w:r w:rsidR="00391FE7">
        <w:rPr>
          <w:rFonts w:ascii="Times New Roman" w:hAnsi="Times New Roman" w:cs="Times New Roman"/>
          <w:sz w:val="24"/>
          <w:szCs w:val="24"/>
          <w:vertAlign w:val="superscript"/>
        </w:rPr>
      </w:r>
      <w:r w:rsidR="00391FE7">
        <w:rPr>
          <w:rFonts w:ascii="Times New Roman" w:hAnsi="Times New Roman" w:cs="Times New Roman"/>
          <w:sz w:val="24"/>
          <w:szCs w:val="24"/>
          <w:vertAlign w:val="superscript"/>
        </w:rPr>
        <w:fldChar w:fldCharType="end"/>
      </w:r>
      <w:r w:rsidR="00391FE7" w:rsidRPr="006A2048">
        <w:rPr>
          <w:rFonts w:ascii="Times New Roman" w:hAnsi="Times New Roman" w:cs="Times New Roman"/>
          <w:sz w:val="24"/>
          <w:szCs w:val="24"/>
          <w:vertAlign w:val="superscript"/>
        </w:rPr>
      </w:r>
      <w:r w:rsidR="00391FE7" w:rsidRPr="006A204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 xml:space="preserve">, </w:t>
      </w:r>
      <w:hyperlink w:anchor="_ENREF_41" w:tooltip="Mishra, (2011) #62" w:history="1">
        <w:r w:rsidR="006D2C77">
          <w:rPr>
            <w:rFonts w:ascii="Times New Roman" w:hAnsi="Times New Roman" w:cs="Times New Roman"/>
            <w:noProof/>
            <w:sz w:val="24"/>
            <w:szCs w:val="24"/>
            <w:vertAlign w:val="superscript"/>
          </w:rPr>
          <w:t>41</w:t>
        </w:r>
      </w:hyperlink>
      <w:r w:rsidR="00FB36AF">
        <w:rPr>
          <w:rFonts w:ascii="Times New Roman" w:hAnsi="Times New Roman" w:cs="Times New Roman"/>
          <w:noProof/>
          <w:sz w:val="24"/>
          <w:szCs w:val="24"/>
          <w:vertAlign w:val="superscript"/>
        </w:rPr>
        <w:t xml:space="preserve">, </w:t>
      </w:r>
      <w:hyperlink w:anchor="_ENREF_54" w:tooltip="Mubako, (2008) #72" w:history="1">
        <w:r w:rsidR="006D2C77">
          <w:rPr>
            <w:rFonts w:ascii="Times New Roman" w:hAnsi="Times New Roman" w:cs="Times New Roman"/>
            <w:noProof/>
            <w:sz w:val="24"/>
            <w:szCs w:val="24"/>
            <w:vertAlign w:val="superscript"/>
          </w:rPr>
          <w:t>54</w:t>
        </w:r>
      </w:hyperlink>
      <w:r w:rsidR="00FB36AF">
        <w:rPr>
          <w:rFonts w:ascii="Times New Roman" w:hAnsi="Times New Roman" w:cs="Times New Roman"/>
          <w:noProof/>
          <w:sz w:val="24"/>
          <w:szCs w:val="24"/>
          <w:vertAlign w:val="superscript"/>
        </w:rPr>
        <w:t>)</w:t>
      </w:r>
      <w:r w:rsidR="00391FE7" w:rsidRPr="006A2048">
        <w:rPr>
          <w:rFonts w:ascii="Times New Roman" w:hAnsi="Times New Roman" w:cs="Times New Roman"/>
          <w:sz w:val="24"/>
          <w:szCs w:val="24"/>
          <w:vertAlign w:val="superscript"/>
        </w:rPr>
        <w:fldChar w:fldCharType="end"/>
      </w:r>
      <w:r w:rsidR="00622CA2">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 xml:space="preserve">While </w:t>
      </w:r>
      <w:r w:rsidR="00D93FB2">
        <w:rPr>
          <w:rFonts w:ascii="Times New Roman" w:hAnsi="Times New Roman" w:cs="Times New Roman"/>
          <w:sz w:val="24"/>
          <w:szCs w:val="24"/>
        </w:rPr>
        <w:t xml:space="preserve">soybeans </w:t>
      </w:r>
      <w:r w:rsidR="00146E68">
        <w:rPr>
          <w:rFonts w:ascii="Times New Roman" w:hAnsi="Times New Roman" w:cs="Times New Roman"/>
          <w:sz w:val="24"/>
          <w:szCs w:val="24"/>
        </w:rPr>
        <w:t xml:space="preserve">are </w:t>
      </w:r>
      <w:r w:rsidR="00B424B4">
        <w:rPr>
          <w:rFonts w:ascii="Times New Roman" w:hAnsi="Times New Roman" w:cs="Times New Roman"/>
          <w:sz w:val="24"/>
          <w:szCs w:val="24"/>
        </w:rPr>
        <w:t xml:space="preserve">not as thoroughly </w:t>
      </w:r>
      <w:r w:rsidR="00622CA2">
        <w:rPr>
          <w:rFonts w:ascii="Times New Roman" w:hAnsi="Times New Roman" w:cs="Times New Roman"/>
          <w:sz w:val="24"/>
          <w:szCs w:val="24"/>
        </w:rPr>
        <w:t>studied, Chiu et al.</w:t>
      </w:r>
      <w:r w:rsidR="00391FE7" w:rsidRPr="00622CA2">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&lt;EndNote&gt;&lt;Cite&gt;&lt;Author&gt;Chiu&lt;/Author&gt;&lt;Year&gt;(2012)&lt;/Year&gt;&lt;RecNum&gt;64&lt;/RecNum&gt;&lt;DisplayText&gt;(39)&lt;/DisplayText&gt;&lt;record&gt;&lt;rec-number&gt;64&lt;/rec-number&gt;&lt;foreign-keys&gt;&lt;key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391FE7" w:rsidRPr="00622CA2">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w:t>
      </w:r>
      <w:r w:rsidR="00391FE7" w:rsidRPr="00622CA2">
        <w:rPr>
          <w:rFonts w:ascii="Times New Roman" w:hAnsi="Times New Roman" w:cs="Times New Roman"/>
          <w:sz w:val="24"/>
          <w:szCs w:val="24"/>
          <w:vertAlign w:val="superscript"/>
        </w:rPr>
        <w:fldChar w:fldCharType="end"/>
      </w:r>
      <w:r w:rsidR="00622CA2">
        <w:rPr>
          <w:rFonts w:ascii="Times New Roman" w:hAnsi="Times New Roman" w:cs="Times New Roman"/>
          <w:sz w:val="24"/>
          <w:szCs w:val="24"/>
        </w:rPr>
        <w:t xml:space="preserve"> estimate</w:t>
      </w:r>
      <w:r w:rsidR="00146E68">
        <w:rPr>
          <w:rFonts w:ascii="Times New Roman" w:hAnsi="Times New Roman" w:cs="Times New Roman"/>
          <w:sz w:val="24"/>
          <w:szCs w:val="24"/>
        </w:rPr>
        <w:t>s</w:t>
      </w:r>
      <w:r w:rsidR="00622CA2">
        <w:rPr>
          <w:rFonts w:ascii="Times New Roman" w:hAnsi="Times New Roman" w:cs="Times New Roman"/>
          <w:sz w:val="24"/>
          <w:szCs w:val="24"/>
        </w:rPr>
        <w:t xml:space="preserve"> green water footprints </w:t>
      </w:r>
      <w:r w:rsidR="00622CA2">
        <w:rPr>
          <w:rFonts w:ascii="Times New Roman" w:hAnsi="Times New Roman" w:cs="Times New Roman"/>
          <w:sz w:val="24"/>
          <w:szCs w:val="24"/>
        </w:rPr>
        <w:lastRenderedPageBreak/>
        <w:t>ranges from around 1,000-4,000 m</w:t>
      </w:r>
      <w:r w:rsidR="00622CA2" w:rsidRPr="00622CA2">
        <w:rPr>
          <w:rFonts w:ascii="Times New Roman" w:hAnsi="Times New Roman" w:cs="Times New Roman"/>
          <w:sz w:val="24"/>
          <w:szCs w:val="24"/>
          <w:vertAlign w:val="superscript"/>
        </w:rPr>
        <w:t>3</w:t>
      </w:r>
      <w:r w:rsidR="008828CA">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Mg</w:t>
      </w:r>
      <w:r w:rsidR="008828CA" w:rsidRPr="00274FBD">
        <w:rPr>
          <w:rFonts w:ascii="Times New Roman" w:hAnsi="Times New Roman" w:cs="Times New Roman"/>
          <w:sz w:val="24"/>
          <w:szCs w:val="24"/>
          <w:vertAlign w:val="superscript"/>
        </w:rPr>
        <w:t>-1</w:t>
      </w:r>
      <w:r w:rsidR="00622CA2">
        <w:rPr>
          <w:rFonts w:ascii="Times New Roman" w:hAnsi="Times New Roman" w:cs="Times New Roman"/>
          <w:sz w:val="24"/>
          <w:szCs w:val="24"/>
        </w:rPr>
        <w:t xml:space="preserve"> </w:t>
      </w:r>
      <w:r w:rsidR="006021CC">
        <w:rPr>
          <w:rFonts w:ascii="Times New Roman" w:hAnsi="Times New Roman" w:cs="Times New Roman"/>
          <w:sz w:val="24"/>
          <w:szCs w:val="24"/>
        </w:rPr>
        <w:t xml:space="preserve">soybean </w:t>
      </w:r>
      <w:r w:rsidR="00622CA2">
        <w:rPr>
          <w:rFonts w:ascii="Times New Roman" w:hAnsi="Times New Roman" w:cs="Times New Roman"/>
          <w:sz w:val="24"/>
          <w:szCs w:val="24"/>
        </w:rPr>
        <w:t xml:space="preserve">feedstock </w:t>
      </w:r>
      <w:r w:rsidR="00071FEB">
        <w:rPr>
          <w:rFonts w:ascii="Times New Roman" w:hAnsi="Times New Roman" w:cs="Times New Roman"/>
          <w:sz w:val="24"/>
          <w:szCs w:val="24"/>
        </w:rPr>
        <w:t>by county</w:t>
      </w:r>
      <w:r w:rsidR="00BF0B12">
        <w:rPr>
          <w:rFonts w:ascii="Times New Roman" w:hAnsi="Times New Roman" w:cs="Times New Roman"/>
          <w:sz w:val="24"/>
          <w:szCs w:val="24"/>
        </w:rPr>
        <w:t xml:space="preserve"> for soybean</w:t>
      </w:r>
      <w:r w:rsidR="00146E68">
        <w:rPr>
          <w:rFonts w:ascii="Times New Roman" w:hAnsi="Times New Roman" w:cs="Times New Roman"/>
          <w:sz w:val="24"/>
          <w:szCs w:val="24"/>
        </w:rPr>
        <w:t>-</w:t>
      </w:r>
      <w:r w:rsidR="00BF0B12">
        <w:rPr>
          <w:rFonts w:ascii="Times New Roman" w:hAnsi="Times New Roman" w:cs="Times New Roman"/>
          <w:sz w:val="24"/>
          <w:szCs w:val="24"/>
        </w:rPr>
        <w:t>producing states such as Iowa, Minnesota, Illinois, and Nebraska</w:t>
      </w:r>
      <w:r w:rsidR="00622CA2">
        <w:rPr>
          <w:rFonts w:ascii="Times New Roman" w:hAnsi="Times New Roman" w:cs="Times New Roman"/>
          <w:sz w:val="24"/>
          <w:szCs w:val="24"/>
        </w:rPr>
        <w:t>.</w:t>
      </w:r>
      <w:r w:rsidR="006A2048" w:rsidRPr="006A2048">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 xml:space="preserve"> </w:t>
      </w:r>
      <w:r w:rsidR="001D3E98">
        <w:rPr>
          <w:rFonts w:ascii="Times New Roman" w:hAnsi="Times New Roman" w:cs="Times New Roman"/>
          <w:sz w:val="24"/>
          <w:szCs w:val="24"/>
        </w:rPr>
        <w:t xml:space="preserve">The </w:t>
      </w:r>
      <w:r w:rsidR="00146E68">
        <w:rPr>
          <w:rFonts w:ascii="Times New Roman" w:hAnsi="Times New Roman" w:cs="Times New Roman"/>
          <w:sz w:val="24"/>
          <w:szCs w:val="24"/>
        </w:rPr>
        <w:t>BioSpatial H</w:t>
      </w:r>
      <w:r w:rsidR="00146E68" w:rsidRPr="00612EA9">
        <w:rPr>
          <w:rFonts w:ascii="Times New Roman" w:hAnsi="Times New Roman" w:cs="Times New Roman"/>
          <w:sz w:val="24"/>
          <w:szCs w:val="24"/>
          <w:vertAlign w:val="subscript"/>
        </w:rPr>
        <w:t>2</w:t>
      </w:r>
      <w:r w:rsidR="00146E68">
        <w:rPr>
          <w:rFonts w:ascii="Times New Roman" w:hAnsi="Times New Roman" w:cs="Times New Roman"/>
          <w:sz w:val="24"/>
          <w:szCs w:val="24"/>
        </w:rPr>
        <w:t xml:space="preserve">O </w:t>
      </w:r>
      <w:r w:rsidR="00AB61BB">
        <w:rPr>
          <w:rFonts w:ascii="Times New Roman" w:hAnsi="Times New Roman" w:cs="Times New Roman"/>
          <w:sz w:val="24"/>
          <w:szCs w:val="24"/>
        </w:rPr>
        <w:t>green</w:t>
      </w:r>
      <w:r w:rsidR="00D93FB2">
        <w:rPr>
          <w:rFonts w:ascii="Times New Roman" w:hAnsi="Times New Roman" w:cs="Times New Roman"/>
          <w:sz w:val="24"/>
          <w:szCs w:val="24"/>
        </w:rPr>
        <w:t xml:space="preserve"> water footprint </w:t>
      </w:r>
      <w:r w:rsidR="007E7291">
        <w:rPr>
          <w:rFonts w:ascii="Times New Roman" w:hAnsi="Times New Roman" w:cs="Times New Roman"/>
          <w:sz w:val="24"/>
          <w:szCs w:val="24"/>
        </w:rPr>
        <w:t>medians</w:t>
      </w:r>
      <w:r w:rsidR="00BF0B12">
        <w:rPr>
          <w:rFonts w:ascii="Times New Roman" w:hAnsi="Times New Roman" w:cs="Times New Roman"/>
          <w:sz w:val="24"/>
          <w:szCs w:val="24"/>
        </w:rPr>
        <w:t xml:space="preserve"> for typical agricultural</w:t>
      </w:r>
      <w:r w:rsidR="007E7291">
        <w:rPr>
          <w:rFonts w:ascii="Times New Roman" w:hAnsi="Times New Roman" w:cs="Times New Roman"/>
          <w:sz w:val="24"/>
          <w:szCs w:val="24"/>
        </w:rPr>
        <w:t xml:space="preserve"> states </w:t>
      </w:r>
      <w:r w:rsidR="00D93FB2">
        <w:rPr>
          <w:rFonts w:ascii="Times New Roman" w:hAnsi="Times New Roman" w:cs="Times New Roman"/>
          <w:sz w:val="24"/>
          <w:szCs w:val="24"/>
        </w:rPr>
        <w:t>range</w:t>
      </w:r>
      <w:r w:rsidR="007E7291">
        <w:rPr>
          <w:rFonts w:ascii="Times New Roman" w:hAnsi="Times New Roman" w:cs="Times New Roman"/>
          <w:sz w:val="24"/>
          <w:szCs w:val="24"/>
        </w:rPr>
        <w:t xml:space="preserve"> </w:t>
      </w:r>
      <w:r w:rsidR="00D93FB2">
        <w:rPr>
          <w:rFonts w:ascii="Times New Roman" w:hAnsi="Times New Roman" w:cs="Times New Roman"/>
          <w:sz w:val="24"/>
          <w:szCs w:val="24"/>
        </w:rPr>
        <w:t xml:space="preserve">from </w:t>
      </w:r>
      <w:r w:rsidR="007E7291">
        <w:rPr>
          <w:rFonts w:ascii="Times New Roman" w:hAnsi="Times New Roman" w:cs="Times New Roman"/>
          <w:sz w:val="24"/>
          <w:szCs w:val="24"/>
        </w:rPr>
        <w:t>4</w:t>
      </w:r>
      <w:r w:rsidR="00D93FB2">
        <w:rPr>
          <w:rFonts w:ascii="Times New Roman" w:hAnsi="Times New Roman" w:cs="Times New Roman"/>
          <w:sz w:val="24"/>
          <w:szCs w:val="24"/>
        </w:rPr>
        <w:t>00-</w:t>
      </w:r>
      <w:r w:rsidR="00BF0B12">
        <w:rPr>
          <w:rFonts w:ascii="Times New Roman" w:hAnsi="Times New Roman" w:cs="Times New Roman"/>
          <w:sz w:val="24"/>
          <w:szCs w:val="24"/>
        </w:rPr>
        <w:t>2</w:t>
      </w:r>
      <w:r w:rsidR="00D93FB2">
        <w:rPr>
          <w:rFonts w:ascii="Times New Roman" w:hAnsi="Times New Roman" w:cs="Times New Roman"/>
          <w:sz w:val="24"/>
          <w:szCs w:val="24"/>
        </w:rPr>
        <w:t>,</w:t>
      </w:r>
      <w:r w:rsidR="00BF0B12">
        <w:rPr>
          <w:rFonts w:ascii="Times New Roman" w:hAnsi="Times New Roman" w:cs="Times New Roman"/>
          <w:sz w:val="24"/>
          <w:szCs w:val="24"/>
        </w:rPr>
        <w:t>0</w:t>
      </w:r>
      <w:r w:rsidR="00D93FB2">
        <w:rPr>
          <w:rFonts w:ascii="Times New Roman" w:hAnsi="Times New Roman" w:cs="Times New Roman"/>
          <w:sz w:val="24"/>
          <w:szCs w:val="24"/>
        </w:rPr>
        <w:t>00 m</w:t>
      </w:r>
      <w:r w:rsidR="00D93FB2" w:rsidRPr="003F7FCE">
        <w:rPr>
          <w:rFonts w:ascii="Times New Roman" w:hAnsi="Times New Roman" w:cs="Times New Roman"/>
          <w:sz w:val="24"/>
          <w:szCs w:val="24"/>
          <w:vertAlign w:val="superscript"/>
        </w:rPr>
        <w:t>3</w:t>
      </w:r>
      <w:r w:rsidR="00D93FB2">
        <w:rPr>
          <w:rFonts w:ascii="Times New Roman" w:hAnsi="Times New Roman" w:cs="Times New Roman"/>
          <w:sz w:val="24"/>
          <w:szCs w:val="24"/>
        </w:rPr>
        <w:t xml:space="preserve"> Mg</w:t>
      </w:r>
      <w:r w:rsidR="00D93FB2" w:rsidRPr="00274FBD">
        <w:rPr>
          <w:rFonts w:ascii="Times New Roman" w:hAnsi="Times New Roman" w:cs="Times New Roman"/>
          <w:sz w:val="24"/>
          <w:szCs w:val="24"/>
          <w:vertAlign w:val="superscript"/>
        </w:rPr>
        <w:t>-1</w:t>
      </w:r>
      <w:r w:rsidR="00D93FB2">
        <w:rPr>
          <w:rFonts w:ascii="Times New Roman" w:hAnsi="Times New Roman" w:cs="Times New Roman"/>
          <w:sz w:val="24"/>
          <w:szCs w:val="24"/>
        </w:rPr>
        <w:t xml:space="preserve"> for corn grain and 1,</w:t>
      </w:r>
      <w:r w:rsidR="007E7291">
        <w:rPr>
          <w:rFonts w:ascii="Times New Roman" w:hAnsi="Times New Roman" w:cs="Times New Roman"/>
          <w:sz w:val="24"/>
          <w:szCs w:val="24"/>
        </w:rPr>
        <w:t>7</w:t>
      </w:r>
      <w:r w:rsidR="00D93FB2">
        <w:rPr>
          <w:rFonts w:ascii="Times New Roman" w:hAnsi="Times New Roman" w:cs="Times New Roman"/>
          <w:sz w:val="24"/>
          <w:szCs w:val="24"/>
        </w:rPr>
        <w:t>00-</w:t>
      </w:r>
      <w:r w:rsidR="00BF0B12">
        <w:rPr>
          <w:rFonts w:ascii="Times New Roman" w:hAnsi="Times New Roman" w:cs="Times New Roman"/>
          <w:sz w:val="24"/>
          <w:szCs w:val="24"/>
        </w:rPr>
        <w:t>3</w:t>
      </w:r>
      <w:r w:rsidR="00D93FB2">
        <w:rPr>
          <w:rFonts w:ascii="Times New Roman" w:hAnsi="Times New Roman" w:cs="Times New Roman"/>
          <w:sz w:val="24"/>
          <w:szCs w:val="24"/>
        </w:rPr>
        <w:t>,</w:t>
      </w:r>
      <w:r w:rsidR="007E7291">
        <w:rPr>
          <w:rFonts w:ascii="Times New Roman" w:hAnsi="Times New Roman" w:cs="Times New Roman"/>
          <w:sz w:val="24"/>
          <w:szCs w:val="24"/>
        </w:rPr>
        <w:t>3</w:t>
      </w:r>
      <w:r w:rsidR="00D93FB2">
        <w:rPr>
          <w:rFonts w:ascii="Times New Roman" w:hAnsi="Times New Roman" w:cs="Times New Roman"/>
          <w:sz w:val="24"/>
          <w:szCs w:val="24"/>
        </w:rPr>
        <w:t>00 m</w:t>
      </w:r>
      <w:r w:rsidR="00D93FB2" w:rsidRPr="003F7FCE">
        <w:rPr>
          <w:rFonts w:ascii="Times New Roman" w:hAnsi="Times New Roman" w:cs="Times New Roman"/>
          <w:sz w:val="24"/>
          <w:szCs w:val="24"/>
          <w:vertAlign w:val="superscript"/>
        </w:rPr>
        <w:t>3</w:t>
      </w:r>
      <w:r w:rsidR="00D93FB2">
        <w:rPr>
          <w:rFonts w:ascii="Times New Roman" w:hAnsi="Times New Roman" w:cs="Times New Roman"/>
          <w:sz w:val="24"/>
          <w:szCs w:val="24"/>
        </w:rPr>
        <w:t xml:space="preserve"> Mg</w:t>
      </w:r>
      <w:r w:rsidR="00D93FB2" w:rsidRPr="00FD6AB1">
        <w:rPr>
          <w:rFonts w:ascii="Times New Roman" w:hAnsi="Times New Roman" w:cs="Times New Roman"/>
          <w:sz w:val="24"/>
          <w:szCs w:val="24"/>
          <w:vertAlign w:val="superscript"/>
        </w:rPr>
        <w:t>-1</w:t>
      </w:r>
      <w:r w:rsidR="00D93FB2">
        <w:rPr>
          <w:rFonts w:ascii="Times New Roman" w:hAnsi="Times New Roman" w:cs="Times New Roman"/>
          <w:sz w:val="24"/>
          <w:szCs w:val="24"/>
        </w:rPr>
        <w:t xml:space="preserve"> for soybeans. </w:t>
      </w:r>
      <w:r>
        <w:rPr>
          <w:rFonts w:ascii="Times New Roman" w:hAnsi="Times New Roman" w:cs="Times New Roman"/>
          <w:sz w:val="24"/>
          <w:szCs w:val="24"/>
        </w:rPr>
        <w:t xml:space="preserve">Estimates that are on the extreme ends of the ranges are likely a result of localized </w:t>
      </w:r>
      <w:r w:rsidR="00622CA2">
        <w:rPr>
          <w:rFonts w:ascii="Times New Roman" w:hAnsi="Times New Roman" w:cs="Times New Roman"/>
          <w:sz w:val="24"/>
          <w:szCs w:val="24"/>
        </w:rPr>
        <w:t>variability that would not be captured in the state and county averages of other analyses.</w:t>
      </w:r>
      <w:r w:rsidR="008C6C67">
        <w:rPr>
          <w:rFonts w:ascii="Times New Roman" w:hAnsi="Times New Roman" w:cs="Times New Roman"/>
          <w:sz w:val="24"/>
          <w:szCs w:val="24"/>
        </w:rPr>
        <w:t xml:space="preserve"> State</w:t>
      </w:r>
      <w:r w:rsidR="00146E68">
        <w:rPr>
          <w:rFonts w:ascii="Times New Roman" w:hAnsi="Times New Roman" w:cs="Times New Roman"/>
          <w:sz w:val="24"/>
          <w:szCs w:val="24"/>
        </w:rPr>
        <w:t>-</w:t>
      </w:r>
      <w:r w:rsidR="008C6C67">
        <w:rPr>
          <w:rFonts w:ascii="Times New Roman" w:hAnsi="Times New Roman" w:cs="Times New Roman"/>
          <w:sz w:val="24"/>
          <w:szCs w:val="24"/>
        </w:rPr>
        <w:t xml:space="preserve">level results from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8C6C67">
        <w:rPr>
          <w:rFonts w:ascii="Times New Roman" w:hAnsi="Times New Roman" w:cs="Times New Roman"/>
          <w:sz w:val="24"/>
          <w:szCs w:val="24"/>
        </w:rPr>
        <w:t>compare well with other published analyses.</w:t>
      </w:r>
      <w:r w:rsidR="009F291D" w:rsidRPr="009F291D">
        <w:rPr>
          <w:rFonts w:ascii="Times New Roman" w:hAnsi="Times New Roman" w:cs="Times New Roman"/>
          <w:sz w:val="24"/>
          <w:szCs w:val="24"/>
          <w:vertAlign w:val="superscript"/>
        </w:rPr>
        <w:t xml:space="preserve"> </w:t>
      </w:r>
      <w:r w:rsidR="00391FE7" w:rsidRPr="00C57AEE">
        <w:rPr>
          <w:rFonts w:ascii="Times New Roman" w:hAnsi="Times New Roman" w:cs="Times New Roman"/>
          <w:sz w:val="24"/>
          <w:szCs w:val="24"/>
          <w:vertAlign w:val="superscript"/>
        </w:rPr>
        <w:fldChar w:fldCharType="begin">
          <w:fldData xml:space="preserve">PEVuZE5vdGU+PENpdGU+PEF1dGhvcj5NdWJha288L0F1dGhvcj48WWVhcj4oMjAwOCk8L1llYXI+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ZXM+OTE1NS05MTYyPC9wYWdlcz48dm9sdW1lPjxzdHlsZSBmYWNlPSJib2xkIiBmb250PSJkZWZh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</w:fldData>
        </w:fldChar>
      </w:r>
      <w:r w:rsidR="00FB36AF">
        <w:rPr>
          <w:rFonts w:ascii="Times New Roman" w:hAnsi="Times New Roman" w:cs="Times New Roman"/>
          <w:sz w:val="24"/>
          <w:szCs w:val="24"/>
          <w:vertAlign w:val="superscript"/>
        </w:rPr>
        <w:instrText xml:space="preserve"> ADDIN EN.CITE </w:instrText>
      </w:r>
      <w:r w:rsidR="00391FE7">
        <w:rPr>
          <w:rFonts w:ascii="Times New Roman" w:hAnsi="Times New Roman" w:cs="Times New Roman"/>
          <w:sz w:val="24"/>
          <w:szCs w:val="24"/>
          <w:vertAlign w:val="superscript"/>
        </w:rPr>
        <w:fldChar w:fldCharType="begin">
          <w:fldData xml:space="preserve">PEVuZE5vdGU+PENpdGU+PEF1dGhvcj5NdWJha288L0F1dGhvcj48WWVhcj4oMjAwOCk8L1llYXI+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ZXM+OTE1NS05MTYyPC9wYWdlcz48dm9sdW1lPjxzdHlsZSBmYWNlPSJib2xkIiBmb250PSJkZWZh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</w:fldData>
        </w:fldChar>
      </w:r>
      <w:r w:rsidR="00FB36AF">
        <w:rPr>
          <w:rFonts w:ascii="Times New Roman" w:hAnsi="Times New Roman" w:cs="Times New Roman"/>
          <w:sz w:val="24"/>
          <w:szCs w:val="24"/>
          <w:vertAlign w:val="superscript"/>
        </w:rPr>
        <w:instrText xml:space="preserve"> ADDIN EN.CITE.DATA </w:instrText>
      </w:r>
      <w:r w:rsidR="00391FE7">
        <w:rPr>
          <w:rFonts w:ascii="Times New Roman" w:hAnsi="Times New Roman" w:cs="Times New Roman"/>
          <w:sz w:val="24"/>
          <w:szCs w:val="24"/>
          <w:vertAlign w:val="superscript"/>
        </w:rPr>
      </w:r>
      <w:r w:rsidR="00391FE7">
        <w:rPr>
          <w:rFonts w:ascii="Times New Roman" w:hAnsi="Times New Roman" w:cs="Times New Roman"/>
          <w:sz w:val="24"/>
          <w:szCs w:val="24"/>
          <w:vertAlign w:val="superscript"/>
        </w:rPr>
        <w:fldChar w:fldCharType="end"/>
      </w:r>
      <w:r w:rsidR="00391FE7" w:rsidRPr="00C57AEE">
        <w:rPr>
          <w:rFonts w:ascii="Times New Roman" w:hAnsi="Times New Roman" w:cs="Times New Roman"/>
          <w:sz w:val="24"/>
          <w:szCs w:val="24"/>
          <w:vertAlign w:val="superscript"/>
        </w:rPr>
      </w:r>
      <w:r w:rsidR="00391FE7" w:rsidRPr="00C57AEE">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 xml:space="preserve">, </w:t>
      </w:r>
      <w:hyperlink w:anchor="_ENREF_41" w:tooltip="Mishra, (2011) #62" w:history="1">
        <w:r w:rsidR="006D2C77">
          <w:rPr>
            <w:rFonts w:ascii="Times New Roman" w:hAnsi="Times New Roman" w:cs="Times New Roman"/>
            <w:noProof/>
            <w:sz w:val="24"/>
            <w:szCs w:val="24"/>
            <w:vertAlign w:val="superscript"/>
          </w:rPr>
          <w:t>41</w:t>
        </w:r>
      </w:hyperlink>
      <w:r w:rsidR="00FB36AF">
        <w:rPr>
          <w:rFonts w:ascii="Times New Roman" w:hAnsi="Times New Roman" w:cs="Times New Roman"/>
          <w:noProof/>
          <w:sz w:val="24"/>
          <w:szCs w:val="24"/>
          <w:vertAlign w:val="superscript"/>
        </w:rPr>
        <w:t xml:space="preserve">, </w:t>
      </w:r>
      <w:hyperlink w:anchor="_ENREF_54" w:tooltip="Mubako, (2008) #72" w:history="1">
        <w:r w:rsidR="006D2C77">
          <w:rPr>
            <w:rFonts w:ascii="Times New Roman" w:hAnsi="Times New Roman" w:cs="Times New Roman"/>
            <w:noProof/>
            <w:sz w:val="24"/>
            <w:szCs w:val="24"/>
            <w:vertAlign w:val="superscript"/>
          </w:rPr>
          <w:t>54</w:t>
        </w:r>
      </w:hyperlink>
      <w:r w:rsidR="00FB36AF">
        <w:rPr>
          <w:rFonts w:ascii="Times New Roman" w:hAnsi="Times New Roman" w:cs="Times New Roman"/>
          <w:noProof/>
          <w:sz w:val="24"/>
          <w:szCs w:val="24"/>
          <w:vertAlign w:val="superscript"/>
        </w:rPr>
        <w:t>)</w:t>
      </w:r>
      <w:r w:rsidR="00391FE7" w:rsidRPr="00C57AEE">
        <w:rPr>
          <w:rFonts w:ascii="Times New Roman" w:hAnsi="Times New Roman" w:cs="Times New Roman"/>
          <w:sz w:val="24"/>
          <w:szCs w:val="24"/>
          <w:vertAlign w:val="superscript"/>
        </w:rPr>
        <w:fldChar w:fldCharType="end"/>
      </w:r>
      <w:r w:rsidR="008C6C67">
        <w:rPr>
          <w:rFonts w:ascii="Times New Roman" w:hAnsi="Times New Roman" w:cs="Times New Roman"/>
          <w:sz w:val="24"/>
          <w:szCs w:val="24"/>
        </w:rPr>
        <w:t xml:space="preserve"> As expected, results from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8C6C67">
        <w:rPr>
          <w:rFonts w:ascii="Times New Roman" w:hAnsi="Times New Roman" w:cs="Times New Roman"/>
          <w:sz w:val="24"/>
          <w:szCs w:val="24"/>
        </w:rPr>
        <w:t>show that s</w:t>
      </w:r>
      <w:r w:rsidR="00622CA2">
        <w:rPr>
          <w:rFonts w:ascii="Times New Roman" w:hAnsi="Times New Roman" w:cs="Times New Roman"/>
          <w:sz w:val="24"/>
          <w:szCs w:val="24"/>
        </w:rPr>
        <w:t xml:space="preserve">tates </w:t>
      </w:r>
      <w:r w:rsidR="008C6C67">
        <w:rPr>
          <w:rFonts w:ascii="Times New Roman" w:hAnsi="Times New Roman" w:cs="Times New Roman"/>
          <w:sz w:val="24"/>
          <w:szCs w:val="24"/>
        </w:rPr>
        <w:t>such as I</w:t>
      </w:r>
      <w:r w:rsidR="00622CA2">
        <w:rPr>
          <w:rFonts w:ascii="Times New Roman" w:hAnsi="Times New Roman" w:cs="Times New Roman"/>
          <w:sz w:val="24"/>
          <w:szCs w:val="24"/>
        </w:rPr>
        <w:t xml:space="preserve">owa, Minnesota, Wisconsin, and </w:t>
      </w:r>
      <w:r w:rsidR="00C57AEE">
        <w:rPr>
          <w:rFonts w:ascii="Times New Roman" w:hAnsi="Times New Roman" w:cs="Times New Roman"/>
          <w:sz w:val="24"/>
          <w:szCs w:val="24"/>
        </w:rPr>
        <w:t>Illinois</w:t>
      </w:r>
      <w:r w:rsidR="00622CA2">
        <w:rPr>
          <w:rFonts w:ascii="Times New Roman" w:hAnsi="Times New Roman" w:cs="Times New Roman"/>
          <w:sz w:val="24"/>
          <w:szCs w:val="24"/>
        </w:rPr>
        <w:t xml:space="preserve"> have higher green water footprints than drier states like Nebraska, Colorado, and Kansas. </w:t>
      </w:r>
      <w:r w:rsidR="008C6C67">
        <w:rPr>
          <w:rFonts w:ascii="Times New Roman" w:hAnsi="Times New Roman" w:cs="Times New Roman"/>
          <w:sz w:val="24"/>
          <w:szCs w:val="24"/>
        </w:rPr>
        <w:t xml:space="preserve"> </w:t>
      </w:r>
    </w:p>
    <w:p w:rsidR="005A7362" w:rsidRDefault="00C273C5" w:rsidP="003F7FCE">
      <w:pPr>
        <w:spacing w:line="480" w:lineRule="auto"/>
        <w:ind w:firstLine="720"/>
        <w:rPr>
          <w:rFonts w:ascii="Times New Roman" w:hAnsi="Times New Roman" w:cs="Times New Roman"/>
          <w:sz w:val="24"/>
          <w:szCs w:val="24"/>
        </w:rPr>
      </w:pPr>
      <w:commentRangeStart w:id="654"/>
      <w:r>
        <w:rPr>
          <w:rFonts w:ascii="Times New Roman" w:hAnsi="Times New Roman" w:cs="Times New Roman"/>
          <w:sz w:val="24"/>
          <w:szCs w:val="24"/>
        </w:rPr>
        <w:t xml:space="preserve">Estimates of </w:t>
      </w:r>
      <w:r w:rsidR="001D3E98">
        <w:rPr>
          <w:rFonts w:ascii="Times New Roman" w:hAnsi="Times New Roman" w:cs="Times New Roman"/>
          <w:sz w:val="24"/>
          <w:szCs w:val="24"/>
        </w:rPr>
        <w:t xml:space="preserve">the </w:t>
      </w:r>
      <w:r>
        <w:rPr>
          <w:rFonts w:ascii="Times New Roman" w:hAnsi="Times New Roman" w:cs="Times New Roman"/>
          <w:sz w:val="24"/>
          <w:szCs w:val="24"/>
        </w:rPr>
        <w:t xml:space="preserve">blue water footprint from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 xml:space="preserve">are generally higher than those from other water footprint models. In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xml:space="preserve">, the blue water footprint is estimated without any assumptions regarding </w:t>
      </w:r>
      <w:r w:rsidR="00B424B4">
        <w:rPr>
          <w:rFonts w:ascii="Times New Roman" w:hAnsi="Times New Roman" w:cs="Times New Roman"/>
          <w:sz w:val="24"/>
          <w:szCs w:val="24"/>
        </w:rPr>
        <w:t xml:space="preserve">an </w:t>
      </w:r>
      <w:r>
        <w:rPr>
          <w:rFonts w:ascii="Times New Roman" w:hAnsi="Times New Roman" w:cs="Times New Roman"/>
          <w:sz w:val="24"/>
          <w:szCs w:val="24"/>
        </w:rPr>
        <w:t xml:space="preserve">individual producer’s tolerance to risk (i.e., loss in expected crop yields). The Penman-Monteith framework, as applied in </w:t>
      </w:r>
      <w:r w:rsidR="00C42A81">
        <w:rPr>
          <w:rFonts w:ascii="Times New Roman" w:hAnsi="Times New Roman" w:cs="Times New Roman"/>
          <w:sz w:val="24"/>
          <w:szCs w:val="24"/>
        </w:rPr>
        <w:t>BioSpatial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calculates the blue water footprint as the difference between the crop’s physiological requirement for water and what is supplied by soil water (i.e</w:t>
      </w:r>
      <w:r w:rsidR="00B424B4">
        <w:rPr>
          <w:rFonts w:ascii="Times New Roman" w:hAnsi="Times New Roman" w:cs="Times New Roman"/>
          <w:sz w:val="24"/>
          <w:szCs w:val="24"/>
        </w:rPr>
        <w:t>.</w:t>
      </w:r>
      <w:r>
        <w:rPr>
          <w:rFonts w:ascii="Times New Roman" w:hAnsi="Times New Roman" w:cs="Times New Roman"/>
          <w:sz w:val="24"/>
          <w:szCs w:val="24"/>
        </w:rPr>
        <w:t xml:space="preserve">, green water). Therefore, blue water results from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xml:space="preserve"> should be viewed as </w:t>
      </w:r>
      <w:r w:rsidR="001D3E98">
        <w:rPr>
          <w:rFonts w:ascii="Times New Roman" w:hAnsi="Times New Roman" w:cs="Times New Roman"/>
          <w:sz w:val="24"/>
          <w:szCs w:val="24"/>
        </w:rPr>
        <w:t xml:space="preserve">the </w:t>
      </w:r>
      <w:r>
        <w:rPr>
          <w:rFonts w:ascii="Times New Roman" w:hAnsi="Times New Roman" w:cs="Times New Roman"/>
          <w:sz w:val="24"/>
          <w:szCs w:val="24"/>
        </w:rPr>
        <w:t xml:space="preserve">“theoretical” and/or “maximum” blue water footprint. Although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uses a calculation framework (i.e.</w:t>
      </w:r>
      <w:r w:rsidR="00B424B4">
        <w:rPr>
          <w:rFonts w:ascii="Times New Roman" w:hAnsi="Times New Roman" w:cs="Times New Roman"/>
          <w:sz w:val="24"/>
          <w:szCs w:val="24"/>
        </w:rPr>
        <w:t>,</w:t>
      </w:r>
      <w:r>
        <w:rPr>
          <w:rFonts w:ascii="Times New Roman" w:hAnsi="Times New Roman" w:cs="Times New Roman"/>
          <w:sz w:val="24"/>
          <w:szCs w:val="24"/>
        </w:rPr>
        <w:t xml:space="preserve"> Penman-Monteith) that was intended to develop irrigation schedules for individual fields,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xml:space="preserve"> is not an irrigation planning tool and thus does not make assumptions regarding producer</w:t>
      </w:r>
      <w:r w:rsidR="001D3E98">
        <w:rPr>
          <w:rFonts w:ascii="Times New Roman" w:hAnsi="Times New Roman" w:cs="Times New Roman"/>
          <w:sz w:val="24"/>
          <w:szCs w:val="24"/>
        </w:rPr>
        <w:t>-</w:t>
      </w:r>
      <w:r w:rsidR="00D650CE">
        <w:rPr>
          <w:rFonts w:ascii="Times New Roman" w:hAnsi="Times New Roman" w:cs="Times New Roman"/>
          <w:sz w:val="24"/>
          <w:szCs w:val="24"/>
        </w:rPr>
        <w:t xml:space="preserve"> and field</w:t>
      </w:r>
      <w:r w:rsidR="001D3E98">
        <w:rPr>
          <w:rFonts w:ascii="Times New Roman" w:hAnsi="Times New Roman" w:cs="Times New Roman"/>
          <w:sz w:val="24"/>
          <w:szCs w:val="24"/>
        </w:rPr>
        <w:t>-</w:t>
      </w:r>
      <w:r>
        <w:rPr>
          <w:rFonts w:ascii="Times New Roman" w:hAnsi="Times New Roman" w:cs="Times New Roman"/>
          <w:sz w:val="24"/>
          <w:szCs w:val="24"/>
        </w:rPr>
        <w:t xml:space="preserve">level management decisions. </w:t>
      </w:r>
      <w:commentRangeEnd w:id="654"/>
      <w:r w:rsidR="00D909E0">
        <w:rPr>
          <w:rStyle w:val="CommentReference"/>
        </w:rPr>
        <w:commentReference w:id="654"/>
      </w:r>
    </w:p>
    <w:p w:rsidR="00D303CF" w:rsidRPr="000D49F6" w:rsidRDefault="00D650CE" w:rsidP="005A7362">
      <w:pPr>
        <w:spacing w:line="480" w:lineRule="auto"/>
        <w:ind w:firstLine="720"/>
        <w:rPr>
          <w:rFonts w:ascii="Times New Roman" w:hAnsi="Times New Roman" w:cs="Times New Roman"/>
          <w:i/>
          <w:sz w:val="24"/>
          <w:szCs w:val="24"/>
        </w:rPr>
      </w:pPr>
      <w:r>
        <w:rPr>
          <w:rFonts w:ascii="Times New Roman" w:hAnsi="Times New Roman" w:cs="Times New Roman"/>
          <w:sz w:val="24"/>
          <w:szCs w:val="24"/>
        </w:rPr>
        <w:t xml:space="preserve">Other studies use irrigation withdrawals as reported by crop producers as their blue water footprint. These </w:t>
      </w:r>
      <w:r w:rsidR="001D3E98">
        <w:rPr>
          <w:rFonts w:ascii="Times New Roman" w:hAnsi="Times New Roman" w:cs="Times New Roman"/>
          <w:sz w:val="24"/>
          <w:szCs w:val="24"/>
        </w:rPr>
        <w:t xml:space="preserve">estimates </w:t>
      </w:r>
      <w:r>
        <w:rPr>
          <w:rFonts w:ascii="Times New Roman" w:hAnsi="Times New Roman" w:cs="Times New Roman"/>
          <w:sz w:val="24"/>
          <w:szCs w:val="24"/>
        </w:rPr>
        <w:t xml:space="preserve">range from </w:t>
      </w:r>
      <w:r w:rsidR="003F7FCE">
        <w:rPr>
          <w:rFonts w:ascii="Times New Roman" w:hAnsi="Times New Roman" w:cs="Times New Roman"/>
          <w:sz w:val="24"/>
          <w:szCs w:val="24"/>
        </w:rPr>
        <w:t>0-550 m</w:t>
      </w:r>
      <w:r w:rsidR="003F7FCE" w:rsidRPr="003F7FCE">
        <w:rPr>
          <w:rFonts w:ascii="Times New Roman" w:hAnsi="Times New Roman" w:cs="Times New Roman"/>
          <w:sz w:val="24"/>
          <w:szCs w:val="24"/>
          <w:vertAlign w:val="superscript"/>
        </w:rPr>
        <w:t>3</w:t>
      </w:r>
      <w:r w:rsidR="008828CA">
        <w:rPr>
          <w:rFonts w:ascii="Times New Roman" w:hAnsi="Times New Roman" w:cs="Times New Roman"/>
          <w:sz w:val="24"/>
          <w:szCs w:val="24"/>
          <w:vertAlign w:val="superscript"/>
        </w:rPr>
        <w:t xml:space="preserve"> </w:t>
      </w:r>
      <w:r w:rsidR="003F7FCE">
        <w:rPr>
          <w:rFonts w:ascii="Times New Roman" w:hAnsi="Times New Roman" w:cs="Times New Roman"/>
          <w:sz w:val="24"/>
          <w:szCs w:val="24"/>
        </w:rPr>
        <w:t>Mg</w:t>
      </w:r>
      <w:r>
        <w:rPr>
          <w:rFonts w:ascii="Times New Roman" w:hAnsi="Times New Roman" w:cs="Times New Roman"/>
          <w:sz w:val="24"/>
          <w:szCs w:val="24"/>
          <w:vertAlign w:val="superscript"/>
        </w:rPr>
        <w:t>-1</w:t>
      </w:r>
      <w:r w:rsidR="003F7FCE">
        <w:rPr>
          <w:rFonts w:ascii="Times New Roman" w:hAnsi="Times New Roman" w:cs="Times New Roman"/>
          <w:sz w:val="24"/>
          <w:szCs w:val="24"/>
        </w:rPr>
        <w:t xml:space="preserve"> for corn grain and 0-1,300 m</w:t>
      </w:r>
      <w:r w:rsidR="003F7FCE" w:rsidRPr="003F7FCE">
        <w:rPr>
          <w:rFonts w:ascii="Times New Roman" w:hAnsi="Times New Roman" w:cs="Times New Roman"/>
          <w:sz w:val="24"/>
          <w:szCs w:val="24"/>
          <w:vertAlign w:val="superscript"/>
        </w:rPr>
        <w:t>3</w:t>
      </w:r>
      <w:r w:rsidR="008828CA">
        <w:rPr>
          <w:rFonts w:ascii="Times New Roman" w:hAnsi="Times New Roman" w:cs="Times New Roman"/>
          <w:sz w:val="24"/>
          <w:szCs w:val="24"/>
        </w:rPr>
        <w:t xml:space="preserve"> </w:t>
      </w:r>
      <w:r w:rsidR="003F7FCE">
        <w:rPr>
          <w:rFonts w:ascii="Times New Roman" w:hAnsi="Times New Roman" w:cs="Times New Roman"/>
          <w:sz w:val="24"/>
          <w:szCs w:val="24"/>
        </w:rPr>
        <w:t>Mg</w:t>
      </w:r>
      <w:r w:rsidR="008828CA" w:rsidRPr="00274FBD">
        <w:rPr>
          <w:rFonts w:ascii="Times New Roman" w:hAnsi="Times New Roman" w:cs="Times New Roman"/>
          <w:sz w:val="24"/>
          <w:szCs w:val="24"/>
          <w:vertAlign w:val="superscript"/>
        </w:rPr>
        <w:t>-1</w:t>
      </w:r>
      <w:r w:rsidR="003F7FCE">
        <w:rPr>
          <w:rFonts w:ascii="Times New Roman" w:hAnsi="Times New Roman" w:cs="Times New Roman"/>
          <w:sz w:val="24"/>
          <w:szCs w:val="24"/>
        </w:rPr>
        <w:t xml:space="preserve"> for soybeans</w:t>
      </w:r>
      <w:r w:rsidR="008C3454">
        <w:rPr>
          <w:rFonts w:ascii="Times New Roman" w:hAnsi="Times New Roman" w:cs="Times New Roman"/>
          <w:sz w:val="24"/>
          <w:szCs w:val="24"/>
        </w:rPr>
        <w:t xml:space="preserve"> for </w:t>
      </w:r>
      <w:r w:rsidR="001D3E98">
        <w:rPr>
          <w:rFonts w:ascii="Times New Roman" w:hAnsi="Times New Roman" w:cs="Times New Roman"/>
          <w:sz w:val="24"/>
          <w:szCs w:val="24"/>
        </w:rPr>
        <w:t>the</w:t>
      </w:r>
      <w:r w:rsidR="008C3454">
        <w:rPr>
          <w:rFonts w:ascii="Times New Roman" w:hAnsi="Times New Roman" w:cs="Times New Roman"/>
          <w:sz w:val="24"/>
          <w:szCs w:val="24"/>
        </w:rPr>
        <w:t xml:space="preserve"> major corn and soybean producing states</w:t>
      </w:r>
      <w:r w:rsidR="003F7FCE">
        <w:rPr>
          <w:rFonts w:ascii="Times New Roman" w:hAnsi="Times New Roman" w:cs="Times New Roman"/>
          <w:sz w:val="24"/>
          <w:szCs w:val="24"/>
        </w:rPr>
        <w:t>.</w:t>
      </w:r>
      <w:r w:rsidR="00391FE7" w:rsidRPr="00D87C46">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KTwvWWVhcj48UmVjTnVtPjYxPC9SZWNOdW0+PERpc3BsYXlUZXh0PigxMSwgMjgsIDQwLCA0MSwg
NTMsIDU0KTwvRGlzcGxheVRleHQ+PHJlY29yZD48cmVjLW51bWJlcj42MTwvcmVjLW51bWJlcj48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FB36AF">
        <w:rPr>
          <w:rFonts w:ascii="Times New Roman" w:hAnsi="Times New Roman" w:cs="Times New Roman"/>
          <w:sz w:val="24"/>
          <w:szCs w:val="24"/>
          <w:vertAlign w:val="superscript"/>
        </w:rPr>
        <w:instrText xml:space="preserve"> ADDIN EN.CITE </w:instrText>
      </w:r>
      <w:r w:rsidR="00391FE7">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KTwvWWVhcj48UmVjTnVtPjYxPC9SZWNOdW0+PERpc3BsYXlUZXh0PigxMSwgMjgsIDQwLCA0MSwg
NTMsIDU0KTwvRGlzcGxheVRleHQ+PHJlY29yZD48cmVjLW51bWJlcj42MTwvcmVjLW51bWJlcj48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FB36AF">
        <w:rPr>
          <w:rFonts w:ascii="Times New Roman" w:hAnsi="Times New Roman" w:cs="Times New Roman"/>
          <w:sz w:val="24"/>
          <w:szCs w:val="24"/>
          <w:vertAlign w:val="superscript"/>
        </w:rPr>
        <w:instrText xml:space="preserve"> ADDIN EN.CITE.DATA </w:instrText>
      </w:r>
      <w:r w:rsidR="00391FE7">
        <w:rPr>
          <w:rFonts w:ascii="Times New Roman" w:hAnsi="Times New Roman" w:cs="Times New Roman"/>
          <w:sz w:val="24"/>
          <w:szCs w:val="24"/>
          <w:vertAlign w:val="superscript"/>
        </w:rPr>
      </w:r>
      <w:r w:rsidR="00391FE7">
        <w:rPr>
          <w:rFonts w:ascii="Times New Roman" w:hAnsi="Times New Roman" w:cs="Times New Roman"/>
          <w:sz w:val="24"/>
          <w:szCs w:val="24"/>
          <w:vertAlign w:val="superscript"/>
        </w:rPr>
        <w:fldChar w:fldCharType="end"/>
      </w:r>
      <w:r w:rsidR="00391FE7" w:rsidRPr="00D87C46">
        <w:rPr>
          <w:rFonts w:ascii="Times New Roman" w:hAnsi="Times New Roman" w:cs="Times New Roman"/>
          <w:sz w:val="24"/>
          <w:szCs w:val="24"/>
          <w:vertAlign w:val="superscript"/>
        </w:rPr>
      </w:r>
      <w:r w:rsidR="00391FE7" w:rsidRPr="00D87C4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FB36AF">
        <w:rPr>
          <w:rFonts w:ascii="Times New Roman" w:hAnsi="Times New Roman" w:cs="Times New Roman"/>
          <w:noProof/>
          <w:sz w:val="24"/>
          <w:szCs w:val="24"/>
          <w:vertAlign w:val="superscript"/>
        </w:rPr>
        <w:t xml:space="preserve">, </w:t>
      </w:r>
      <w:hyperlink w:anchor="_ENREF_28" w:tooltip="Gerbens-Leenes, (2009) #27" w:history="1">
        <w:r w:rsidR="006D2C77">
          <w:rPr>
            <w:rFonts w:ascii="Times New Roman" w:hAnsi="Times New Roman" w:cs="Times New Roman"/>
            <w:noProof/>
            <w:sz w:val="24"/>
            <w:szCs w:val="24"/>
            <w:vertAlign w:val="superscript"/>
          </w:rPr>
          <w:t>28</w:t>
        </w:r>
      </w:hyperlink>
      <w:r w:rsidR="00FB36AF">
        <w:rPr>
          <w:rFonts w:ascii="Times New Roman" w:hAnsi="Times New Roman" w:cs="Times New Roman"/>
          <w:noProof/>
          <w:sz w:val="24"/>
          <w:szCs w:val="24"/>
          <w:vertAlign w:val="superscript"/>
        </w:rPr>
        <w:t xml:space="preserve">, </w:t>
      </w:r>
      <w:hyperlink w:anchor="_ENREF_40" w:tooltip="Dominguez-Faus, (2009) #61" w:history="1">
        <w:r w:rsidR="006D2C77">
          <w:rPr>
            <w:rFonts w:ascii="Times New Roman" w:hAnsi="Times New Roman" w:cs="Times New Roman"/>
            <w:noProof/>
            <w:sz w:val="24"/>
            <w:szCs w:val="24"/>
            <w:vertAlign w:val="superscript"/>
          </w:rPr>
          <w:t>40</w:t>
        </w:r>
      </w:hyperlink>
      <w:r w:rsidR="00FB36AF">
        <w:rPr>
          <w:rFonts w:ascii="Times New Roman" w:hAnsi="Times New Roman" w:cs="Times New Roman"/>
          <w:noProof/>
          <w:sz w:val="24"/>
          <w:szCs w:val="24"/>
          <w:vertAlign w:val="superscript"/>
        </w:rPr>
        <w:t xml:space="preserve">, </w:t>
      </w:r>
      <w:hyperlink w:anchor="_ENREF_41" w:tooltip="Mishra, (2011) #62" w:history="1">
        <w:r w:rsidR="006D2C77">
          <w:rPr>
            <w:rFonts w:ascii="Times New Roman" w:hAnsi="Times New Roman" w:cs="Times New Roman"/>
            <w:noProof/>
            <w:sz w:val="24"/>
            <w:szCs w:val="24"/>
            <w:vertAlign w:val="superscript"/>
          </w:rPr>
          <w:t>41</w:t>
        </w:r>
      </w:hyperlink>
      <w:r w:rsidR="00FB36AF">
        <w:rPr>
          <w:rFonts w:ascii="Times New Roman" w:hAnsi="Times New Roman" w:cs="Times New Roman"/>
          <w:noProof/>
          <w:sz w:val="24"/>
          <w:szCs w:val="24"/>
          <w:vertAlign w:val="superscript"/>
        </w:rPr>
        <w:t xml:space="preserve">, </w:t>
      </w:r>
      <w:hyperlink w:anchor="_ENREF_53" w:tooltip="King, (2010) #63" w:history="1">
        <w:r w:rsidR="006D2C77">
          <w:rPr>
            <w:rFonts w:ascii="Times New Roman" w:hAnsi="Times New Roman" w:cs="Times New Roman"/>
            <w:noProof/>
            <w:sz w:val="24"/>
            <w:szCs w:val="24"/>
            <w:vertAlign w:val="superscript"/>
          </w:rPr>
          <w:t>53</w:t>
        </w:r>
      </w:hyperlink>
      <w:r w:rsidR="00FB36AF">
        <w:rPr>
          <w:rFonts w:ascii="Times New Roman" w:hAnsi="Times New Roman" w:cs="Times New Roman"/>
          <w:noProof/>
          <w:sz w:val="24"/>
          <w:szCs w:val="24"/>
          <w:vertAlign w:val="superscript"/>
        </w:rPr>
        <w:t xml:space="preserve">, </w:t>
      </w:r>
      <w:hyperlink w:anchor="_ENREF_54" w:tooltip="Mubako, (2008) #72" w:history="1">
        <w:r w:rsidR="006D2C77">
          <w:rPr>
            <w:rFonts w:ascii="Times New Roman" w:hAnsi="Times New Roman" w:cs="Times New Roman"/>
            <w:noProof/>
            <w:sz w:val="24"/>
            <w:szCs w:val="24"/>
            <w:vertAlign w:val="superscript"/>
          </w:rPr>
          <w:t>54</w:t>
        </w:r>
      </w:hyperlink>
      <w:r w:rsidR="00FB36AF">
        <w:rPr>
          <w:rFonts w:ascii="Times New Roman" w:hAnsi="Times New Roman" w:cs="Times New Roman"/>
          <w:noProof/>
          <w:sz w:val="24"/>
          <w:szCs w:val="24"/>
          <w:vertAlign w:val="superscript"/>
        </w:rPr>
        <w:t>)</w:t>
      </w:r>
      <w:r w:rsidR="00391FE7" w:rsidRPr="00D87C46">
        <w:rPr>
          <w:rFonts w:ascii="Times New Roman" w:hAnsi="Times New Roman" w:cs="Times New Roman"/>
          <w:sz w:val="24"/>
          <w:szCs w:val="24"/>
          <w:vertAlign w:val="superscript"/>
        </w:rPr>
        <w:fldChar w:fldCharType="end"/>
      </w:r>
      <w:r w:rsidR="00EB1666">
        <w:rPr>
          <w:rFonts w:ascii="Times New Roman" w:hAnsi="Times New Roman" w:cs="Times New Roman"/>
          <w:sz w:val="24"/>
          <w:szCs w:val="24"/>
        </w:rPr>
        <w:t xml:space="preserve"> </w:t>
      </w:r>
      <w:r w:rsidR="003F7FCE">
        <w:rPr>
          <w:rFonts w:ascii="Times New Roman" w:hAnsi="Times New Roman" w:cs="Times New Roman"/>
          <w:sz w:val="24"/>
          <w:szCs w:val="24"/>
        </w:rPr>
        <w:t xml:space="preserve"> Our blue water </w:t>
      </w:r>
      <w:r w:rsidR="003F7FCE">
        <w:rPr>
          <w:rFonts w:ascii="Times New Roman" w:hAnsi="Times New Roman" w:cs="Times New Roman"/>
          <w:sz w:val="24"/>
          <w:szCs w:val="24"/>
        </w:rPr>
        <w:lastRenderedPageBreak/>
        <w:t xml:space="preserve">footprint ranges from </w:t>
      </w:r>
      <w:r w:rsidR="008C3454">
        <w:rPr>
          <w:rFonts w:ascii="Times New Roman" w:hAnsi="Times New Roman" w:cs="Times New Roman"/>
          <w:sz w:val="24"/>
          <w:szCs w:val="24"/>
        </w:rPr>
        <w:t>1,500</w:t>
      </w:r>
      <w:r w:rsidR="003F7FCE">
        <w:rPr>
          <w:rFonts w:ascii="Times New Roman" w:hAnsi="Times New Roman" w:cs="Times New Roman"/>
          <w:sz w:val="24"/>
          <w:szCs w:val="24"/>
        </w:rPr>
        <w:t>-</w:t>
      </w:r>
      <w:r w:rsidR="008C3454">
        <w:rPr>
          <w:rFonts w:ascii="Times New Roman" w:hAnsi="Times New Roman" w:cs="Times New Roman"/>
          <w:sz w:val="24"/>
          <w:szCs w:val="24"/>
        </w:rPr>
        <w:t>7,000</w:t>
      </w:r>
      <w:r w:rsidR="003F7FCE">
        <w:rPr>
          <w:rFonts w:ascii="Times New Roman" w:hAnsi="Times New Roman" w:cs="Times New Roman"/>
          <w:sz w:val="24"/>
          <w:szCs w:val="24"/>
        </w:rPr>
        <w:t xml:space="preserve"> m</w:t>
      </w:r>
      <w:r w:rsidR="003F7FCE" w:rsidRPr="003F7FCE">
        <w:rPr>
          <w:rFonts w:ascii="Times New Roman" w:hAnsi="Times New Roman" w:cs="Times New Roman"/>
          <w:sz w:val="24"/>
          <w:szCs w:val="24"/>
          <w:vertAlign w:val="superscript"/>
        </w:rPr>
        <w:t>3</w:t>
      </w:r>
      <w:r w:rsidR="008828CA">
        <w:rPr>
          <w:rFonts w:ascii="Times New Roman" w:hAnsi="Times New Roman" w:cs="Times New Roman"/>
          <w:sz w:val="24"/>
          <w:szCs w:val="24"/>
        </w:rPr>
        <w:t xml:space="preserve"> </w:t>
      </w:r>
      <w:r w:rsidR="003F7FCE">
        <w:rPr>
          <w:rFonts w:ascii="Times New Roman" w:hAnsi="Times New Roman" w:cs="Times New Roman"/>
          <w:sz w:val="24"/>
          <w:szCs w:val="24"/>
        </w:rPr>
        <w:t>Mg</w:t>
      </w:r>
      <w:r w:rsidR="008828CA" w:rsidRPr="00274FBD">
        <w:rPr>
          <w:rFonts w:ascii="Times New Roman" w:hAnsi="Times New Roman" w:cs="Times New Roman"/>
          <w:sz w:val="24"/>
          <w:szCs w:val="24"/>
          <w:vertAlign w:val="superscript"/>
        </w:rPr>
        <w:t>-1</w:t>
      </w:r>
      <w:r w:rsidR="00D93FB2">
        <w:rPr>
          <w:rFonts w:ascii="Times New Roman" w:hAnsi="Times New Roman" w:cs="Times New Roman"/>
          <w:sz w:val="24"/>
          <w:szCs w:val="24"/>
        </w:rPr>
        <w:t xml:space="preserve"> f</w:t>
      </w:r>
      <w:r w:rsidR="006021CC">
        <w:rPr>
          <w:rFonts w:ascii="Times New Roman" w:hAnsi="Times New Roman" w:cs="Times New Roman"/>
          <w:sz w:val="24"/>
          <w:szCs w:val="24"/>
        </w:rPr>
        <w:t xml:space="preserve">or corn grain and </w:t>
      </w:r>
      <w:r w:rsidR="008C3454">
        <w:rPr>
          <w:rFonts w:ascii="Times New Roman" w:hAnsi="Times New Roman" w:cs="Times New Roman"/>
          <w:sz w:val="24"/>
          <w:szCs w:val="24"/>
        </w:rPr>
        <w:t>3,500</w:t>
      </w:r>
      <w:r w:rsidR="006021CC">
        <w:rPr>
          <w:rFonts w:ascii="Times New Roman" w:hAnsi="Times New Roman" w:cs="Times New Roman"/>
          <w:sz w:val="24"/>
          <w:szCs w:val="24"/>
        </w:rPr>
        <w:t>-</w:t>
      </w:r>
      <w:r w:rsidR="008C3454">
        <w:rPr>
          <w:rFonts w:ascii="Times New Roman" w:hAnsi="Times New Roman" w:cs="Times New Roman"/>
          <w:sz w:val="24"/>
          <w:szCs w:val="24"/>
        </w:rPr>
        <w:t>9</w:t>
      </w:r>
      <w:r w:rsidR="006021CC">
        <w:rPr>
          <w:rFonts w:ascii="Times New Roman" w:hAnsi="Times New Roman" w:cs="Times New Roman"/>
          <w:sz w:val="24"/>
          <w:szCs w:val="24"/>
        </w:rPr>
        <w:t>,</w:t>
      </w:r>
      <w:r w:rsidR="008C3454">
        <w:rPr>
          <w:rFonts w:ascii="Times New Roman" w:hAnsi="Times New Roman" w:cs="Times New Roman"/>
          <w:sz w:val="24"/>
          <w:szCs w:val="24"/>
        </w:rPr>
        <w:t>0</w:t>
      </w:r>
      <w:r w:rsidR="006021CC">
        <w:rPr>
          <w:rFonts w:ascii="Times New Roman" w:hAnsi="Times New Roman" w:cs="Times New Roman"/>
          <w:sz w:val="24"/>
          <w:szCs w:val="24"/>
        </w:rPr>
        <w:t>00 m</w:t>
      </w:r>
      <w:r w:rsidR="006021CC" w:rsidRPr="003F7FCE">
        <w:rPr>
          <w:rFonts w:ascii="Times New Roman" w:hAnsi="Times New Roman" w:cs="Times New Roman"/>
          <w:sz w:val="24"/>
          <w:szCs w:val="24"/>
          <w:vertAlign w:val="superscript"/>
        </w:rPr>
        <w:t>3</w:t>
      </w:r>
      <w:r w:rsidR="006021CC">
        <w:rPr>
          <w:rFonts w:ascii="Times New Roman" w:hAnsi="Times New Roman" w:cs="Times New Roman"/>
          <w:sz w:val="24"/>
          <w:szCs w:val="24"/>
        </w:rPr>
        <w:t xml:space="preserve"> Mg</w:t>
      </w:r>
      <w:r w:rsidR="006021CC" w:rsidRPr="00FD6AB1">
        <w:rPr>
          <w:rFonts w:ascii="Times New Roman" w:hAnsi="Times New Roman" w:cs="Times New Roman"/>
          <w:sz w:val="24"/>
          <w:szCs w:val="24"/>
          <w:vertAlign w:val="superscript"/>
        </w:rPr>
        <w:t>-1</w:t>
      </w:r>
      <w:r w:rsidR="006021CC">
        <w:rPr>
          <w:rFonts w:ascii="Times New Roman" w:hAnsi="Times New Roman" w:cs="Times New Roman"/>
          <w:sz w:val="24"/>
          <w:szCs w:val="24"/>
        </w:rPr>
        <w:t xml:space="preserve"> for soybeans</w:t>
      </w:r>
      <w:r w:rsidR="008C3454">
        <w:rPr>
          <w:rFonts w:ascii="Times New Roman" w:hAnsi="Times New Roman" w:cs="Times New Roman"/>
          <w:sz w:val="24"/>
          <w:szCs w:val="24"/>
        </w:rPr>
        <w:t xml:space="preserve"> in major corn</w:t>
      </w:r>
      <w:r w:rsidR="00923376">
        <w:rPr>
          <w:rFonts w:ascii="Times New Roman" w:hAnsi="Times New Roman" w:cs="Times New Roman"/>
          <w:sz w:val="24"/>
          <w:szCs w:val="24"/>
        </w:rPr>
        <w:t xml:space="preserve"> grain</w:t>
      </w:r>
      <w:r w:rsidR="008C3454">
        <w:rPr>
          <w:rFonts w:ascii="Times New Roman" w:hAnsi="Times New Roman" w:cs="Times New Roman"/>
          <w:sz w:val="24"/>
          <w:szCs w:val="24"/>
        </w:rPr>
        <w:t xml:space="preserve"> producing states</w:t>
      </w:r>
      <w:r w:rsidR="006021CC">
        <w:rPr>
          <w:rFonts w:ascii="Times New Roman" w:hAnsi="Times New Roman" w:cs="Times New Roman"/>
          <w:sz w:val="24"/>
          <w:szCs w:val="24"/>
        </w:rPr>
        <w:t>.</w:t>
      </w:r>
      <w:r w:rsidR="003F7FCE">
        <w:rPr>
          <w:rFonts w:ascii="Times New Roman" w:hAnsi="Times New Roman" w:cs="Times New Roman"/>
          <w:sz w:val="24"/>
          <w:szCs w:val="24"/>
        </w:rPr>
        <w:t xml:space="preserve"> </w:t>
      </w:r>
      <w:r>
        <w:rPr>
          <w:rFonts w:ascii="Times New Roman" w:hAnsi="Times New Roman" w:cs="Times New Roman"/>
          <w:sz w:val="24"/>
          <w:szCs w:val="24"/>
        </w:rPr>
        <w:t xml:space="preserve">Because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uses theoretical calculations of blue water based on the plant physiology and the immediate soil and climate conditions, crops that are not produced at a commercial scale and</w:t>
      </w:r>
      <w:r w:rsidR="00F16DBF">
        <w:rPr>
          <w:rFonts w:ascii="Times New Roman" w:hAnsi="Times New Roman" w:cs="Times New Roman"/>
          <w:sz w:val="24"/>
          <w:szCs w:val="24"/>
        </w:rPr>
        <w:t>/</w:t>
      </w:r>
      <w:r>
        <w:rPr>
          <w:rFonts w:ascii="Times New Roman" w:hAnsi="Times New Roman" w:cs="Times New Roman"/>
          <w:sz w:val="24"/>
          <w:szCs w:val="24"/>
        </w:rPr>
        <w:t xml:space="preserve">or crops that are not traditionally irrigated may be assessed for their potential blue water footprint in a given area. For example, </w:t>
      </w:r>
      <w:r w:rsidR="00C42A81">
        <w:rPr>
          <w:rFonts w:ascii="Times New Roman" w:hAnsi="Times New Roman" w:cs="Times New Roman"/>
          <w:sz w:val="24"/>
          <w:szCs w:val="24"/>
        </w:rPr>
        <w:t>BioSpatial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 xml:space="preserve">is well suited to perform scenario analysis of different cropping arrangements in areas that are on the frontier of feedstock production. </w:t>
      </w:r>
    </w:p>
    <w:p w:rsidR="00D45A6D" w:rsidRDefault="00D45A6D" w:rsidP="000E154D">
      <w:pPr>
        <w:spacing w:line="480" w:lineRule="auto"/>
        <w:jc w:val="center"/>
        <w:rPr>
          <w:rFonts w:ascii="Times New Roman" w:hAnsi="Times New Roman" w:cs="Times New Roman"/>
          <w:b/>
          <w:sz w:val="24"/>
          <w:szCs w:val="24"/>
        </w:rPr>
      </w:pPr>
    </w:p>
    <w:p w:rsidR="00D303CF" w:rsidRDefault="00B9794E" w:rsidP="000E154D">
      <w:pPr>
        <w:spacing w:line="480" w:lineRule="auto"/>
        <w:jc w:val="center"/>
        <w:rPr>
          <w:rFonts w:ascii="Times New Roman" w:hAnsi="Times New Roman" w:cs="Times New Roman"/>
          <w:b/>
          <w:sz w:val="24"/>
          <w:szCs w:val="24"/>
        </w:rPr>
      </w:pPr>
      <w:r w:rsidRPr="00B57B88">
        <w:rPr>
          <w:rFonts w:ascii="Times New Roman" w:hAnsi="Times New Roman" w:cs="Times New Roman"/>
          <w:b/>
          <w:noProof/>
          <w:sz w:val="24"/>
          <w:szCs w:val="24"/>
        </w:rPr>
        <w:lastRenderedPageBreak/>
        <w:drawing>
          <wp:inline distT="0" distB="0" distL="0" distR="0">
            <wp:extent cx="5943600" cy="6299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Grain by State revised.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6299835"/>
                    </a:xfrm>
                    <a:prstGeom prst="rect">
                      <a:avLst/>
                    </a:prstGeom>
                  </pic:spPr>
                </pic:pic>
              </a:graphicData>
            </a:graphic>
          </wp:inline>
        </w:drawing>
      </w:r>
    </w:p>
    <w:p w:rsidR="009D420C" w:rsidRPr="00F16DBF" w:rsidRDefault="00D303CF" w:rsidP="000E154D">
      <w:pPr>
        <w:jc w:val="center"/>
        <w:rPr>
          <w:rFonts w:ascii="Times New Roman" w:hAnsi="Times New Roman" w:cs="Times New Roman"/>
          <w:sz w:val="24"/>
          <w:szCs w:val="24"/>
        </w:rPr>
      </w:pPr>
      <w:r>
        <w:rPr>
          <w:rFonts w:ascii="Times New Roman" w:hAnsi="Times New Roman" w:cs="Times New Roman"/>
          <w:b/>
          <w:sz w:val="24"/>
          <w:szCs w:val="24"/>
        </w:rPr>
        <w:t>Figure 6</w:t>
      </w:r>
      <w:r w:rsidR="00D45A6D" w:rsidRPr="005A5CA7">
        <w:rPr>
          <w:rFonts w:ascii="Times New Roman" w:hAnsi="Times New Roman" w:cs="Times New Roman"/>
          <w:b/>
          <w:sz w:val="24"/>
          <w:szCs w:val="24"/>
        </w:rPr>
        <w:t>.</w:t>
      </w:r>
      <w:r w:rsidR="009D420C">
        <w:rPr>
          <w:rFonts w:ascii="Times New Roman" w:hAnsi="Times New Roman" w:cs="Times New Roman"/>
          <w:b/>
          <w:sz w:val="24"/>
          <w:szCs w:val="24"/>
        </w:rPr>
        <w:t xml:space="preserve"> </w:t>
      </w:r>
      <w:r w:rsidR="00D64924" w:rsidRPr="00B57B88">
        <w:rPr>
          <w:rFonts w:ascii="Times New Roman" w:hAnsi="Times New Roman" w:cs="Times New Roman"/>
          <w:sz w:val="24"/>
          <w:szCs w:val="24"/>
        </w:rPr>
        <w:t xml:space="preserve">Corn </w:t>
      </w:r>
      <w:r w:rsidR="00F16DBF">
        <w:rPr>
          <w:rFonts w:ascii="Times New Roman" w:hAnsi="Times New Roman" w:cs="Times New Roman"/>
          <w:sz w:val="24"/>
          <w:szCs w:val="24"/>
        </w:rPr>
        <w:t>g</w:t>
      </w:r>
      <w:r w:rsidR="00D64924" w:rsidRPr="00F16DBF">
        <w:rPr>
          <w:rFonts w:ascii="Times New Roman" w:hAnsi="Times New Roman" w:cs="Times New Roman"/>
          <w:sz w:val="24"/>
          <w:szCs w:val="24"/>
        </w:rPr>
        <w:t>rain</w:t>
      </w:r>
      <w:r w:rsidR="009D420C" w:rsidRPr="00F16DBF">
        <w:rPr>
          <w:rFonts w:ascii="Times New Roman" w:hAnsi="Times New Roman" w:cs="Times New Roman"/>
          <w:sz w:val="24"/>
          <w:szCs w:val="24"/>
        </w:rPr>
        <w:t xml:space="preserve"> </w:t>
      </w:r>
      <w:r w:rsidR="006A2048" w:rsidRPr="00F16DBF">
        <w:rPr>
          <w:rFonts w:ascii="Times New Roman" w:hAnsi="Times New Roman" w:cs="Times New Roman"/>
          <w:sz w:val="24"/>
          <w:szCs w:val="24"/>
        </w:rPr>
        <w:t xml:space="preserve">and </w:t>
      </w:r>
      <w:r w:rsidR="00F16DBF">
        <w:rPr>
          <w:rFonts w:ascii="Times New Roman" w:hAnsi="Times New Roman" w:cs="Times New Roman"/>
          <w:sz w:val="24"/>
          <w:szCs w:val="24"/>
        </w:rPr>
        <w:t>s</w:t>
      </w:r>
      <w:r w:rsidR="00EB1666" w:rsidRPr="00F16DBF">
        <w:rPr>
          <w:rFonts w:ascii="Times New Roman" w:hAnsi="Times New Roman" w:cs="Times New Roman"/>
          <w:sz w:val="24"/>
          <w:szCs w:val="24"/>
        </w:rPr>
        <w:t>oybean</w:t>
      </w:r>
      <w:r w:rsidR="006A2048" w:rsidRPr="00F16DBF">
        <w:rPr>
          <w:rFonts w:ascii="Times New Roman" w:hAnsi="Times New Roman" w:cs="Times New Roman"/>
          <w:sz w:val="24"/>
          <w:szCs w:val="24"/>
        </w:rPr>
        <w:t xml:space="preserve"> </w:t>
      </w:r>
      <w:r w:rsidR="00F16DBF">
        <w:rPr>
          <w:rFonts w:ascii="Times New Roman" w:hAnsi="Times New Roman" w:cs="Times New Roman"/>
          <w:sz w:val="24"/>
          <w:szCs w:val="24"/>
        </w:rPr>
        <w:t>g</w:t>
      </w:r>
      <w:r w:rsidR="009D420C" w:rsidRPr="00F16DBF">
        <w:rPr>
          <w:rFonts w:ascii="Times New Roman" w:hAnsi="Times New Roman" w:cs="Times New Roman"/>
          <w:sz w:val="24"/>
          <w:szCs w:val="24"/>
        </w:rPr>
        <w:t xml:space="preserve">reen and </w:t>
      </w:r>
      <w:r w:rsidR="00F16DBF">
        <w:rPr>
          <w:rFonts w:ascii="Times New Roman" w:hAnsi="Times New Roman" w:cs="Times New Roman"/>
          <w:sz w:val="24"/>
          <w:szCs w:val="24"/>
        </w:rPr>
        <w:t>b</w:t>
      </w:r>
      <w:r w:rsidR="009D420C" w:rsidRPr="00F16DBF">
        <w:rPr>
          <w:rFonts w:ascii="Times New Roman" w:hAnsi="Times New Roman" w:cs="Times New Roman"/>
          <w:sz w:val="24"/>
          <w:szCs w:val="24"/>
        </w:rPr>
        <w:t xml:space="preserve">lue </w:t>
      </w:r>
      <w:r w:rsidR="00F16DBF">
        <w:rPr>
          <w:rFonts w:ascii="Times New Roman" w:hAnsi="Times New Roman" w:cs="Times New Roman"/>
          <w:sz w:val="24"/>
          <w:szCs w:val="24"/>
        </w:rPr>
        <w:t>w</w:t>
      </w:r>
      <w:r w:rsidR="009D420C" w:rsidRPr="00F16DBF">
        <w:rPr>
          <w:rFonts w:ascii="Times New Roman" w:hAnsi="Times New Roman" w:cs="Times New Roman"/>
          <w:sz w:val="24"/>
          <w:szCs w:val="24"/>
        </w:rPr>
        <w:t xml:space="preserve">ater </w:t>
      </w:r>
      <w:r w:rsidR="00F16DBF">
        <w:rPr>
          <w:rFonts w:ascii="Times New Roman" w:hAnsi="Times New Roman" w:cs="Times New Roman"/>
          <w:sz w:val="24"/>
          <w:szCs w:val="24"/>
        </w:rPr>
        <w:t>c</w:t>
      </w:r>
      <w:r w:rsidR="009D420C" w:rsidRPr="00F16DBF">
        <w:rPr>
          <w:rFonts w:ascii="Times New Roman" w:hAnsi="Times New Roman" w:cs="Times New Roman"/>
          <w:sz w:val="24"/>
          <w:szCs w:val="24"/>
        </w:rPr>
        <w:t xml:space="preserve">onsumption by </w:t>
      </w:r>
      <w:r w:rsidR="00F16DBF">
        <w:rPr>
          <w:rFonts w:ascii="Times New Roman" w:hAnsi="Times New Roman" w:cs="Times New Roman"/>
          <w:sz w:val="24"/>
          <w:szCs w:val="24"/>
        </w:rPr>
        <w:t>s</w:t>
      </w:r>
      <w:r w:rsidR="009D420C" w:rsidRPr="00F16DBF">
        <w:rPr>
          <w:rFonts w:ascii="Times New Roman" w:hAnsi="Times New Roman" w:cs="Times New Roman"/>
          <w:sz w:val="24"/>
          <w:szCs w:val="24"/>
        </w:rPr>
        <w:t xml:space="preserve">tate. </w:t>
      </w:r>
      <w:ins w:id="655" w:author="ewarner" w:date="2014-07-15T15:19:00Z">
        <w:r w:rsidR="004762FA">
          <w:rPr>
            <w:rFonts w:ascii="Times New Roman" w:hAnsi="Times New Roman" w:cs="Times New Roman"/>
            <w:sz w:val="24"/>
            <w:szCs w:val="24"/>
          </w:rPr>
          <w:t xml:space="preserve">Blue water is based on </w:t>
        </w:r>
        <w:r w:rsidR="004762FA" w:rsidRPr="004762FA">
          <w:rPr>
            <w:rFonts w:ascii="Times New Roman" w:hAnsi="Times New Roman" w:cs="Times New Roman"/>
            <w:sz w:val="24"/>
            <w:szCs w:val="24"/>
          </w:rPr>
          <w:t xml:space="preserve">“full growth” water consumption </w:t>
        </w:r>
        <w:r w:rsidR="004762FA">
          <w:rPr>
            <w:rFonts w:ascii="Times New Roman" w:hAnsi="Times New Roman" w:cs="Times New Roman"/>
            <w:sz w:val="24"/>
            <w:szCs w:val="24"/>
          </w:rPr>
          <w:t>if one were to maximize crop yield.</w:t>
        </w:r>
      </w:ins>
    </w:p>
    <w:p w:rsidR="008C0A71" w:rsidRPr="00B57EEA" w:rsidRDefault="00E57680"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4.2</w:t>
      </w:r>
      <w:r w:rsidR="001D3E98">
        <w:rPr>
          <w:rFonts w:ascii="Times New Roman" w:hAnsi="Times New Roman" w:cs="Times New Roman"/>
          <w:i/>
          <w:sz w:val="24"/>
          <w:szCs w:val="24"/>
        </w:rPr>
        <w:t>.</w:t>
      </w:r>
      <w:r w:rsidRPr="00B57EEA">
        <w:rPr>
          <w:rFonts w:ascii="Times New Roman" w:hAnsi="Times New Roman" w:cs="Times New Roman"/>
          <w:i/>
          <w:sz w:val="24"/>
          <w:szCs w:val="24"/>
        </w:rPr>
        <w:t xml:space="preserve"> </w:t>
      </w:r>
      <w:r w:rsidR="008C0A71" w:rsidRPr="00B57EEA">
        <w:rPr>
          <w:rFonts w:ascii="Times New Roman" w:hAnsi="Times New Roman" w:cs="Times New Roman"/>
          <w:i/>
          <w:sz w:val="24"/>
          <w:szCs w:val="24"/>
        </w:rPr>
        <w:t>Water Footprinting Tool Flexibility</w:t>
      </w:r>
      <w:r w:rsidR="004C74F2" w:rsidRPr="00B57EEA">
        <w:rPr>
          <w:rFonts w:ascii="Times New Roman" w:hAnsi="Times New Roman" w:cs="Times New Roman"/>
          <w:i/>
          <w:sz w:val="24"/>
          <w:szCs w:val="24"/>
        </w:rPr>
        <w:t xml:space="preserve"> and Improvements to </w:t>
      </w:r>
      <w:r w:rsidR="00F37370">
        <w:rPr>
          <w:rFonts w:ascii="Times New Roman" w:hAnsi="Times New Roman" w:cs="Times New Roman"/>
          <w:i/>
          <w:sz w:val="24"/>
          <w:szCs w:val="24"/>
        </w:rPr>
        <w:t xml:space="preserve">Scenario </w:t>
      </w:r>
      <w:r w:rsidR="004C74F2" w:rsidRPr="00B57EEA">
        <w:rPr>
          <w:rFonts w:ascii="Times New Roman" w:hAnsi="Times New Roman" w:cs="Times New Roman"/>
          <w:i/>
          <w:sz w:val="24"/>
          <w:szCs w:val="24"/>
        </w:rPr>
        <w:t>Analysis</w:t>
      </w:r>
    </w:p>
    <w:p w:rsidR="005135D4" w:rsidRDefault="003F37C4" w:rsidP="000437AE">
      <w:pPr>
        <w:spacing w:line="480" w:lineRule="auto"/>
        <w:ind w:firstLine="720"/>
        <w:rPr>
          <w:rFonts w:ascii="Times New Roman" w:hAnsi="Times New Roman" w:cs="Times New Roman"/>
          <w:sz w:val="24"/>
          <w:szCs w:val="24"/>
        </w:rPr>
      </w:pPr>
      <w:commentRangeStart w:id="656"/>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4C74F2">
        <w:rPr>
          <w:rFonts w:ascii="Times New Roman" w:hAnsi="Times New Roman" w:cs="Times New Roman"/>
          <w:sz w:val="24"/>
          <w:szCs w:val="24"/>
        </w:rPr>
        <w:t>build</w:t>
      </w:r>
      <w:r w:rsidR="00C15E76">
        <w:rPr>
          <w:rFonts w:ascii="Times New Roman" w:hAnsi="Times New Roman" w:cs="Times New Roman"/>
          <w:sz w:val="24"/>
          <w:szCs w:val="24"/>
        </w:rPr>
        <w:t xml:space="preserve">s on previous </w:t>
      </w:r>
      <w:r w:rsidR="00722D98">
        <w:rPr>
          <w:rFonts w:ascii="Times New Roman" w:hAnsi="Times New Roman" w:cs="Times New Roman"/>
          <w:sz w:val="24"/>
          <w:szCs w:val="24"/>
        </w:rPr>
        <w:t>water consumption</w:t>
      </w:r>
      <w:r w:rsidR="00C15E76">
        <w:rPr>
          <w:rFonts w:ascii="Times New Roman" w:hAnsi="Times New Roman" w:cs="Times New Roman"/>
          <w:sz w:val="24"/>
          <w:szCs w:val="24"/>
        </w:rPr>
        <w:t xml:space="preserve"> analyses</w:t>
      </w:r>
      <w:r w:rsidR="004C74F2">
        <w:rPr>
          <w:rFonts w:ascii="Times New Roman" w:hAnsi="Times New Roman" w:cs="Times New Roman"/>
          <w:sz w:val="24"/>
          <w:szCs w:val="24"/>
        </w:rPr>
        <w:t xml:space="preserve"> to provide a platform </w:t>
      </w:r>
      <w:r w:rsidR="002B698A">
        <w:rPr>
          <w:rFonts w:ascii="Times New Roman" w:hAnsi="Times New Roman" w:cs="Times New Roman"/>
          <w:sz w:val="24"/>
          <w:szCs w:val="24"/>
        </w:rPr>
        <w:t>for</w:t>
      </w:r>
      <w:r w:rsidR="004C74F2">
        <w:rPr>
          <w:rFonts w:ascii="Times New Roman" w:hAnsi="Times New Roman" w:cs="Times New Roman"/>
          <w:sz w:val="24"/>
          <w:szCs w:val="24"/>
        </w:rPr>
        <w:t xml:space="preserve"> more </w:t>
      </w:r>
      <w:r w:rsidR="000437AE">
        <w:rPr>
          <w:rFonts w:ascii="Times New Roman" w:hAnsi="Times New Roman" w:cs="Times New Roman"/>
          <w:sz w:val="24"/>
          <w:szCs w:val="24"/>
        </w:rPr>
        <w:t xml:space="preserve">a complete </w:t>
      </w:r>
      <w:r w:rsidR="004C74F2">
        <w:rPr>
          <w:rFonts w:ascii="Times New Roman" w:hAnsi="Times New Roman" w:cs="Times New Roman"/>
          <w:sz w:val="24"/>
          <w:szCs w:val="24"/>
        </w:rPr>
        <w:t>assessment</w:t>
      </w:r>
      <w:r w:rsidR="000437AE">
        <w:rPr>
          <w:rFonts w:ascii="Times New Roman" w:hAnsi="Times New Roman" w:cs="Times New Roman"/>
          <w:sz w:val="24"/>
          <w:szCs w:val="24"/>
        </w:rPr>
        <w:t xml:space="preserve"> scenario based assessment</w:t>
      </w:r>
      <w:del w:id="657" w:author="ewarner" w:date="2014-07-14T17:19:00Z">
        <w:r w:rsidR="002B698A" w:rsidDel="00D909E0">
          <w:rPr>
            <w:rFonts w:ascii="Times New Roman" w:hAnsi="Times New Roman" w:cs="Times New Roman"/>
            <w:sz w:val="24"/>
            <w:szCs w:val="24"/>
          </w:rPr>
          <w:delText xml:space="preserve">, which can </w:delText>
        </w:r>
        <w:r w:rsidR="00C15E76" w:rsidDel="00D909E0">
          <w:rPr>
            <w:rFonts w:ascii="Times New Roman" w:hAnsi="Times New Roman" w:cs="Times New Roman"/>
            <w:sz w:val="24"/>
            <w:szCs w:val="24"/>
          </w:rPr>
          <w:delText xml:space="preserve">better </w:delText>
        </w:r>
        <w:r w:rsidR="00910CCF" w:rsidDel="00D909E0">
          <w:rPr>
            <w:rFonts w:ascii="Times New Roman" w:hAnsi="Times New Roman" w:cs="Times New Roman"/>
            <w:sz w:val="24"/>
            <w:szCs w:val="24"/>
          </w:rPr>
          <w:delText>inform decision</w:delText>
        </w:r>
        <w:r w:rsidR="00A31A75" w:rsidDel="00D909E0">
          <w:rPr>
            <w:rFonts w:ascii="Times New Roman" w:hAnsi="Times New Roman" w:cs="Times New Roman"/>
            <w:sz w:val="24"/>
            <w:szCs w:val="24"/>
          </w:rPr>
          <w:delText xml:space="preserve"> </w:delText>
        </w:r>
        <w:r w:rsidR="004C74F2" w:rsidDel="00D909E0">
          <w:rPr>
            <w:rFonts w:ascii="Times New Roman" w:hAnsi="Times New Roman" w:cs="Times New Roman"/>
            <w:sz w:val="24"/>
            <w:szCs w:val="24"/>
          </w:rPr>
          <w:delText>makers</w:delText>
        </w:r>
        <w:r w:rsidR="001D7DE0" w:rsidDel="00D909E0">
          <w:rPr>
            <w:rFonts w:ascii="Times New Roman" w:hAnsi="Times New Roman" w:cs="Times New Roman"/>
            <w:sz w:val="24"/>
            <w:szCs w:val="24"/>
          </w:rPr>
          <w:delText xml:space="preserve"> </w:delText>
        </w:r>
        <w:r w:rsidR="001D7DE0" w:rsidDel="00D909E0">
          <w:rPr>
            <w:rFonts w:ascii="Times New Roman" w:hAnsi="Times New Roman" w:cs="Times New Roman"/>
            <w:sz w:val="24"/>
            <w:szCs w:val="24"/>
          </w:rPr>
          <w:lastRenderedPageBreak/>
          <w:delText>about the potential impacts of decis</w:delText>
        </w:r>
        <w:r w:rsidR="000437AE" w:rsidDel="00D909E0">
          <w:rPr>
            <w:rFonts w:ascii="Times New Roman" w:hAnsi="Times New Roman" w:cs="Times New Roman"/>
            <w:sz w:val="24"/>
            <w:szCs w:val="24"/>
          </w:rPr>
          <w:delText>i</w:delText>
        </w:r>
        <w:r w:rsidR="001D7DE0" w:rsidDel="00D909E0">
          <w:rPr>
            <w:rFonts w:ascii="Times New Roman" w:hAnsi="Times New Roman" w:cs="Times New Roman"/>
            <w:sz w:val="24"/>
            <w:szCs w:val="24"/>
          </w:rPr>
          <w:delText>on</w:delText>
        </w:r>
        <w:r w:rsidR="000437AE" w:rsidDel="00D909E0">
          <w:rPr>
            <w:rFonts w:ascii="Times New Roman" w:hAnsi="Times New Roman" w:cs="Times New Roman"/>
            <w:sz w:val="24"/>
            <w:szCs w:val="24"/>
          </w:rPr>
          <w:delText>s</w:delText>
        </w:r>
        <w:r w:rsidR="00910CCF" w:rsidDel="00D909E0">
          <w:rPr>
            <w:rFonts w:ascii="Times New Roman" w:hAnsi="Times New Roman" w:cs="Times New Roman"/>
            <w:sz w:val="24"/>
            <w:szCs w:val="24"/>
          </w:rPr>
          <w:delText>.</w:delText>
        </w:r>
        <w:r w:rsidR="000437AE" w:rsidRPr="000437AE" w:rsidDel="00D909E0">
          <w:rPr>
            <w:rFonts w:ascii="Times New Roman" w:hAnsi="Times New Roman" w:cs="Times New Roman"/>
            <w:sz w:val="24"/>
            <w:szCs w:val="24"/>
          </w:rPr>
          <w:delText xml:space="preserve"> </w:delText>
        </w:r>
      </w:del>
      <w:ins w:id="658" w:author="ewarner" w:date="2014-07-14T17:19:00Z">
        <w:r w:rsidR="00D909E0">
          <w:rPr>
            <w:rFonts w:ascii="Times New Roman" w:hAnsi="Times New Roman" w:cs="Times New Roman"/>
            <w:sz w:val="24"/>
            <w:szCs w:val="24"/>
          </w:rPr>
          <w:t xml:space="preserve">. </w:t>
        </w:r>
      </w:ins>
      <w:r w:rsidR="000437AE">
        <w:rPr>
          <w:rFonts w:ascii="Times New Roman" w:hAnsi="Times New Roman" w:cs="Times New Roman"/>
          <w:sz w:val="24"/>
          <w:szCs w:val="24"/>
        </w:rPr>
        <w:t>Although we have only shown results for corn grain and soybeans in this study, BioSpatial H</w:t>
      </w:r>
      <w:r w:rsidR="000437AE" w:rsidRPr="00612EA9">
        <w:rPr>
          <w:rFonts w:ascii="Times New Roman" w:hAnsi="Times New Roman" w:cs="Times New Roman"/>
          <w:sz w:val="24"/>
          <w:szCs w:val="24"/>
          <w:vertAlign w:val="subscript"/>
        </w:rPr>
        <w:t>2</w:t>
      </w:r>
      <w:r w:rsidR="000437AE">
        <w:rPr>
          <w:rFonts w:ascii="Times New Roman" w:hAnsi="Times New Roman" w:cs="Times New Roman"/>
          <w:sz w:val="24"/>
          <w:szCs w:val="24"/>
        </w:rPr>
        <w:t xml:space="preserve">O models green and blue water footprints from multiple agricultural crops at a couple levels of geographic aggregations in the continental U.S. and allows for comparison among those options. </w:t>
      </w:r>
      <w:r w:rsidR="005135D4">
        <w:rPr>
          <w:rFonts w:ascii="Times New Roman" w:hAnsi="Times New Roman" w:cs="Times New Roman"/>
          <w:sz w:val="24"/>
          <w:szCs w:val="24"/>
        </w:rPr>
        <w:t xml:space="preserve">For example, the water footprints of perennial grasses in Iowa could be evaluated and compared to other data such as yields or environmental impacts like GHG emissions. </w:t>
      </w:r>
    </w:p>
    <w:p w:rsidR="00A24EE5" w:rsidRDefault="000437AE" w:rsidP="005135D4">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096D65">
        <w:rPr>
          <w:rFonts w:ascii="Times New Roman" w:hAnsi="Times New Roman" w:cs="Times New Roman"/>
          <w:sz w:val="24"/>
          <w:szCs w:val="24"/>
          <w:vertAlign w:val="subscript"/>
        </w:rPr>
        <w:t>2</w:t>
      </w:r>
      <w:r>
        <w:rPr>
          <w:rFonts w:ascii="Times New Roman" w:hAnsi="Times New Roman" w:cs="Times New Roman"/>
          <w:sz w:val="24"/>
          <w:szCs w:val="24"/>
        </w:rPr>
        <w:t>O’s framework is flexible enough to be adapted for scenario analysis outside of U.S. crops grown in current climatic conditions. The model could be adapted for scenario analysis of alternative cr</w:t>
      </w:r>
      <w:r w:rsidR="005135D4">
        <w:rPr>
          <w:rFonts w:ascii="Times New Roman" w:hAnsi="Times New Roman" w:cs="Times New Roman"/>
          <w:sz w:val="24"/>
          <w:szCs w:val="24"/>
        </w:rPr>
        <w:t>op categories</w:t>
      </w:r>
      <w:r>
        <w:rPr>
          <w:rFonts w:ascii="Times New Roman" w:hAnsi="Times New Roman" w:cs="Times New Roman"/>
          <w:sz w:val="24"/>
          <w:szCs w:val="24"/>
        </w:rPr>
        <w:t xml:space="preserve">, </w:t>
      </w:r>
      <w:r w:rsidR="005135D4">
        <w:rPr>
          <w:rFonts w:ascii="Times New Roman" w:hAnsi="Times New Roman" w:cs="Times New Roman"/>
          <w:sz w:val="24"/>
          <w:szCs w:val="24"/>
        </w:rPr>
        <w:t>locations</w:t>
      </w:r>
      <w:r>
        <w:rPr>
          <w:rFonts w:ascii="Times New Roman" w:hAnsi="Times New Roman" w:cs="Times New Roman"/>
          <w:sz w:val="24"/>
          <w:szCs w:val="24"/>
        </w:rPr>
        <w:t xml:space="preserve"> where those crops are grown, and</w:t>
      </w:r>
      <w:r w:rsidR="005135D4">
        <w:rPr>
          <w:rFonts w:ascii="Times New Roman" w:hAnsi="Times New Roman" w:cs="Times New Roman"/>
          <w:sz w:val="24"/>
          <w:szCs w:val="24"/>
        </w:rPr>
        <w:t xml:space="preserve"> under alternative climatic conditions if the data is available.</w:t>
      </w:r>
      <w:r>
        <w:rPr>
          <w:rFonts w:ascii="Times New Roman" w:hAnsi="Times New Roman" w:cs="Times New Roman"/>
          <w:sz w:val="24"/>
          <w:szCs w:val="24"/>
        </w:rPr>
        <w:t xml:space="preserve"> </w:t>
      </w:r>
      <w:r w:rsidR="005135D4">
        <w:rPr>
          <w:rFonts w:ascii="Times New Roman" w:hAnsi="Times New Roman" w:cs="Times New Roman"/>
          <w:sz w:val="24"/>
          <w:szCs w:val="24"/>
        </w:rPr>
        <w:t>For example, BioSpatial H</w:t>
      </w:r>
      <w:r w:rsidR="005135D4" w:rsidRPr="00096D65">
        <w:rPr>
          <w:rFonts w:ascii="Times New Roman" w:hAnsi="Times New Roman" w:cs="Times New Roman"/>
          <w:sz w:val="24"/>
          <w:szCs w:val="24"/>
          <w:vertAlign w:val="subscript"/>
        </w:rPr>
        <w:t>2</w:t>
      </w:r>
      <w:r w:rsidR="005135D4">
        <w:rPr>
          <w:rFonts w:ascii="Times New Roman" w:hAnsi="Times New Roman" w:cs="Times New Roman"/>
          <w:sz w:val="24"/>
          <w:szCs w:val="24"/>
        </w:rPr>
        <w:t xml:space="preserve">O could be adapted to run scenarios looking at the water footprints of feedstock overtime as research and development (R&amp;D) improves yields, drought tolerance, and other physiological factors. Future climate data (e.g., regression of Cligen data) to estimate the potential future crop water footprints could also be included. The results of such an analysis would help identify areas of risks associated with water use competition in particular regions among feedstocks and identify (R&amp;D) pathways that increase or decrease the risk of water use competition. </w:t>
      </w:r>
    </w:p>
    <w:p w:rsidR="004C74F2" w:rsidRPr="008459DC" w:rsidRDefault="003F37C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4C74F2" w:rsidRPr="008459DC">
        <w:rPr>
          <w:rFonts w:ascii="Times New Roman" w:hAnsi="Times New Roman" w:cs="Times New Roman"/>
          <w:sz w:val="24"/>
          <w:szCs w:val="24"/>
        </w:rPr>
        <w:t>can be used to evaluate other geographic cont</w:t>
      </w:r>
      <w:r w:rsidR="004C74F2">
        <w:rPr>
          <w:rFonts w:ascii="Times New Roman" w:hAnsi="Times New Roman" w:cs="Times New Roman"/>
          <w:sz w:val="24"/>
          <w:szCs w:val="24"/>
        </w:rPr>
        <w:t xml:space="preserve">exts at multiple spatial levels. </w:t>
      </w:r>
      <w:r w:rsidR="00916161">
        <w:rPr>
          <w:rFonts w:ascii="Times New Roman" w:hAnsi="Times New Roman" w:cs="Times New Roman"/>
          <w:sz w:val="24"/>
          <w:szCs w:val="24"/>
        </w:rPr>
        <w:t>R</w:t>
      </w:r>
      <w:r w:rsidR="00910CCF">
        <w:rPr>
          <w:rFonts w:ascii="Times New Roman" w:hAnsi="Times New Roman" w:cs="Times New Roman"/>
          <w:sz w:val="24"/>
          <w:szCs w:val="24"/>
        </w:rPr>
        <w:t xml:space="preserve">esults from </w:t>
      </w:r>
      <w:r w:rsidR="008762B8">
        <w:rPr>
          <w:rFonts w:ascii="Times New Roman" w:hAnsi="Times New Roman" w:cs="Times New Roman"/>
          <w:sz w:val="24"/>
          <w:szCs w:val="24"/>
        </w:rPr>
        <w:t>S</w:t>
      </w:r>
      <w:r w:rsidR="00910CCF">
        <w:rPr>
          <w:rFonts w:ascii="Times New Roman" w:hAnsi="Times New Roman" w:cs="Times New Roman"/>
          <w:sz w:val="24"/>
          <w:szCs w:val="24"/>
        </w:rPr>
        <w:t xml:space="preserve">ection 4 demonstrate the capability to </w:t>
      </w:r>
      <w:r w:rsidR="004C74F2">
        <w:rPr>
          <w:rFonts w:ascii="Times New Roman" w:hAnsi="Times New Roman" w:cs="Times New Roman"/>
          <w:sz w:val="24"/>
          <w:szCs w:val="24"/>
        </w:rPr>
        <w:t xml:space="preserve">evaluate county, state, and national U.S. </w:t>
      </w:r>
      <w:r w:rsidR="00722D98">
        <w:rPr>
          <w:rFonts w:ascii="Times New Roman" w:hAnsi="Times New Roman" w:cs="Times New Roman"/>
          <w:sz w:val="24"/>
          <w:szCs w:val="24"/>
        </w:rPr>
        <w:t>water consumption</w:t>
      </w:r>
      <w:r w:rsidR="00910CCF">
        <w:rPr>
          <w:rFonts w:ascii="Times New Roman" w:hAnsi="Times New Roman" w:cs="Times New Roman"/>
          <w:sz w:val="24"/>
          <w:szCs w:val="24"/>
        </w:rPr>
        <w:t xml:space="preserve"> for commonly studied biofuel crops</w:t>
      </w:r>
      <w:r w:rsidR="00916161">
        <w:rPr>
          <w:rFonts w:ascii="Times New Roman" w:hAnsi="Times New Roman" w:cs="Times New Roman"/>
          <w:sz w:val="24"/>
          <w:szCs w:val="24"/>
        </w:rPr>
        <w:t xml:space="preserve"> relative to some existing water consumption analysis</w:t>
      </w:r>
      <w:r w:rsidR="00910CCF">
        <w:rPr>
          <w:rFonts w:ascii="Times New Roman" w:hAnsi="Times New Roman" w:cs="Times New Roman"/>
          <w:sz w:val="24"/>
          <w:szCs w:val="24"/>
        </w:rPr>
        <w:t xml:space="preserve">. Evaluation of </w:t>
      </w:r>
      <w:r w:rsidR="00722D98">
        <w:rPr>
          <w:rFonts w:ascii="Times New Roman" w:hAnsi="Times New Roman" w:cs="Times New Roman"/>
          <w:sz w:val="24"/>
          <w:szCs w:val="24"/>
        </w:rPr>
        <w:t>water consumption</w:t>
      </w:r>
      <w:r w:rsidR="00910CCF">
        <w:rPr>
          <w:rFonts w:ascii="Times New Roman" w:hAnsi="Times New Roman" w:cs="Times New Roman"/>
          <w:sz w:val="24"/>
          <w:szCs w:val="24"/>
        </w:rPr>
        <w:t xml:space="preserve"> at multiple geographic levels can be important in evaluating the potential impacts of existing state and national bioenergy polic</w:t>
      </w:r>
      <w:r w:rsidR="00DF3C4C">
        <w:rPr>
          <w:rFonts w:ascii="Times New Roman" w:hAnsi="Times New Roman" w:cs="Times New Roman"/>
          <w:sz w:val="24"/>
          <w:szCs w:val="24"/>
        </w:rPr>
        <w:t>ies (e.g., US EPA</w:t>
      </w:r>
      <w:r w:rsidR="00391FE7" w:rsidRPr="00DF3C4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&lt;EndNote&gt;&lt;Cite&gt;&lt;Author&gt;EPA&lt;/Author&gt;&lt;Year&gt;(2010)&lt;/Year&gt;&lt;RecNum&gt;3&lt;/RecNum&gt;&lt;DisplayText&gt;(55)&lt;/DisplayText&gt;&lt;record&gt;&lt;rec-number&gt;3&lt;/rec-number&gt;&lt;foreign-keys&gt;&lt;key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instrText>
      </w:r>
      <w:r w:rsidR="00391FE7" w:rsidRPr="00DF3C4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5" w:tooltip="EPA, (2010) #3" w:history="1">
        <w:r w:rsidR="006D2C77">
          <w:rPr>
            <w:rFonts w:ascii="Times New Roman" w:hAnsi="Times New Roman" w:cs="Times New Roman"/>
            <w:noProof/>
            <w:sz w:val="24"/>
            <w:szCs w:val="24"/>
            <w:vertAlign w:val="superscript"/>
          </w:rPr>
          <w:t>55</w:t>
        </w:r>
      </w:hyperlink>
      <w:r w:rsidR="00FB36AF">
        <w:rPr>
          <w:rFonts w:ascii="Times New Roman" w:hAnsi="Times New Roman" w:cs="Times New Roman"/>
          <w:noProof/>
          <w:sz w:val="24"/>
          <w:szCs w:val="24"/>
          <w:vertAlign w:val="superscript"/>
        </w:rPr>
        <w:t>)</w:t>
      </w:r>
      <w:r w:rsidR="00391FE7" w:rsidRPr="00DF3C4C">
        <w:rPr>
          <w:rFonts w:ascii="Times New Roman" w:hAnsi="Times New Roman" w:cs="Times New Roman"/>
          <w:sz w:val="24"/>
          <w:szCs w:val="24"/>
          <w:vertAlign w:val="superscript"/>
        </w:rPr>
        <w:fldChar w:fldCharType="end"/>
      </w:r>
      <w:r w:rsidR="00DF3C4C">
        <w:rPr>
          <w:rFonts w:ascii="Times New Roman" w:hAnsi="Times New Roman" w:cs="Times New Roman"/>
          <w:sz w:val="24"/>
          <w:szCs w:val="24"/>
        </w:rPr>
        <w:t xml:space="preserve"> and EU</w:t>
      </w:r>
      <w:r w:rsidR="00391FE7" w:rsidRPr="00DF3C4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&lt;EndNote&gt;&lt;Cite&gt;&lt;Author&gt;European Commission&lt;/Author&gt;&lt;Year&gt;(2009)&lt;/Year&gt;&lt;RecNum&gt;2&lt;/RecNum&gt;&lt;DisplayText&gt;(56)&lt;/DisplayText&gt;&lt;record&gt;&lt;rec-number&gt;2&lt;/rec-number&gt;&lt;foreign-keys&gt;&lt;key app="EN" db-id="vt0rsz0asdtxrzetxr0prw9eexvwt9wxe5tx"&gt;2&lt;/key&gt;&lt;/foreign-keys&gt;&lt;ref-type name="Report"&gt;27&lt;/ref-type&gt;&lt;contributors&gt;&lt;authors&gt;&lt;author&gt;European Commission,&lt;/author&gt;&lt;/authors&gt;&lt;/contributors&gt;&lt;titles&gt;&lt;title&gt;&lt;style face="italic" font="default" size="100%"&gt;Directive 2009/28/EC of the European Parliament and of the Council of 23 April 2009 on the promotion of the use of energy from renewable sources&lt;/style&gt;&lt;/title&gt;&lt;/titles&gt;&lt;dates&gt;&lt;year&gt;(2009)&lt;/year&gt;&lt;/dates&gt;&lt;pub-location&gt;Brussels, Belgium&lt;/pub-location&gt;&lt;publisher&gt;European Commission&lt;/publisher&gt;&lt;urls&gt;&lt;related-urls&gt;&lt;url&gt;http://eur-lex.europa.eu/LexUriServ/LexUriServ.do?uri=CELEX:32009L0028:EN:NOT&lt;/url&gt;&lt;/related-urls&gt;&lt;/urls&gt;&lt;/record&gt;&lt;/Cite&gt;&lt;/EndNote&gt;</w:instrText>
      </w:r>
      <w:r w:rsidR="00391FE7" w:rsidRPr="00DF3C4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6" w:tooltip="European Commission, (2009) #2" w:history="1">
        <w:r w:rsidR="006D2C77">
          <w:rPr>
            <w:rFonts w:ascii="Times New Roman" w:hAnsi="Times New Roman" w:cs="Times New Roman"/>
            <w:noProof/>
            <w:sz w:val="24"/>
            <w:szCs w:val="24"/>
            <w:vertAlign w:val="superscript"/>
          </w:rPr>
          <w:t>56</w:t>
        </w:r>
      </w:hyperlink>
      <w:r w:rsidR="00FB36AF">
        <w:rPr>
          <w:rFonts w:ascii="Times New Roman" w:hAnsi="Times New Roman" w:cs="Times New Roman"/>
          <w:noProof/>
          <w:sz w:val="24"/>
          <w:szCs w:val="24"/>
          <w:vertAlign w:val="superscript"/>
        </w:rPr>
        <w:t>)</w:t>
      </w:r>
      <w:r w:rsidR="00391FE7" w:rsidRPr="00DF3C4C">
        <w:rPr>
          <w:rFonts w:ascii="Times New Roman" w:hAnsi="Times New Roman" w:cs="Times New Roman"/>
          <w:sz w:val="24"/>
          <w:szCs w:val="24"/>
          <w:vertAlign w:val="superscript"/>
        </w:rPr>
        <w:fldChar w:fldCharType="end"/>
      </w:r>
      <w:r w:rsidR="00910CCF">
        <w:rPr>
          <w:rFonts w:ascii="Times New Roman" w:hAnsi="Times New Roman" w:cs="Times New Roman"/>
          <w:sz w:val="24"/>
          <w:szCs w:val="24"/>
        </w:rPr>
        <w:t>)</w:t>
      </w:r>
      <w:r w:rsidR="008B6BEA">
        <w:rPr>
          <w:rFonts w:ascii="Times New Roman" w:hAnsi="Times New Roman" w:cs="Times New Roman"/>
          <w:sz w:val="24"/>
          <w:szCs w:val="24"/>
        </w:rPr>
        <w:t xml:space="preserve"> and how those policies might interact</w:t>
      </w:r>
      <w:r w:rsidR="00910CCF">
        <w:rPr>
          <w:rFonts w:ascii="Times New Roman" w:hAnsi="Times New Roman" w:cs="Times New Roman"/>
          <w:sz w:val="24"/>
          <w:szCs w:val="24"/>
        </w:rPr>
        <w:t xml:space="preserve">. There are potential opportunities to analyze new policies or </w:t>
      </w:r>
      <w:r w:rsidR="00FA45D9">
        <w:rPr>
          <w:rFonts w:ascii="Times New Roman" w:hAnsi="Times New Roman" w:cs="Times New Roman"/>
          <w:sz w:val="24"/>
          <w:szCs w:val="24"/>
        </w:rPr>
        <w:t xml:space="preserve">provide </w:t>
      </w:r>
      <w:r w:rsidR="001A2DFF">
        <w:rPr>
          <w:rFonts w:ascii="Times New Roman" w:hAnsi="Times New Roman" w:cs="Times New Roman"/>
          <w:sz w:val="24"/>
          <w:szCs w:val="24"/>
        </w:rPr>
        <w:t xml:space="preserve">upper or lower </w:t>
      </w:r>
      <w:r w:rsidR="00FA45D9">
        <w:rPr>
          <w:rFonts w:ascii="Times New Roman" w:hAnsi="Times New Roman" w:cs="Times New Roman"/>
          <w:sz w:val="24"/>
          <w:szCs w:val="24"/>
        </w:rPr>
        <w:t>bound</w:t>
      </w:r>
      <w:r w:rsidR="001A2DFF">
        <w:rPr>
          <w:rFonts w:ascii="Times New Roman" w:hAnsi="Times New Roman" w:cs="Times New Roman"/>
          <w:sz w:val="24"/>
          <w:szCs w:val="24"/>
        </w:rPr>
        <w:t>s</w:t>
      </w:r>
      <w:r w:rsidR="00910CCF">
        <w:rPr>
          <w:rFonts w:ascii="Times New Roman" w:hAnsi="Times New Roman" w:cs="Times New Roman"/>
          <w:sz w:val="24"/>
          <w:szCs w:val="24"/>
        </w:rPr>
        <w:t xml:space="preserve"> in sustainability </w:t>
      </w:r>
      <w:r w:rsidR="00910CCF">
        <w:rPr>
          <w:rFonts w:ascii="Times New Roman" w:hAnsi="Times New Roman" w:cs="Times New Roman"/>
          <w:sz w:val="24"/>
          <w:szCs w:val="24"/>
        </w:rPr>
        <w:lastRenderedPageBreak/>
        <w:t>certification of bio</w:t>
      </w:r>
      <w:ins w:id="659" w:author="ewarner" w:date="2014-07-15T14:18:00Z">
        <w:r w:rsidR="00E80AC3">
          <w:rPr>
            <w:rFonts w:ascii="Times New Roman" w:hAnsi="Times New Roman" w:cs="Times New Roman"/>
            <w:sz w:val="24"/>
            <w:szCs w:val="24"/>
          </w:rPr>
          <w:t>fuel</w:t>
        </w:r>
      </w:ins>
      <w:del w:id="660" w:author="ewarner" w:date="2014-07-15T14:18:00Z">
        <w:r w:rsidR="00910CCF" w:rsidDel="00E80AC3">
          <w:rPr>
            <w:rFonts w:ascii="Times New Roman" w:hAnsi="Times New Roman" w:cs="Times New Roman"/>
            <w:sz w:val="24"/>
            <w:szCs w:val="24"/>
          </w:rPr>
          <w:delText>energy</w:delText>
        </w:r>
      </w:del>
      <w:r w:rsidR="00910CCF">
        <w:rPr>
          <w:rFonts w:ascii="Times New Roman" w:hAnsi="Times New Roman" w:cs="Times New Roman"/>
          <w:sz w:val="24"/>
          <w:szCs w:val="24"/>
        </w:rPr>
        <w:t xml:space="preserve"> projects</w:t>
      </w:r>
      <w:r w:rsidR="00910CCF" w:rsidRPr="004C74F2">
        <w:rPr>
          <w:rFonts w:ascii="Times New Roman" w:hAnsi="Times New Roman" w:cs="Times New Roman"/>
          <w:sz w:val="24"/>
          <w:szCs w:val="24"/>
        </w:rPr>
        <w:t>.</w:t>
      </w:r>
      <w:r w:rsidR="00910CCF">
        <w:rPr>
          <w:rFonts w:ascii="Times New Roman" w:hAnsi="Times New Roman" w:cs="Times New Roman"/>
          <w:sz w:val="24"/>
          <w:szCs w:val="24"/>
        </w:rPr>
        <w:t xml:space="preserve"> In addition to geographic assessment at multiple levels,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910CCF">
        <w:rPr>
          <w:rFonts w:ascii="Times New Roman" w:hAnsi="Times New Roman" w:cs="Times New Roman"/>
          <w:sz w:val="24"/>
          <w:szCs w:val="24"/>
        </w:rPr>
        <w:t xml:space="preserve">also has the potential to be adapted for analysis of </w:t>
      </w:r>
      <w:r w:rsidR="00722D98">
        <w:rPr>
          <w:rFonts w:ascii="Times New Roman" w:hAnsi="Times New Roman" w:cs="Times New Roman"/>
          <w:sz w:val="24"/>
          <w:szCs w:val="24"/>
        </w:rPr>
        <w:t>water consumption</w:t>
      </w:r>
      <w:r w:rsidR="00910CCF">
        <w:rPr>
          <w:rFonts w:ascii="Times New Roman" w:hAnsi="Times New Roman" w:cs="Times New Roman"/>
          <w:sz w:val="24"/>
          <w:szCs w:val="24"/>
        </w:rPr>
        <w:t xml:space="preserve"> of less researched regions (e.g., developing countries) of the world.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w:t>
      </w:r>
      <w:r w:rsidR="00910CCF">
        <w:rPr>
          <w:rFonts w:ascii="Times New Roman" w:hAnsi="Times New Roman" w:cs="Times New Roman"/>
          <w:sz w:val="24"/>
          <w:szCs w:val="24"/>
        </w:rPr>
        <w:t xml:space="preserve">’s database could be modified for other geographic contexts where climate and soil data for running the model are available. </w:t>
      </w:r>
    </w:p>
    <w:p w:rsidR="008C0A71" w:rsidRPr="008459DC" w:rsidRDefault="003F37C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B6BEA">
        <w:rPr>
          <w:rFonts w:ascii="Times New Roman" w:hAnsi="Times New Roman" w:cs="Times New Roman"/>
          <w:sz w:val="24"/>
          <w:szCs w:val="24"/>
        </w:rPr>
        <w:t xml:space="preserve">was used </w:t>
      </w:r>
      <w:r w:rsidR="00AD597E">
        <w:rPr>
          <w:rFonts w:ascii="Times New Roman" w:hAnsi="Times New Roman" w:cs="Times New Roman"/>
          <w:sz w:val="24"/>
          <w:szCs w:val="24"/>
        </w:rPr>
        <w:t xml:space="preserve">in this paper to look at </w:t>
      </w:r>
      <w:r w:rsidR="00916161">
        <w:rPr>
          <w:rFonts w:ascii="Times New Roman" w:hAnsi="Times New Roman" w:cs="Times New Roman"/>
          <w:sz w:val="24"/>
          <w:szCs w:val="24"/>
        </w:rPr>
        <w:t xml:space="preserve">two common </w:t>
      </w:r>
      <w:r w:rsidR="008B6BEA">
        <w:rPr>
          <w:rFonts w:ascii="Times New Roman" w:hAnsi="Times New Roman" w:cs="Times New Roman"/>
          <w:sz w:val="24"/>
          <w:szCs w:val="24"/>
        </w:rPr>
        <w:t xml:space="preserve">biofuel feedstocks, but the </w:t>
      </w:r>
      <w:r w:rsidR="00B90A97">
        <w:rPr>
          <w:rFonts w:ascii="Times New Roman" w:hAnsi="Times New Roman" w:cs="Times New Roman"/>
          <w:sz w:val="24"/>
          <w:szCs w:val="24"/>
        </w:rPr>
        <w:t>model has the potential for</w:t>
      </w:r>
      <w:r w:rsidR="008B6BEA">
        <w:rPr>
          <w:rFonts w:ascii="Times New Roman" w:hAnsi="Times New Roman" w:cs="Times New Roman"/>
          <w:sz w:val="24"/>
          <w:szCs w:val="24"/>
        </w:rPr>
        <w:t xml:space="preserve"> broader applicability. Besides the ability to assess optimal </w:t>
      </w:r>
      <w:r w:rsidR="00722D98">
        <w:rPr>
          <w:rFonts w:ascii="Times New Roman" w:hAnsi="Times New Roman" w:cs="Times New Roman"/>
          <w:sz w:val="24"/>
          <w:szCs w:val="24"/>
        </w:rPr>
        <w:t>water consumption</w:t>
      </w:r>
      <w:r w:rsidR="008B6BEA">
        <w:rPr>
          <w:rFonts w:ascii="Times New Roman" w:hAnsi="Times New Roman" w:cs="Times New Roman"/>
          <w:sz w:val="24"/>
          <w:szCs w:val="24"/>
        </w:rPr>
        <w:t xml:space="preserve"> of potential crops for biopower,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B6BEA">
        <w:rPr>
          <w:rFonts w:ascii="Times New Roman" w:hAnsi="Times New Roman" w:cs="Times New Roman"/>
          <w:sz w:val="24"/>
          <w:szCs w:val="24"/>
        </w:rPr>
        <w:t xml:space="preserve">can assess a wide array of agricultural commodities. As noted in </w:t>
      </w:r>
      <w:r w:rsidR="00447C60">
        <w:rPr>
          <w:rFonts w:ascii="Times New Roman" w:hAnsi="Times New Roman" w:cs="Times New Roman"/>
          <w:sz w:val="24"/>
          <w:szCs w:val="24"/>
        </w:rPr>
        <w:t>S</w:t>
      </w:r>
      <w:r w:rsidR="008B6BEA">
        <w:rPr>
          <w:rFonts w:ascii="Times New Roman" w:hAnsi="Times New Roman" w:cs="Times New Roman"/>
          <w:sz w:val="24"/>
          <w:szCs w:val="24"/>
        </w:rPr>
        <w:t>ection 1.4</w:t>
      </w:r>
      <w:r w:rsidR="00071FEB">
        <w:rPr>
          <w:rFonts w:ascii="Times New Roman" w:hAnsi="Times New Roman" w:cs="Times New Roman"/>
          <w:sz w:val="24"/>
          <w:szCs w:val="24"/>
        </w:rPr>
        <w:t>,</w:t>
      </w:r>
      <w:r w:rsidR="008B6BEA">
        <w:rPr>
          <w:rFonts w:ascii="Times New Roman" w:hAnsi="Times New Roman" w:cs="Times New Roman"/>
          <w:sz w:val="24"/>
          <w:szCs w:val="24"/>
        </w:rPr>
        <w:t xml:space="preserve"> non-energy crops could be evaluated using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O</w:t>
      </w:r>
      <w:r w:rsidR="008B6BEA">
        <w:rPr>
          <w:rFonts w:ascii="Times New Roman" w:hAnsi="Times New Roman" w:cs="Times New Roman"/>
          <w:sz w:val="24"/>
          <w:szCs w:val="24"/>
        </w:rPr>
        <w:t xml:space="preserve"> and therefore could be used </w:t>
      </w:r>
      <w:r w:rsidR="001A2DFF">
        <w:rPr>
          <w:rFonts w:ascii="Times New Roman" w:hAnsi="Times New Roman" w:cs="Times New Roman"/>
          <w:sz w:val="24"/>
          <w:szCs w:val="24"/>
        </w:rPr>
        <w:t>as an input into</w:t>
      </w:r>
      <w:r w:rsidR="008B6BEA">
        <w:rPr>
          <w:rFonts w:ascii="Times New Roman" w:hAnsi="Times New Roman" w:cs="Times New Roman"/>
          <w:sz w:val="24"/>
          <w:szCs w:val="24"/>
        </w:rPr>
        <w:t xml:space="preserve"> decision</w:t>
      </w:r>
      <w:r w:rsidR="001A2DFF">
        <w:rPr>
          <w:rFonts w:ascii="Times New Roman" w:hAnsi="Times New Roman" w:cs="Times New Roman"/>
          <w:sz w:val="24"/>
          <w:szCs w:val="24"/>
        </w:rPr>
        <w:t>-</w:t>
      </w:r>
      <w:r w:rsidR="008B6BEA">
        <w:rPr>
          <w:rFonts w:ascii="Times New Roman" w:hAnsi="Times New Roman" w:cs="Times New Roman"/>
          <w:sz w:val="24"/>
          <w:szCs w:val="24"/>
        </w:rPr>
        <w:t xml:space="preserve">making in food and fiber sectors. The current version of </w:t>
      </w: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B6BEA">
        <w:rPr>
          <w:rFonts w:ascii="Times New Roman" w:hAnsi="Times New Roman" w:cs="Times New Roman"/>
          <w:sz w:val="24"/>
          <w:szCs w:val="24"/>
        </w:rPr>
        <w:t>is</w:t>
      </w:r>
      <w:r w:rsidR="00916161">
        <w:rPr>
          <w:rFonts w:ascii="Times New Roman" w:hAnsi="Times New Roman" w:cs="Times New Roman"/>
          <w:sz w:val="24"/>
          <w:szCs w:val="24"/>
        </w:rPr>
        <w:t xml:space="preserve"> </w:t>
      </w:r>
      <w:r w:rsidR="008B6BEA">
        <w:rPr>
          <w:rFonts w:ascii="Times New Roman" w:hAnsi="Times New Roman" w:cs="Times New Roman"/>
          <w:sz w:val="24"/>
          <w:szCs w:val="24"/>
        </w:rPr>
        <w:t xml:space="preserve">designed to evaluate </w:t>
      </w:r>
      <w:r w:rsidR="00722D98">
        <w:rPr>
          <w:rFonts w:ascii="Times New Roman" w:hAnsi="Times New Roman" w:cs="Times New Roman"/>
          <w:sz w:val="24"/>
          <w:szCs w:val="24"/>
        </w:rPr>
        <w:t>water consumption</w:t>
      </w:r>
      <w:r w:rsidR="008B6BEA">
        <w:rPr>
          <w:rFonts w:ascii="Times New Roman" w:hAnsi="Times New Roman" w:cs="Times New Roman"/>
          <w:sz w:val="24"/>
          <w:szCs w:val="24"/>
        </w:rPr>
        <w:t xml:space="preserve"> in agriculture</w:t>
      </w:r>
      <w:r w:rsidR="00B90A97">
        <w:rPr>
          <w:rFonts w:ascii="Times New Roman" w:hAnsi="Times New Roman" w:cs="Times New Roman"/>
          <w:sz w:val="24"/>
          <w:szCs w:val="24"/>
        </w:rPr>
        <w:t xml:space="preserve"> crops</w:t>
      </w:r>
      <w:r w:rsidR="00916161">
        <w:rPr>
          <w:rFonts w:ascii="Times New Roman" w:hAnsi="Times New Roman" w:cs="Times New Roman"/>
          <w:sz w:val="24"/>
          <w:szCs w:val="24"/>
        </w:rPr>
        <w:t>. T</w:t>
      </w:r>
      <w:r w:rsidR="008B6BEA">
        <w:rPr>
          <w:rFonts w:ascii="Times New Roman" w:hAnsi="Times New Roman" w:cs="Times New Roman"/>
          <w:sz w:val="24"/>
          <w:szCs w:val="24"/>
        </w:rPr>
        <w:t xml:space="preserve">here is potential to </w:t>
      </w:r>
      <w:r w:rsidR="00B90A97">
        <w:rPr>
          <w:rFonts w:ascii="Times New Roman" w:hAnsi="Times New Roman" w:cs="Times New Roman"/>
          <w:sz w:val="24"/>
          <w:szCs w:val="24"/>
        </w:rPr>
        <w:t>adapt</w:t>
      </w:r>
      <w:r w:rsidR="008B6BEA">
        <w:rPr>
          <w:rFonts w:ascii="Times New Roman" w:hAnsi="Times New Roman" w:cs="Times New Roman"/>
          <w:sz w:val="24"/>
          <w:szCs w:val="24"/>
        </w:rPr>
        <w:t xml:space="preserve"> the </w:t>
      </w:r>
      <w:r w:rsidR="00B90A97">
        <w:rPr>
          <w:rFonts w:ascii="Times New Roman" w:hAnsi="Times New Roman" w:cs="Times New Roman"/>
          <w:sz w:val="24"/>
          <w:szCs w:val="24"/>
        </w:rPr>
        <w:t xml:space="preserve">database and </w:t>
      </w:r>
      <w:r w:rsidR="00D8381B">
        <w:rPr>
          <w:rFonts w:ascii="Times New Roman" w:hAnsi="Times New Roman" w:cs="Times New Roman"/>
          <w:sz w:val="24"/>
          <w:szCs w:val="24"/>
        </w:rPr>
        <w:t>SD</w:t>
      </w:r>
      <w:r w:rsidR="00B90A97">
        <w:rPr>
          <w:rFonts w:ascii="Times New Roman" w:hAnsi="Times New Roman" w:cs="Times New Roman"/>
          <w:sz w:val="24"/>
          <w:szCs w:val="24"/>
        </w:rPr>
        <w:t xml:space="preserve"> </w:t>
      </w:r>
      <w:r w:rsidR="00916161">
        <w:rPr>
          <w:rFonts w:ascii="Times New Roman" w:hAnsi="Times New Roman" w:cs="Times New Roman"/>
          <w:sz w:val="24"/>
          <w:szCs w:val="24"/>
        </w:rPr>
        <w:t xml:space="preserve">framework </w:t>
      </w:r>
      <w:r w:rsidR="008B6BEA">
        <w:rPr>
          <w:rFonts w:ascii="Times New Roman" w:hAnsi="Times New Roman" w:cs="Times New Roman"/>
          <w:sz w:val="24"/>
          <w:szCs w:val="24"/>
        </w:rPr>
        <w:t xml:space="preserve">to evaluate the </w:t>
      </w:r>
      <w:r w:rsidR="00722D98">
        <w:rPr>
          <w:rFonts w:ascii="Times New Roman" w:hAnsi="Times New Roman" w:cs="Times New Roman"/>
          <w:sz w:val="24"/>
          <w:szCs w:val="24"/>
        </w:rPr>
        <w:t>water consumption</w:t>
      </w:r>
      <w:r w:rsidR="008B6BEA">
        <w:rPr>
          <w:rFonts w:ascii="Times New Roman" w:hAnsi="Times New Roman" w:cs="Times New Roman"/>
          <w:sz w:val="24"/>
          <w:szCs w:val="24"/>
        </w:rPr>
        <w:t xml:space="preserve"> of other energy technologies</w:t>
      </w:r>
      <w:r w:rsidR="00B90A97">
        <w:rPr>
          <w:rFonts w:ascii="Times New Roman" w:hAnsi="Times New Roman" w:cs="Times New Roman"/>
          <w:sz w:val="24"/>
          <w:szCs w:val="24"/>
        </w:rPr>
        <w:t xml:space="preserve"> or </w:t>
      </w:r>
      <w:r w:rsidR="00722D98">
        <w:rPr>
          <w:rFonts w:ascii="Times New Roman" w:hAnsi="Times New Roman" w:cs="Times New Roman"/>
          <w:sz w:val="24"/>
          <w:szCs w:val="24"/>
        </w:rPr>
        <w:t>water consumption</w:t>
      </w:r>
      <w:r w:rsidR="00B90A97">
        <w:rPr>
          <w:rFonts w:ascii="Times New Roman" w:hAnsi="Times New Roman" w:cs="Times New Roman"/>
          <w:sz w:val="24"/>
          <w:szCs w:val="24"/>
        </w:rPr>
        <w:t xml:space="preserve"> in biomass conversion to fuel, heat, or power.</w:t>
      </w:r>
    </w:p>
    <w:p w:rsidR="008C0A71" w:rsidRPr="008459DC" w:rsidRDefault="00E4380A"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It is important to be able to estimate the potential water consumption of biofuel feedstocks in the future given expected climatic and demographic changes effecting water resources that are noted in Section 1.1.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B90A97">
        <w:rPr>
          <w:rFonts w:ascii="Times New Roman" w:hAnsi="Times New Roman" w:cs="Times New Roman"/>
          <w:sz w:val="24"/>
          <w:szCs w:val="24"/>
        </w:rPr>
        <w:t xml:space="preserve">’s dynamic capabilities and adjustable climatic data allow analysis of </w:t>
      </w:r>
      <w:r w:rsidR="00722D98">
        <w:rPr>
          <w:rFonts w:ascii="Times New Roman" w:hAnsi="Times New Roman" w:cs="Times New Roman"/>
          <w:sz w:val="24"/>
          <w:szCs w:val="24"/>
        </w:rPr>
        <w:t>water consumption</w:t>
      </w:r>
      <w:r w:rsidR="00B90A97">
        <w:rPr>
          <w:rFonts w:ascii="Times New Roman" w:hAnsi="Times New Roman" w:cs="Times New Roman"/>
          <w:sz w:val="24"/>
          <w:szCs w:val="24"/>
        </w:rPr>
        <w:t xml:space="preserve"> changes over time</w:t>
      </w:r>
      <w:r w:rsidR="00FA45D9">
        <w:rPr>
          <w:rFonts w:ascii="Times New Roman" w:hAnsi="Times New Roman" w:cs="Times New Roman"/>
          <w:sz w:val="24"/>
          <w:szCs w:val="24"/>
        </w:rPr>
        <w:t>. For example, scenario analysis of alternative future policies such as the Renewable Fuel Standard 2</w:t>
      </w:r>
      <w:r w:rsidR="00391FE7"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&lt;EndNote&gt;&lt;Cite&gt;&lt;Author&gt;EPA&lt;/Author&gt;&lt;Year&gt;(2010)&lt;/Year&gt;&lt;RecNum&gt;3&lt;/RecNum&gt;&lt;DisplayText&gt;(55)&lt;/DisplayText&gt;&lt;record&gt;&lt;rec-number&gt;3&lt;/rec-number&gt;&lt;foreign-keys&gt;&lt;key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instrText>
      </w:r>
      <w:r w:rsidR="00391FE7"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5" w:tooltip="EPA, (2010) #3" w:history="1">
        <w:r w:rsidR="006D2C77">
          <w:rPr>
            <w:rFonts w:ascii="Times New Roman" w:hAnsi="Times New Roman" w:cs="Times New Roman"/>
            <w:noProof/>
            <w:sz w:val="24"/>
            <w:szCs w:val="24"/>
            <w:vertAlign w:val="superscript"/>
          </w:rPr>
          <w:t>55</w:t>
        </w:r>
      </w:hyperlink>
      <w:r w:rsidR="00FB36AF">
        <w:rPr>
          <w:rFonts w:ascii="Times New Roman" w:hAnsi="Times New Roman" w:cs="Times New Roman"/>
          <w:noProof/>
          <w:sz w:val="24"/>
          <w:szCs w:val="24"/>
          <w:vertAlign w:val="superscript"/>
        </w:rPr>
        <w:t>)</w:t>
      </w:r>
      <w:r w:rsidR="00391FE7" w:rsidRPr="00096D65">
        <w:rPr>
          <w:rFonts w:ascii="Times New Roman" w:hAnsi="Times New Roman" w:cs="Times New Roman"/>
          <w:sz w:val="24"/>
          <w:szCs w:val="24"/>
          <w:vertAlign w:val="superscript"/>
        </w:rPr>
        <w:fldChar w:fldCharType="end"/>
      </w:r>
      <w:r w:rsidR="00FA45D9">
        <w:rPr>
          <w:rFonts w:ascii="Times New Roman" w:hAnsi="Times New Roman" w:cs="Times New Roman"/>
          <w:sz w:val="24"/>
          <w:szCs w:val="24"/>
        </w:rPr>
        <w:t xml:space="preserve"> and proposed revision or policies supporting particular biomass feedstock (e.g., crops versus residues) could be examined in the context of alternative future climatic conditions.</w:t>
      </w:r>
      <w:r w:rsidR="00B90A97">
        <w:rPr>
          <w:rFonts w:ascii="Times New Roman" w:hAnsi="Times New Roman" w:cs="Times New Roman"/>
          <w:sz w:val="24"/>
          <w:szCs w:val="24"/>
        </w:rPr>
        <w:t xml:space="preserve">.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 xml:space="preserve">O </w:t>
      </w:r>
      <w:r>
        <w:rPr>
          <w:rFonts w:ascii="Times New Roman" w:hAnsi="Times New Roman" w:cs="Times New Roman"/>
          <w:sz w:val="24"/>
          <w:szCs w:val="24"/>
        </w:rPr>
        <w:t>can be changed</w:t>
      </w:r>
      <w:r w:rsidR="008C0A71" w:rsidRPr="008459DC">
        <w:rPr>
          <w:rFonts w:ascii="Times New Roman" w:hAnsi="Times New Roman" w:cs="Times New Roman"/>
          <w:sz w:val="24"/>
          <w:szCs w:val="24"/>
        </w:rPr>
        <w:t xml:space="preserve"> to represent alternative climatic conditions</w:t>
      </w:r>
      <w:r w:rsidR="00715DC8">
        <w:rPr>
          <w:rFonts w:ascii="Times New Roman" w:hAnsi="Times New Roman" w:cs="Times New Roman"/>
          <w:sz w:val="24"/>
          <w:szCs w:val="24"/>
        </w:rPr>
        <w:t>,</w:t>
      </w:r>
      <w:r w:rsidR="00B90A97">
        <w:rPr>
          <w:rFonts w:ascii="Times New Roman" w:hAnsi="Times New Roman" w:cs="Times New Roman"/>
          <w:sz w:val="24"/>
          <w:szCs w:val="24"/>
        </w:rPr>
        <w:t xml:space="preserve"> assuming the availability of data for a given geographic area</w:t>
      </w:r>
      <w:r w:rsidR="008C0A71" w:rsidRPr="008459DC">
        <w:rPr>
          <w:rFonts w:ascii="Times New Roman" w:hAnsi="Times New Roman" w:cs="Times New Roman"/>
          <w:sz w:val="24"/>
          <w:szCs w:val="24"/>
        </w:rPr>
        <w:t>. These alterations can represent the potential impacts of climate change</w:t>
      </w:r>
      <w:r w:rsidR="00B90A97">
        <w:rPr>
          <w:rFonts w:ascii="Times New Roman" w:hAnsi="Times New Roman" w:cs="Times New Roman"/>
          <w:sz w:val="24"/>
          <w:szCs w:val="24"/>
        </w:rPr>
        <w:t xml:space="preserve"> and </w:t>
      </w:r>
      <w:r w:rsidR="00B90A97">
        <w:rPr>
          <w:rFonts w:ascii="Times New Roman" w:hAnsi="Times New Roman" w:cs="Times New Roman"/>
          <w:sz w:val="24"/>
          <w:szCs w:val="24"/>
        </w:rPr>
        <w:lastRenderedPageBreak/>
        <w:t xml:space="preserve">allow for better assessment of the </w:t>
      </w:r>
      <w:r w:rsidR="00722D98">
        <w:rPr>
          <w:rFonts w:ascii="Times New Roman" w:hAnsi="Times New Roman" w:cs="Times New Roman"/>
          <w:sz w:val="24"/>
          <w:szCs w:val="24"/>
        </w:rPr>
        <w:t>water consumption</w:t>
      </w:r>
      <w:r w:rsidR="00B90A97">
        <w:rPr>
          <w:rFonts w:ascii="Times New Roman" w:hAnsi="Times New Roman" w:cs="Times New Roman"/>
          <w:sz w:val="24"/>
          <w:szCs w:val="24"/>
        </w:rPr>
        <w:t xml:space="preserve"> impact of a bio</w:t>
      </w:r>
      <w:ins w:id="661" w:author="ewarner" w:date="2014-07-15T14:18:00Z">
        <w:r w:rsidR="00E80AC3">
          <w:rPr>
            <w:rFonts w:ascii="Times New Roman" w:hAnsi="Times New Roman" w:cs="Times New Roman"/>
            <w:sz w:val="24"/>
            <w:szCs w:val="24"/>
          </w:rPr>
          <w:t>fuel</w:t>
        </w:r>
      </w:ins>
      <w:del w:id="662" w:author="ewarner" w:date="2014-07-15T14:18:00Z">
        <w:r w:rsidR="00B90A97" w:rsidDel="00E80AC3">
          <w:rPr>
            <w:rFonts w:ascii="Times New Roman" w:hAnsi="Times New Roman" w:cs="Times New Roman"/>
            <w:sz w:val="24"/>
            <w:szCs w:val="24"/>
          </w:rPr>
          <w:delText>energy</w:delText>
        </w:r>
      </w:del>
      <w:r w:rsidR="00B90A97">
        <w:rPr>
          <w:rFonts w:ascii="Times New Roman" w:hAnsi="Times New Roman" w:cs="Times New Roman"/>
          <w:sz w:val="24"/>
          <w:szCs w:val="24"/>
        </w:rPr>
        <w:t xml:space="preserve"> policies in future years.</w:t>
      </w:r>
    </w:p>
    <w:p w:rsidR="008C0A71" w:rsidRDefault="00FA45D9"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8B6BEA">
        <w:rPr>
          <w:rFonts w:ascii="Times New Roman" w:hAnsi="Times New Roman" w:cs="Times New Roman"/>
          <w:sz w:val="24"/>
          <w:szCs w:val="24"/>
        </w:rPr>
        <w:t xml:space="preserve">he </w:t>
      </w:r>
      <w:r w:rsidR="00D8381B">
        <w:rPr>
          <w:rFonts w:ascii="Times New Roman" w:hAnsi="Times New Roman" w:cs="Times New Roman"/>
          <w:sz w:val="24"/>
          <w:szCs w:val="24"/>
        </w:rPr>
        <w:t>SD</w:t>
      </w:r>
      <w:r w:rsidR="008B6BEA">
        <w:rPr>
          <w:rFonts w:ascii="Times New Roman" w:hAnsi="Times New Roman" w:cs="Times New Roman"/>
          <w:sz w:val="24"/>
          <w:szCs w:val="24"/>
        </w:rPr>
        <w:t xml:space="preserve"> framework provides a flexible and user</w:t>
      </w:r>
      <w:r w:rsidR="00715DC8">
        <w:rPr>
          <w:rFonts w:ascii="Times New Roman" w:hAnsi="Times New Roman" w:cs="Times New Roman"/>
          <w:sz w:val="24"/>
          <w:szCs w:val="24"/>
        </w:rPr>
        <w:t>-</w:t>
      </w:r>
      <w:r w:rsidR="008B6BEA">
        <w:rPr>
          <w:rFonts w:ascii="Times New Roman" w:hAnsi="Times New Roman" w:cs="Times New Roman"/>
          <w:sz w:val="24"/>
          <w:szCs w:val="24"/>
        </w:rPr>
        <w:t>friendly interfac</w:t>
      </w:r>
      <w:r w:rsidR="00AD597E">
        <w:rPr>
          <w:rFonts w:ascii="Times New Roman" w:hAnsi="Times New Roman" w:cs="Times New Roman"/>
          <w:sz w:val="24"/>
          <w:szCs w:val="24"/>
        </w:rPr>
        <w:t xml:space="preserve">e for </w:t>
      </w:r>
      <w:r w:rsidR="00D947AA">
        <w:rPr>
          <w:rFonts w:ascii="Times New Roman" w:hAnsi="Times New Roman" w:cs="Times New Roman"/>
          <w:sz w:val="24"/>
          <w:szCs w:val="24"/>
        </w:rPr>
        <w:t>on</w:t>
      </w:r>
      <w:r w:rsidR="00715DC8">
        <w:rPr>
          <w:rFonts w:ascii="Times New Roman" w:hAnsi="Times New Roman" w:cs="Times New Roman"/>
          <w:sz w:val="24"/>
          <w:szCs w:val="24"/>
        </w:rPr>
        <w:t>-</w:t>
      </w:r>
      <w:r w:rsidR="00D947AA">
        <w:rPr>
          <w:rFonts w:ascii="Times New Roman" w:hAnsi="Times New Roman" w:cs="Times New Roman"/>
          <w:sz w:val="24"/>
          <w:szCs w:val="24"/>
        </w:rPr>
        <w:t xml:space="preserve">demand </w:t>
      </w:r>
      <w:r>
        <w:rPr>
          <w:rFonts w:ascii="Times New Roman" w:hAnsi="Times New Roman" w:cs="Times New Roman"/>
          <w:sz w:val="24"/>
          <w:szCs w:val="24"/>
        </w:rPr>
        <w:t xml:space="preserve">spatially explicit </w:t>
      </w:r>
      <w:r w:rsidR="00722D98">
        <w:rPr>
          <w:rFonts w:ascii="Times New Roman" w:hAnsi="Times New Roman" w:cs="Times New Roman"/>
          <w:sz w:val="24"/>
          <w:szCs w:val="24"/>
        </w:rPr>
        <w:t>water consumption</w:t>
      </w:r>
      <w:r w:rsidR="00AD597E">
        <w:rPr>
          <w:rFonts w:ascii="Times New Roman" w:hAnsi="Times New Roman" w:cs="Times New Roman"/>
          <w:sz w:val="24"/>
          <w:szCs w:val="24"/>
        </w:rPr>
        <w:t xml:space="preserve"> analysis </w:t>
      </w:r>
      <w:r w:rsidR="00D947AA">
        <w:rPr>
          <w:rFonts w:ascii="Times New Roman" w:hAnsi="Times New Roman" w:cs="Times New Roman"/>
          <w:sz w:val="24"/>
          <w:szCs w:val="24"/>
        </w:rPr>
        <w:t>for many U.S. agricultural crops</w:t>
      </w:r>
      <w:r w:rsidR="008B6BEA">
        <w:rPr>
          <w:rFonts w:ascii="Times New Roman" w:hAnsi="Times New Roman" w:cs="Times New Roman"/>
          <w:sz w:val="24"/>
          <w:szCs w:val="24"/>
        </w:rPr>
        <w:t>.</w:t>
      </w:r>
      <w:r w:rsidR="00AD597E">
        <w:rPr>
          <w:rFonts w:ascii="Times New Roman" w:hAnsi="Times New Roman" w:cs="Times New Roman"/>
          <w:sz w:val="24"/>
          <w:szCs w:val="24"/>
        </w:rPr>
        <w:t xml:space="preserve"> </w:t>
      </w:r>
      <w:r>
        <w:rPr>
          <w:rFonts w:ascii="Times New Roman" w:hAnsi="Times New Roman" w:cs="Times New Roman"/>
          <w:sz w:val="24"/>
          <w:szCs w:val="24"/>
        </w:rPr>
        <w:t>Expansion or modification of 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to new conditions and applications would take time, but are also a possible use of the model. </w:t>
      </w:r>
      <w:r w:rsidR="00AD597E">
        <w:rPr>
          <w:rFonts w:ascii="Times New Roman" w:hAnsi="Times New Roman" w:cs="Times New Roman"/>
          <w:sz w:val="24"/>
          <w:szCs w:val="24"/>
        </w:rPr>
        <w:t xml:space="preserve">The user interface of </w:t>
      </w:r>
      <w:r w:rsidR="00715DC8">
        <w:rPr>
          <w:rFonts w:ascii="Times New Roman" w:hAnsi="Times New Roman" w:cs="Times New Roman"/>
          <w:sz w:val="24"/>
          <w:szCs w:val="24"/>
        </w:rPr>
        <w:t xml:space="preserve">the </w:t>
      </w:r>
      <w:r w:rsidR="00D8381B">
        <w:rPr>
          <w:rFonts w:ascii="Times New Roman" w:hAnsi="Times New Roman" w:cs="Times New Roman"/>
          <w:sz w:val="24"/>
          <w:szCs w:val="24"/>
        </w:rPr>
        <w:t>SD</w:t>
      </w:r>
      <w:r w:rsidR="00AD597E">
        <w:rPr>
          <w:rFonts w:ascii="Times New Roman" w:hAnsi="Times New Roman" w:cs="Times New Roman"/>
          <w:sz w:val="24"/>
          <w:szCs w:val="24"/>
        </w:rPr>
        <w:t xml:space="preserve"> model</w:t>
      </w:r>
      <w:r w:rsidR="00715DC8">
        <w:rPr>
          <w:rFonts w:ascii="Times New Roman" w:hAnsi="Times New Roman" w:cs="Times New Roman"/>
          <w:sz w:val="24"/>
          <w:szCs w:val="24"/>
        </w:rPr>
        <w:t xml:space="preserve"> component</w:t>
      </w:r>
      <w:r w:rsidR="00AD597E">
        <w:rPr>
          <w:rFonts w:ascii="Times New Roman" w:hAnsi="Times New Roman" w:cs="Times New Roman"/>
          <w:sz w:val="24"/>
          <w:szCs w:val="24"/>
        </w:rPr>
        <w:t xml:space="preserve"> can be modified to allow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54328A">
        <w:rPr>
          <w:rFonts w:ascii="Times New Roman" w:hAnsi="Times New Roman" w:cs="Times New Roman"/>
          <w:sz w:val="24"/>
          <w:szCs w:val="24"/>
        </w:rPr>
        <w:t xml:space="preserve"> users</w:t>
      </w:r>
      <w:r w:rsidR="003F37C4">
        <w:rPr>
          <w:rFonts w:ascii="Times New Roman" w:hAnsi="Times New Roman" w:cs="Times New Roman"/>
          <w:sz w:val="24"/>
          <w:szCs w:val="24"/>
        </w:rPr>
        <w:t xml:space="preserve"> </w:t>
      </w:r>
      <w:r w:rsidR="00086491">
        <w:rPr>
          <w:rFonts w:ascii="Times New Roman" w:hAnsi="Times New Roman" w:cs="Times New Roman"/>
          <w:sz w:val="24"/>
          <w:szCs w:val="24"/>
        </w:rPr>
        <w:t>access</w:t>
      </w:r>
      <w:r w:rsidR="00AD597E">
        <w:rPr>
          <w:rFonts w:ascii="Times New Roman" w:hAnsi="Times New Roman" w:cs="Times New Roman"/>
          <w:sz w:val="24"/>
          <w:szCs w:val="24"/>
        </w:rPr>
        <w:t xml:space="preserve"> to different aspects of the </w:t>
      </w:r>
      <w:r w:rsidR="00722D98">
        <w:rPr>
          <w:rFonts w:ascii="Times New Roman" w:hAnsi="Times New Roman" w:cs="Times New Roman"/>
          <w:sz w:val="24"/>
          <w:szCs w:val="24"/>
        </w:rPr>
        <w:t>water consumption</w:t>
      </w:r>
      <w:r w:rsidR="00AD597E">
        <w:rPr>
          <w:rFonts w:ascii="Times New Roman" w:hAnsi="Times New Roman" w:cs="Times New Roman"/>
          <w:sz w:val="24"/>
          <w:szCs w:val="24"/>
        </w:rPr>
        <w:t xml:space="preserve"> calculations.</w:t>
      </w:r>
      <w:r w:rsidR="00D947AA">
        <w:rPr>
          <w:rFonts w:ascii="Times New Roman" w:hAnsi="Times New Roman" w:cs="Times New Roman"/>
          <w:sz w:val="24"/>
          <w:szCs w:val="24"/>
        </w:rPr>
        <w:t xml:space="preserve"> These controls </w:t>
      </w:r>
      <w:r w:rsidR="0054328A">
        <w:rPr>
          <w:rFonts w:ascii="Times New Roman" w:hAnsi="Times New Roman" w:cs="Times New Roman"/>
          <w:sz w:val="24"/>
          <w:szCs w:val="24"/>
        </w:rPr>
        <w:t xml:space="preserve">permit </w:t>
      </w:r>
      <w:r w:rsidR="00D947AA">
        <w:rPr>
          <w:rFonts w:ascii="Times New Roman" w:hAnsi="Times New Roman" w:cs="Times New Roman"/>
          <w:sz w:val="24"/>
          <w:szCs w:val="24"/>
        </w:rPr>
        <w:t xml:space="preserve">users to quickly make modifications and see the implications of those results in real time. </w:t>
      </w:r>
    </w:p>
    <w:p w:rsidR="00392C56" w:rsidRPr="00C57AEE" w:rsidRDefault="00392C56" w:rsidP="00392C5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One example is the opportunity to run scenarios in a top down analysis of </w:t>
      </w:r>
      <w:r w:rsidR="00A3168B">
        <w:rPr>
          <w:rFonts w:ascii="Times New Roman" w:hAnsi="Times New Roman" w:cs="Times New Roman"/>
          <w:sz w:val="24"/>
          <w:szCs w:val="24"/>
        </w:rPr>
        <w:t xml:space="preserve">the </w:t>
      </w:r>
      <w:r>
        <w:rPr>
          <w:rFonts w:ascii="Times New Roman" w:hAnsi="Times New Roman" w:cs="Times New Roman"/>
          <w:sz w:val="24"/>
          <w:szCs w:val="24"/>
        </w:rPr>
        <w:t xml:space="preserve">theoretical blue </w:t>
      </w:r>
      <w:r w:rsidR="00A3168B">
        <w:rPr>
          <w:rFonts w:ascii="Times New Roman" w:hAnsi="Times New Roman" w:cs="Times New Roman"/>
          <w:sz w:val="24"/>
          <w:szCs w:val="24"/>
        </w:rPr>
        <w:t>water footprint</w:t>
      </w:r>
      <w:r>
        <w:rPr>
          <w:rFonts w:ascii="Times New Roman" w:hAnsi="Times New Roman" w:cs="Times New Roman"/>
          <w:sz w:val="24"/>
          <w:szCs w:val="24"/>
        </w:rPr>
        <w:t xml:space="preserve"> compared to self-reported irrigation from the USDA.</w:t>
      </w:r>
      <w:r w:rsidR="00391FE7" w:rsidRPr="00EB1666">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&lt;EndNote&gt;&lt;Cite&gt;&lt;Author&gt;NASS&lt;/Author&gt;&lt;Year&gt;(2013)&lt;/Year&gt;&lt;RecNum&gt;111&lt;/RecNum&gt;&lt;DisplayText&gt;(57)&lt;/DisplayText&gt;&lt;record&gt;&lt;rec-number&gt;111&lt;/rec-number&gt;&lt;foreign-keys&gt;&lt;key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00391FE7" w:rsidRPr="00EB166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7" w:tooltip="NASS, (2013) #111" w:history="1">
        <w:r w:rsidR="006D2C77">
          <w:rPr>
            <w:rFonts w:ascii="Times New Roman" w:hAnsi="Times New Roman" w:cs="Times New Roman"/>
            <w:noProof/>
            <w:sz w:val="24"/>
            <w:szCs w:val="24"/>
            <w:vertAlign w:val="superscript"/>
          </w:rPr>
          <w:t>57</w:t>
        </w:r>
      </w:hyperlink>
      <w:r w:rsidR="00FB36AF">
        <w:rPr>
          <w:rFonts w:ascii="Times New Roman" w:hAnsi="Times New Roman" w:cs="Times New Roman"/>
          <w:noProof/>
          <w:sz w:val="24"/>
          <w:szCs w:val="24"/>
          <w:vertAlign w:val="superscript"/>
        </w:rPr>
        <w:t>)</w:t>
      </w:r>
      <w:r w:rsidR="00391FE7" w:rsidRPr="00EB166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r w:rsidR="00EB1666">
        <w:rPr>
          <w:rFonts w:ascii="Times New Roman" w:hAnsi="Times New Roman" w:cs="Times New Roman"/>
          <w:sz w:val="24"/>
          <w:szCs w:val="24"/>
        </w:rPr>
        <w:t>This yield loss</w:t>
      </w:r>
      <w:r>
        <w:rPr>
          <w:rFonts w:ascii="Times New Roman" w:hAnsi="Times New Roman" w:cs="Times New Roman"/>
          <w:sz w:val="24"/>
          <w:szCs w:val="24"/>
        </w:rPr>
        <w:t xml:space="preserve"> tolerance factor could be modified by state, county, or even station </w:t>
      </w:r>
      <w:r w:rsidR="00851C2D">
        <w:rPr>
          <w:rFonts w:ascii="Times New Roman" w:hAnsi="Times New Roman" w:cs="Times New Roman"/>
          <w:sz w:val="24"/>
          <w:szCs w:val="24"/>
        </w:rPr>
        <w:t>level</w:t>
      </w:r>
      <w:r w:rsidR="005F1014">
        <w:rPr>
          <w:rFonts w:ascii="Times New Roman" w:hAnsi="Times New Roman" w:cs="Times New Roman"/>
          <w:sz w:val="24"/>
          <w:szCs w:val="24"/>
        </w:rPr>
        <w:t xml:space="preserve"> </w:t>
      </w:r>
      <w:r>
        <w:rPr>
          <w:rFonts w:ascii="Times New Roman" w:hAnsi="Times New Roman" w:cs="Times New Roman"/>
          <w:sz w:val="24"/>
          <w:szCs w:val="24"/>
        </w:rPr>
        <w:t xml:space="preserve">to represent irrigation constraints and farmer’s choices with regards to irrigation. </w:t>
      </w:r>
      <w:r w:rsidR="00EB1666">
        <w:rPr>
          <w:rFonts w:ascii="Times New Roman" w:hAnsi="Times New Roman" w:cs="Times New Roman"/>
          <w:sz w:val="24"/>
          <w:szCs w:val="24"/>
        </w:rPr>
        <w:t>A potential analysis would include</w:t>
      </w:r>
      <w:r>
        <w:rPr>
          <w:rFonts w:ascii="Times New Roman" w:hAnsi="Times New Roman" w:cs="Times New Roman"/>
          <w:sz w:val="24"/>
          <w:szCs w:val="24"/>
        </w:rPr>
        <w:t xml:space="preserve"> comparing actual yields to potential yields</w:t>
      </w:r>
      <w:r w:rsidR="00EB1666">
        <w:rPr>
          <w:rFonts w:ascii="Times New Roman" w:hAnsi="Times New Roman" w:cs="Times New Roman"/>
          <w:sz w:val="24"/>
          <w:szCs w:val="24"/>
        </w:rPr>
        <w:t xml:space="preserve"> for a defined area, </w:t>
      </w:r>
      <w:r w:rsidR="0054328A">
        <w:rPr>
          <w:rFonts w:ascii="Times New Roman" w:hAnsi="Times New Roman" w:cs="Times New Roman"/>
          <w:sz w:val="24"/>
          <w:szCs w:val="24"/>
        </w:rPr>
        <w:t xml:space="preserve">calculating </w:t>
      </w:r>
      <w:r w:rsidR="00EB1666">
        <w:rPr>
          <w:rFonts w:ascii="Times New Roman" w:hAnsi="Times New Roman" w:cs="Times New Roman"/>
          <w:sz w:val="24"/>
          <w:szCs w:val="24"/>
        </w:rPr>
        <w:t>the blue water footprint based on a yield loss tolerance</w:t>
      </w:r>
      <w:r>
        <w:rPr>
          <w:rFonts w:ascii="Times New Roman" w:hAnsi="Times New Roman" w:cs="Times New Roman"/>
          <w:sz w:val="24"/>
          <w:szCs w:val="24"/>
        </w:rPr>
        <w:t xml:space="preserve"> </w:t>
      </w:r>
      <w:r w:rsidR="00EB1666">
        <w:rPr>
          <w:rFonts w:ascii="Times New Roman" w:hAnsi="Times New Roman" w:cs="Times New Roman"/>
          <w:sz w:val="24"/>
          <w:szCs w:val="24"/>
        </w:rPr>
        <w:t xml:space="preserve">factor reflecting actual yields, </w:t>
      </w:r>
      <w:r>
        <w:rPr>
          <w:rFonts w:ascii="Times New Roman" w:hAnsi="Times New Roman" w:cs="Times New Roman"/>
          <w:sz w:val="24"/>
          <w:szCs w:val="24"/>
        </w:rPr>
        <w:t xml:space="preserve">and </w:t>
      </w:r>
      <w:r w:rsidR="00EB1666">
        <w:rPr>
          <w:rFonts w:ascii="Times New Roman" w:hAnsi="Times New Roman" w:cs="Times New Roman"/>
          <w:sz w:val="24"/>
          <w:szCs w:val="24"/>
        </w:rPr>
        <w:t xml:space="preserve">comparing the blue water footprint to </w:t>
      </w:r>
      <w:r>
        <w:rPr>
          <w:rFonts w:ascii="Times New Roman" w:hAnsi="Times New Roman" w:cs="Times New Roman"/>
          <w:sz w:val="24"/>
          <w:szCs w:val="24"/>
        </w:rPr>
        <w:t>self-reported irrigation</w:t>
      </w:r>
      <w:r w:rsidR="00EB1666">
        <w:rPr>
          <w:rFonts w:ascii="Times New Roman" w:hAnsi="Times New Roman" w:cs="Times New Roman"/>
          <w:sz w:val="24"/>
          <w:szCs w:val="24"/>
        </w:rPr>
        <w:t xml:space="preserve"> from the USDA.</w:t>
      </w:r>
      <w:r w:rsidR="00391FE7" w:rsidRPr="00EB1666">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&lt;EndNote&gt;&lt;Cite&gt;&lt;Author&gt;NASS&lt;/Author&gt;&lt;Year&gt;(2013)&lt;/Year&gt;&lt;RecNum&gt;111&lt;/RecNum&gt;&lt;DisplayText&gt;(57)&lt;/DisplayText&gt;&lt;record&gt;&lt;rec-number&gt;111&lt;/rec-number&gt;&lt;foreign-keys&gt;&lt;key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00391FE7" w:rsidRPr="00EB166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7" w:tooltip="NASS, (2013) #111" w:history="1">
        <w:r w:rsidR="006D2C77">
          <w:rPr>
            <w:rFonts w:ascii="Times New Roman" w:hAnsi="Times New Roman" w:cs="Times New Roman"/>
            <w:noProof/>
            <w:sz w:val="24"/>
            <w:szCs w:val="24"/>
            <w:vertAlign w:val="superscript"/>
          </w:rPr>
          <w:t>57</w:t>
        </w:r>
      </w:hyperlink>
      <w:r w:rsidR="00FB36AF">
        <w:rPr>
          <w:rFonts w:ascii="Times New Roman" w:hAnsi="Times New Roman" w:cs="Times New Roman"/>
          <w:noProof/>
          <w:sz w:val="24"/>
          <w:szCs w:val="24"/>
          <w:vertAlign w:val="superscript"/>
        </w:rPr>
        <w:t>)</w:t>
      </w:r>
      <w:r w:rsidR="00391FE7" w:rsidRPr="00EB1666">
        <w:rPr>
          <w:rFonts w:ascii="Times New Roman" w:hAnsi="Times New Roman" w:cs="Times New Roman"/>
          <w:sz w:val="24"/>
          <w:szCs w:val="24"/>
          <w:vertAlign w:val="superscript"/>
        </w:rPr>
        <w:fldChar w:fldCharType="end"/>
      </w:r>
      <w:commentRangeEnd w:id="656"/>
      <w:r w:rsidR="00D909E0">
        <w:rPr>
          <w:rStyle w:val="CommentReference"/>
        </w:rPr>
        <w:commentReference w:id="656"/>
      </w:r>
    </w:p>
    <w:p w:rsidR="00C93B39" w:rsidRPr="00B57EEA" w:rsidRDefault="00E57680" w:rsidP="00B57EEA">
      <w:pPr>
        <w:spacing w:line="480" w:lineRule="auto"/>
        <w:rPr>
          <w:rFonts w:ascii="Times New Roman" w:hAnsi="Times New Roman" w:cs="Times New Roman"/>
          <w:b/>
          <w:sz w:val="24"/>
          <w:szCs w:val="24"/>
        </w:rPr>
      </w:pPr>
      <w:commentRangeStart w:id="663"/>
      <w:r w:rsidRPr="00B57EEA">
        <w:rPr>
          <w:rFonts w:ascii="Times New Roman" w:hAnsi="Times New Roman" w:cs="Times New Roman"/>
          <w:b/>
          <w:sz w:val="24"/>
          <w:szCs w:val="24"/>
        </w:rPr>
        <w:t>5</w:t>
      </w:r>
      <w:r w:rsidR="005466E1" w:rsidRPr="00B57EEA">
        <w:rPr>
          <w:rFonts w:ascii="Times New Roman" w:hAnsi="Times New Roman" w:cs="Times New Roman"/>
          <w:b/>
          <w:sz w:val="24"/>
          <w:szCs w:val="24"/>
        </w:rPr>
        <w:t xml:space="preserve">. </w:t>
      </w:r>
      <w:r w:rsidR="00B57EEA" w:rsidRPr="00B57EEA">
        <w:rPr>
          <w:rFonts w:ascii="Times New Roman" w:hAnsi="Times New Roman" w:cs="Times New Roman"/>
          <w:b/>
          <w:sz w:val="24"/>
          <w:szCs w:val="24"/>
        </w:rPr>
        <w:t>SUMMARY</w:t>
      </w:r>
      <w:commentRangeEnd w:id="663"/>
      <w:r w:rsidR="002227C1">
        <w:rPr>
          <w:rStyle w:val="CommentReference"/>
        </w:rPr>
        <w:commentReference w:id="663"/>
      </w:r>
    </w:p>
    <w:p w:rsidR="008C0A71" w:rsidRDefault="008C0A71"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review of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analysis literature revealed several limitations in existing </w:t>
      </w:r>
      <w:r w:rsidR="00903F0A">
        <w:rPr>
          <w:rFonts w:ascii="Times New Roman" w:hAnsi="Times New Roman" w:cs="Times New Roman"/>
          <w:sz w:val="24"/>
          <w:szCs w:val="24"/>
        </w:rPr>
        <w:t xml:space="preserve">water footprinting </w:t>
      </w:r>
      <w:r>
        <w:rPr>
          <w:rFonts w:ascii="Times New Roman" w:hAnsi="Times New Roman" w:cs="Times New Roman"/>
          <w:sz w:val="24"/>
          <w:szCs w:val="24"/>
        </w:rPr>
        <w:t>assessment</w:t>
      </w:r>
      <w:r w:rsidR="00565551">
        <w:rPr>
          <w:rFonts w:ascii="Times New Roman" w:hAnsi="Times New Roman" w:cs="Times New Roman"/>
          <w:sz w:val="24"/>
          <w:szCs w:val="24"/>
        </w:rPr>
        <w:t>s</w:t>
      </w:r>
      <w:ins w:id="664" w:author="ewarner" w:date="2014-07-14T16:58:00Z">
        <w:r w:rsidR="006B23A5">
          <w:rPr>
            <w:rFonts w:ascii="Times New Roman" w:hAnsi="Times New Roman" w:cs="Times New Roman"/>
            <w:sz w:val="24"/>
            <w:szCs w:val="24"/>
          </w:rPr>
          <w:t xml:space="preserve"> that present a barrier to a more robust understanding of bio</w:t>
        </w:r>
      </w:ins>
      <w:ins w:id="665" w:author="ewarner" w:date="2014-07-15T14:18:00Z">
        <w:r w:rsidR="00E80AC3">
          <w:rPr>
            <w:rFonts w:ascii="Times New Roman" w:hAnsi="Times New Roman" w:cs="Times New Roman"/>
            <w:sz w:val="24"/>
            <w:szCs w:val="24"/>
          </w:rPr>
          <w:t>fuel</w:t>
        </w:r>
      </w:ins>
      <w:ins w:id="666" w:author="ewarner" w:date="2014-07-14T16:58:00Z">
        <w:r w:rsidR="006B23A5">
          <w:rPr>
            <w:rFonts w:ascii="Times New Roman" w:hAnsi="Times New Roman" w:cs="Times New Roman"/>
            <w:sz w:val="24"/>
            <w:szCs w:val="24"/>
          </w:rPr>
          <w:t xml:space="preserve"> water consumption</w:t>
        </w:r>
      </w:ins>
      <w:r>
        <w:rPr>
          <w:rFonts w:ascii="Times New Roman" w:hAnsi="Times New Roman" w:cs="Times New Roman"/>
          <w:sz w:val="24"/>
          <w:szCs w:val="24"/>
        </w:rPr>
        <w:t xml:space="preserv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analyses often </w:t>
      </w:r>
      <w:r w:rsidR="007E7291">
        <w:rPr>
          <w:rFonts w:ascii="Times New Roman" w:hAnsi="Times New Roman" w:cs="Times New Roman"/>
          <w:sz w:val="24"/>
          <w:szCs w:val="24"/>
        </w:rPr>
        <w:t xml:space="preserve">estimate </w:t>
      </w:r>
      <w:r>
        <w:rPr>
          <w:rFonts w:ascii="Times New Roman" w:hAnsi="Times New Roman" w:cs="Times New Roman"/>
          <w:sz w:val="24"/>
          <w:szCs w:val="24"/>
        </w:rPr>
        <w:t xml:space="preserve">aggregate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from multiple sources, aggregate to national and geographic levels, cover a limited set of agricultural feedstocks, and lack flexibility to alter input assumptions. </w:t>
      </w:r>
      <w:del w:id="667" w:author="ewarner" w:date="2014-07-14T16:58:00Z">
        <w:r w:rsidDel="006B23A5">
          <w:rPr>
            <w:rFonts w:ascii="Times New Roman" w:hAnsi="Times New Roman" w:cs="Times New Roman"/>
            <w:sz w:val="24"/>
            <w:szCs w:val="24"/>
          </w:rPr>
          <w:delText xml:space="preserve">These limitations </w:delText>
        </w:r>
        <w:r w:rsidDel="006B23A5">
          <w:rPr>
            <w:rFonts w:ascii="Times New Roman" w:hAnsi="Times New Roman" w:cs="Times New Roman"/>
            <w:sz w:val="24"/>
            <w:szCs w:val="24"/>
          </w:rPr>
          <w:lastRenderedPageBreak/>
          <w:delText>present a barrier to</w:delText>
        </w:r>
        <w:r w:rsidR="00FA45D9" w:rsidDel="006B23A5">
          <w:rPr>
            <w:rFonts w:ascii="Times New Roman" w:hAnsi="Times New Roman" w:cs="Times New Roman"/>
            <w:sz w:val="24"/>
            <w:szCs w:val="24"/>
          </w:rPr>
          <w:delText xml:space="preserve"> a more robust</w:delText>
        </w:r>
        <w:r w:rsidDel="006B23A5">
          <w:rPr>
            <w:rFonts w:ascii="Times New Roman" w:hAnsi="Times New Roman" w:cs="Times New Roman"/>
            <w:sz w:val="24"/>
            <w:szCs w:val="24"/>
          </w:rPr>
          <w:delText xml:space="preserve"> understanding of bioenergy </w:delText>
        </w:r>
        <w:r w:rsidR="00722D98" w:rsidDel="006B23A5">
          <w:rPr>
            <w:rFonts w:ascii="Times New Roman" w:hAnsi="Times New Roman" w:cs="Times New Roman"/>
            <w:sz w:val="24"/>
            <w:szCs w:val="24"/>
          </w:rPr>
          <w:delText>water consumption</w:delText>
        </w:r>
        <w:r w:rsidR="00FC4EEB" w:rsidDel="006B23A5">
          <w:rPr>
            <w:rFonts w:ascii="Times New Roman" w:hAnsi="Times New Roman" w:cs="Times New Roman"/>
            <w:sz w:val="24"/>
            <w:szCs w:val="24"/>
          </w:rPr>
          <w:delText>, which</w:delText>
        </w:r>
        <w:r w:rsidR="00565551" w:rsidDel="006B23A5">
          <w:rPr>
            <w:rFonts w:ascii="Times New Roman" w:hAnsi="Times New Roman" w:cs="Times New Roman"/>
            <w:sz w:val="24"/>
            <w:szCs w:val="24"/>
          </w:rPr>
          <w:delText xml:space="preserve"> </w:delText>
        </w:r>
        <w:r w:rsidDel="006B23A5">
          <w:rPr>
            <w:rFonts w:ascii="Times New Roman" w:hAnsi="Times New Roman" w:cs="Times New Roman"/>
            <w:sz w:val="24"/>
            <w:szCs w:val="24"/>
          </w:rPr>
          <w:delText>is necessary for decision</w:delText>
        </w:r>
        <w:r w:rsidR="00FC4EEB" w:rsidDel="006B23A5">
          <w:rPr>
            <w:rFonts w:ascii="Times New Roman" w:hAnsi="Times New Roman" w:cs="Times New Roman"/>
            <w:sz w:val="24"/>
            <w:szCs w:val="24"/>
          </w:rPr>
          <w:delText xml:space="preserve"> </w:delText>
        </w:r>
        <w:r w:rsidDel="006B23A5">
          <w:rPr>
            <w:rFonts w:ascii="Times New Roman" w:hAnsi="Times New Roman" w:cs="Times New Roman"/>
            <w:sz w:val="24"/>
            <w:szCs w:val="24"/>
          </w:rPr>
          <w:delText>makers to evaluate the tradeoffs between bioenergy systems, other sources of energy, and other agricultural commodities.</w:delText>
        </w:r>
      </w:del>
    </w:p>
    <w:p w:rsidR="00C956D1" w:rsidRDefault="006E04D8" w:rsidP="00B57EEA">
      <w:pPr>
        <w:spacing w:line="480" w:lineRule="auto"/>
        <w:ind w:firstLine="720"/>
        <w:rPr>
          <w:rFonts w:ascii="Times New Roman" w:hAnsi="Times New Roman" w:cs="Times New Roman"/>
          <w:sz w:val="24"/>
          <w:szCs w:val="24"/>
        </w:rPr>
      </w:pPr>
      <w:ins w:id="668" w:author="ewarner" w:date="2014-07-14T17:15:00Z">
        <w:r>
          <w:rPr>
            <w:rFonts w:ascii="Times New Roman" w:hAnsi="Times New Roman" w:cs="Times New Roman"/>
            <w:sz w:val="24"/>
            <w:szCs w:val="24"/>
          </w:rPr>
          <w:t>To address these limitations w</w:t>
        </w:r>
      </w:ins>
      <w:del w:id="669" w:author="ewarner" w:date="2014-07-14T16:58:00Z">
        <w:r w:rsidR="00C956D1" w:rsidDel="006B23A5">
          <w:rPr>
            <w:rFonts w:ascii="Times New Roman" w:hAnsi="Times New Roman" w:cs="Times New Roman"/>
            <w:sz w:val="24"/>
            <w:szCs w:val="24"/>
          </w:rPr>
          <w:delText xml:space="preserve">To help address </w:delText>
        </w:r>
        <w:r w:rsidR="00565551" w:rsidDel="006B23A5">
          <w:rPr>
            <w:rFonts w:ascii="Times New Roman" w:hAnsi="Times New Roman" w:cs="Times New Roman"/>
            <w:sz w:val="24"/>
            <w:szCs w:val="24"/>
          </w:rPr>
          <w:delText xml:space="preserve">these </w:delText>
        </w:r>
        <w:r w:rsidR="00C956D1" w:rsidDel="006B23A5">
          <w:rPr>
            <w:rFonts w:ascii="Times New Roman" w:hAnsi="Times New Roman" w:cs="Times New Roman"/>
            <w:sz w:val="24"/>
            <w:szCs w:val="24"/>
          </w:rPr>
          <w:delText>limitations</w:delText>
        </w:r>
        <w:r w:rsidR="00FC4EEB" w:rsidDel="006B23A5">
          <w:rPr>
            <w:rFonts w:ascii="Times New Roman" w:hAnsi="Times New Roman" w:cs="Times New Roman"/>
            <w:sz w:val="24"/>
            <w:szCs w:val="24"/>
          </w:rPr>
          <w:delText>,</w:delText>
        </w:r>
        <w:r w:rsidR="00C956D1" w:rsidDel="006B23A5">
          <w:rPr>
            <w:rFonts w:ascii="Times New Roman" w:hAnsi="Times New Roman" w:cs="Times New Roman"/>
            <w:sz w:val="24"/>
            <w:szCs w:val="24"/>
          </w:rPr>
          <w:delText xml:space="preserve"> w</w:delText>
        </w:r>
      </w:del>
      <w:r w:rsidR="008C0A71">
        <w:rPr>
          <w:rFonts w:ascii="Times New Roman" w:hAnsi="Times New Roman" w:cs="Times New Roman"/>
          <w:sz w:val="24"/>
          <w:szCs w:val="24"/>
        </w:rPr>
        <w:t xml:space="preserve">e developed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8C0A71">
        <w:rPr>
          <w:rFonts w:ascii="Times New Roman" w:hAnsi="Times New Roman" w:cs="Times New Roman"/>
          <w:sz w:val="24"/>
          <w:szCs w:val="24"/>
        </w:rPr>
        <w:t xml:space="preserve"> </w:t>
      </w:r>
      <w:r w:rsidR="00C956D1">
        <w:rPr>
          <w:rFonts w:ascii="Times New Roman" w:hAnsi="Times New Roman" w:cs="Times New Roman"/>
          <w:sz w:val="24"/>
          <w:szCs w:val="24"/>
        </w:rPr>
        <w:t>based on</w:t>
      </w:r>
      <w:r w:rsidR="008C0A71">
        <w:rPr>
          <w:rFonts w:ascii="Times New Roman" w:hAnsi="Times New Roman" w:cs="Times New Roman"/>
          <w:sz w:val="24"/>
          <w:szCs w:val="24"/>
        </w:rPr>
        <w:t xml:space="preserve"> a database framework </w:t>
      </w:r>
      <w:r w:rsidR="00565551">
        <w:rPr>
          <w:rFonts w:ascii="Times New Roman" w:hAnsi="Times New Roman" w:cs="Times New Roman"/>
          <w:sz w:val="24"/>
          <w:szCs w:val="24"/>
        </w:rPr>
        <w:t xml:space="preserve">that provides </w:t>
      </w:r>
      <w:ins w:id="670" w:author="ewarner" w:date="2014-07-14T16:59:00Z">
        <w:r w:rsidR="006B23A5">
          <w:rPr>
            <w:rFonts w:ascii="Times New Roman" w:hAnsi="Times New Roman" w:cs="Times New Roman"/>
            <w:sz w:val="24"/>
            <w:szCs w:val="24"/>
          </w:rPr>
          <w:t xml:space="preserve">Cligen </w:t>
        </w:r>
      </w:ins>
      <w:r w:rsidR="008C0A71">
        <w:rPr>
          <w:rFonts w:ascii="Times New Roman" w:hAnsi="Times New Roman" w:cs="Times New Roman"/>
          <w:sz w:val="24"/>
          <w:szCs w:val="24"/>
        </w:rPr>
        <w:t xml:space="preserve">climate and </w:t>
      </w:r>
      <w:ins w:id="671" w:author="Windows User" w:date="2014-07-22T10:55:00Z">
        <w:r w:rsidR="00875F4F">
          <w:rPr>
            <w:rFonts w:ascii="Times New Roman" w:hAnsi="Times New Roman" w:cs="Times New Roman"/>
            <w:sz w:val="24"/>
            <w:szCs w:val="24"/>
          </w:rPr>
          <w:t>SSURGO2.1/</w:t>
        </w:r>
      </w:ins>
      <w:ins w:id="672" w:author="ewarner" w:date="2014-07-14T16:59:00Z">
        <w:r w:rsidR="006B23A5">
          <w:rPr>
            <w:rFonts w:ascii="Times New Roman" w:hAnsi="Times New Roman" w:cs="Times New Roman"/>
            <w:sz w:val="24"/>
            <w:szCs w:val="24"/>
          </w:rPr>
          <w:t xml:space="preserve">STATSGO2 </w:t>
        </w:r>
      </w:ins>
      <w:r w:rsidR="008C0A71">
        <w:rPr>
          <w:rFonts w:ascii="Times New Roman" w:hAnsi="Times New Roman" w:cs="Times New Roman"/>
          <w:sz w:val="24"/>
          <w:szCs w:val="24"/>
        </w:rPr>
        <w:t xml:space="preserve">soil data </w:t>
      </w:r>
      <w:r w:rsidR="00565551">
        <w:rPr>
          <w:rFonts w:ascii="Times New Roman" w:hAnsi="Times New Roman" w:cs="Times New Roman"/>
          <w:sz w:val="24"/>
          <w:szCs w:val="24"/>
        </w:rPr>
        <w:t xml:space="preserve">to </w:t>
      </w:r>
      <w:r w:rsidR="008C0A71">
        <w:rPr>
          <w:rFonts w:ascii="Times New Roman" w:hAnsi="Times New Roman" w:cs="Times New Roman"/>
          <w:sz w:val="24"/>
          <w:szCs w:val="24"/>
        </w:rPr>
        <w:t>a</w:t>
      </w:r>
      <w:r w:rsidR="00926654">
        <w:rPr>
          <w:rFonts w:ascii="Times New Roman" w:hAnsi="Times New Roman" w:cs="Times New Roman"/>
          <w:sz w:val="24"/>
          <w:szCs w:val="24"/>
        </w:rPr>
        <w:t>n</w:t>
      </w:r>
      <w:r w:rsidR="008C0A71">
        <w:rPr>
          <w:rFonts w:ascii="Times New Roman" w:hAnsi="Times New Roman" w:cs="Times New Roman"/>
          <w:sz w:val="24"/>
          <w:szCs w:val="24"/>
        </w:rPr>
        <w:t xml:space="preserve"> </w:t>
      </w:r>
      <w:r w:rsidR="00D8381B">
        <w:rPr>
          <w:rFonts w:ascii="Times New Roman" w:hAnsi="Times New Roman" w:cs="Times New Roman"/>
          <w:sz w:val="24"/>
          <w:szCs w:val="24"/>
        </w:rPr>
        <w:t>SD</w:t>
      </w:r>
      <w:r w:rsidR="008C0A71">
        <w:rPr>
          <w:rFonts w:ascii="Times New Roman" w:hAnsi="Times New Roman" w:cs="Times New Roman"/>
          <w:sz w:val="24"/>
          <w:szCs w:val="24"/>
        </w:rPr>
        <w:t xml:space="preserve"> model</w:t>
      </w:r>
      <w:r w:rsidR="00565551">
        <w:rPr>
          <w:rFonts w:ascii="Times New Roman" w:hAnsi="Times New Roman" w:cs="Times New Roman"/>
          <w:sz w:val="24"/>
          <w:szCs w:val="24"/>
        </w:rPr>
        <w:t xml:space="preserve"> and catalogues the results</w:t>
      </w:r>
      <w:r w:rsidR="008C0A71">
        <w:rPr>
          <w:rFonts w:ascii="Times New Roman" w:hAnsi="Times New Roman" w:cs="Times New Roman"/>
          <w:sz w:val="24"/>
          <w:szCs w:val="24"/>
        </w:rPr>
        <w:t>.</w:t>
      </w:r>
      <w:r w:rsidR="00C956D1">
        <w:rPr>
          <w:rFonts w:ascii="Times New Roman" w:hAnsi="Times New Roman" w:cs="Times New Roman"/>
          <w:sz w:val="24"/>
          <w:szCs w:val="24"/>
        </w:rPr>
        <w:t xml:space="preserve"> </w:t>
      </w:r>
      <w:del w:id="673" w:author="ewarner" w:date="2014-07-14T16:59:00Z">
        <w:r w:rsidR="00C956D1" w:rsidDel="006B23A5">
          <w:rPr>
            <w:rFonts w:ascii="Times New Roman" w:hAnsi="Times New Roman" w:cs="Times New Roman"/>
            <w:sz w:val="24"/>
            <w:szCs w:val="24"/>
          </w:rPr>
          <w:delText>Using Cligen and STATSGO</w:delText>
        </w:r>
        <w:r w:rsidR="00802B44" w:rsidDel="006B23A5">
          <w:rPr>
            <w:rFonts w:ascii="Times New Roman" w:hAnsi="Times New Roman" w:cs="Times New Roman"/>
            <w:sz w:val="24"/>
            <w:szCs w:val="24"/>
          </w:rPr>
          <w:delText>2</w:delText>
        </w:r>
        <w:r w:rsidR="00C956D1" w:rsidDel="006B23A5">
          <w:rPr>
            <w:rFonts w:ascii="Times New Roman" w:hAnsi="Times New Roman" w:cs="Times New Roman"/>
            <w:sz w:val="24"/>
            <w:szCs w:val="24"/>
          </w:rPr>
          <w:delText xml:space="preserve"> datasets</w:delText>
        </w:r>
        <w:r w:rsidR="00926654" w:rsidDel="006B23A5">
          <w:rPr>
            <w:rFonts w:ascii="Times New Roman" w:hAnsi="Times New Roman" w:cs="Times New Roman"/>
            <w:sz w:val="24"/>
            <w:szCs w:val="24"/>
          </w:rPr>
          <w:delText>,</w:delText>
        </w:r>
        <w:r w:rsidR="00C956D1" w:rsidDel="006B23A5">
          <w:rPr>
            <w:rFonts w:ascii="Times New Roman" w:hAnsi="Times New Roman" w:cs="Times New Roman"/>
            <w:sz w:val="24"/>
            <w:szCs w:val="24"/>
          </w:rPr>
          <w:delText xml:space="preserve"> </w:delText>
        </w:r>
        <w:r w:rsidR="003F37C4" w:rsidDel="006B23A5">
          <w:rPr>
            <w:rFonts w:ascii="Times New Roman" w:hAnsi="Times New Roman" w:cs="Times New Roman"/>
            <w:sz w:val="24"/>
            <w:szCs w:val="24"/>
          </w:rPr>
          <w:delText>BioSpatial H</w:delText>
        </w:r>
        <w:r w:rsidR="003F37C4" w:rsidRPr="00612EA9" w:rsidDel="006B23A5">
          <w:rPr>
            <w:rFonts w:ascii="Times New Roman" w:hAnsi="Times New Roman" w:cs="Times New Roman"/>
            <w:sz w:val="24"/>
            <w:szCs w:val="24"/>
            <w:vertAlign w:val="subscript"/>
          </w:rPr>
          <w:delText>2</w:delText>
        </w:r>
        <w:r w:rsidR="003F37C4" w:rsidDel="006B23A5">
          <w:rPr>
            <w:rFonts w:ascii="Times New Roman" w:hAnsi="Times New Roman" w:cs="Times New Roman"/>
            <w:sz w:val="24"/>
            <w:szCs w:val="24"/>
          </w:rPr>
          <w:delText>O</w:delText>
        </w:r>
        <w:r w:rsidR="00C956D1" w:rsidDel="006B23A5">
          <w:rPr>
            <w:rFonts w:ascii="Times New Roman" w:hAnsi="Times New Roman" w:cs="Times New Roman"/>
            <w:sz w:val="24"/>
            <w:szCs w:val="24"/>
          </w:rPr>
          <w:delText>’s</w:delText>
        </w:r>
        <w:r w:rsidR="008C0A71" w:rsidDel="006B23A5">
          <w:rPr>
            <w:rFonts w:ascii="Times New Roman" w:hAnsi="Times New Roman" w:cs="Times New Roman"/>
            <w:sz w:val="24"/>
            <w:szCs w:val="24"/>
          </w:rPr>
          <w:delText xml:space="preserve"> </w:delText>
        </w:r>
        <w:r w:rsidR="00C956D1" w:rsidDel="006B23A5">
          <w:rPr>
            <w:rFonts w:ascii="Times New Roman" w:hAnsi="Times New Roman" w:cs="Times New Roman"/>
            <w:sz w:val="24"/>
            <w:szCs w:val="24"/>
          </w:rPr>
          <w:delText xml:space="preserve">results and capabilities </w:delText>
        </w:r>
        <w:r w:rsidR="00565551" w:rsidDel="006B23A5">
          <w:rPr>
            <w:rFonts w:ascii="Times New Roman" w:hAnsi="Times New Roman" w:cs="Times New Roman"/>
            <w:sz w:val="24"/>
            <w:szCs w:val="24"/>
          </w:rPr>
          <w:delText xml:space="preserve">are </w:delText>
        </w:r>
        <w:r w:rsidR="00C956D1" w:rsidDel="006B23A5">
          <w:rPr>
            <w:rFonts w:ascii="Times New Roman" w:hAnsi="Times New Roman" w:cs="Times New Roman"/>
            <w:sz w:val="24"/>
            <w:szCs w:val="24"/>
          </w:rPr>
          <w:delText xml:space="preserve">demonstrated by comparing </w:delText>
        </w:r>
        <w:r w:rsidR="00FA45D9" w:rsidDel="006B23A5">
          <w:rPr>
            <w:rFonts w:ascii="Times New Roman" w:hAnsi="Times New Roman" w:cs="Times New Roman"/>
            <w:sz w:val="24"/>
            <w:szCs w:val="24"/>
          </w:rPr>
          <w:delText>corn grain</w:delText>
        </w:r>
        <w:r w:rsidR="00C956D1" w:rsidDel="006B23A5">
          <w:rPr>
            <w:rFonts w:ascii="Times New Roman" w:hAnsi="Times New Roman" w:cs="Times New Roman"/>
            <w:sz w:val="24"/>
            <w:szCs w:val="24"/>
          </w:rPr>
          <w:delText xml:space="preserve">, </w:delText>
        </w:r>
        <w:r w:rsidR="00FA45D9" w:rsidDel="006B23A5">
          <w:rPr>
            <w:rFonts w:ascii="Times New Roman" w:hAnsi="Times New Roman" w:cs="Times New Roman"/>
            <w:sz w:val="24"/>
            <w:szCs w:val="24"/>
          </w:rPr>
          <w:delText>and so</w:delText>
        </w:r>
        <w:r w:rsidR="00C956D1" w:rsidDel="006B23A5">
          <w:rPr>
            <w:rFonts w:ascii="Times New Roman" w:hAnsi="Times New Roman" w:cs="Times New Roman"/>
            <w:sz w:val="24"/>
            <w:szCs w:val="24"/>
          </w:rPr>
          <w:delText>ybean</w:delText>
        </w:r>
        <w:r w:rsidR="00FA45D9" w:rsidDel="006B23A5">
          <w:rPr>
            <w:rFonts w:ascii="Times New Roman" w:hAnsi="Times New Roman" w:cs="Times New Roman"/>
            <w:sz w:val="24"/>
            <w:szCs w:val="24"/>
          </w:rPr>
          <w:delText xml:space="preserve"> </w:delText>
        </w:r>
        <w:r w:rsidR="00C956D1" w:rsidDel="006B23A5">
          <w:rPr>
            <w:rFonts w:ascii="Times New Roman" w:hAnsi="Times New Roman" w:cs="Times New Roman"/>
            <w:sz w:val="24"/>
            <w:szCs w:val="24"/>
          </w:rPr>
          <w:delText xml:space="preserve">case studies to other datasets and literature. </w:delText>
        </w:r>
        <w:r w:rsidR="00916161" w:rsidDel="006B23A5">
          <w:rPr>
            <w:rFonts w:ascii="Times New Roman" w:hAnsi="Times New Roman" w:cs="Times New Roman"/>
            <w:sz w:val="24"/>
            <w:szCs w:val="24"/>
          </w:rPr>
          <w:delText>Our evaluation of corn</w:delText>
        </w:r>
        <w:r w:rsidR="00923376" w:rsidDel="006B23A5">
          <w:rPr>
            <w:rFonts w:ascii="Times New Roman" w:hAnsi="Times New Roman" w:cs="Times New Roman"/>
            <w:sz w:val="24"/>
            <w:szCs w:val="24"/>
          </w:rPr>
          <w:delText xml:space="preserve"> grain</w:delText>
        </w:r>
        <w:r w:rsidR="00916161" w:rsidDel="006B23A5">
          <w:rPr>
            <w:rFonts w:ascii="Times New Roman" w:hAnsi="Times New Roman" w:cs="Times New Roman"/>
            <w:sz w:val="24"/>
            <w:szCs w:val="24"/>
          </w:rPr>
          <w:delText xml:space="preserve"> and soybean crops </w:delText>
        </w:r>
        <w:r w:rsidR="00565551" w:rsidDel="006B23A5">
          <w:rPr>
            <w:rFonts w:ascii="Times New Roman" w:hAnsi="Times New Roman" w:cs="Times New Roman"/>
            <w:sz w:val="24"/>
            <w:szCs w:val="24"/>
          </w:rPr>
          <w:delText xml:space="preserve">shows </w:delText>
        </w:r>
        <w:r w:rsidR="00916161" w:rsidDel="006B23A5">
          <w:rPr>
            <w:rFonts w:ascii="Times New Roman" w:hAnsi="Times New Roman" w:cs="Times New Roman"/>
            <w:sz w:val="24"/>
            <w:szCs w:val="24"/>
          </w:rPr>
          <w:delText xml:space="preserve">coverage of green and blue water consumption across major agricultural areas. </w:delText>
        </w:r>
      </w:del>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O’s w</w:t>
      </w:r>
      <w:r w:rsidR="00916161">
        <w:rPr>
          <w:rFonts w:ascii="Times New Roman" w:hAnsi="Times New Roman" w:cs="Times New Roman"/>
          <w:sz w:val="24"/>
          <w:szCs w:val="24"/>
        </w:rPr>
        <w:t>ater footprints for</w:t>
      </w:r>
      <w:ins w:id="674" w:author="ewarner" w:date="2014-07-14T16:59:00Z">
        <w:r w:rsidR="006B23A5">
          <w:rPr>
            <w:rFonts w:ascii="Times New Roman" w:hAnsi="Times New Roman" w:cs="Times New Roman"/>
            <w:sz w:val="24"/>
            <w:szCs w:val="24"/>
          </w:rPr>
          <w:t xml:space="preserve"> corn grain and soybean crops</w:t>
        </w:r>
      </w:ins>
      <w:del w:id="675" w:author="ewarner" w:date="2014-07-14T16:59:00Z">
        <w:r w:rsidR="00916161" w:rsidDel="006B23A5">
          <w:rPr>
            <w:rFonts w:ascii="Times New Roman" w:hAnsi="Times New Roman" w:cs="Times New Roman"/>
            <w:sz w:val="24"/>
            <w:szCs w:val="24"/>
          </w:rPr>
          <w:delText xml:space="preserve"> those areas</w:delText>
        </w:r>
      </w:del>
      <w:r w:rsidR="00916161">
        <w:rPr>
          <w:rFonts w:ascii="Times New Roman" w:hAnsi="Times New Roman" w:cs="Times New Roman"/>
          <w:sz w:val="24"/>
          <w:szCs w:val="24"/>
        </w:rPr>
        <w:t xml:space="preserve"> </w:t>
      </w:r>
      <w:r w:rsidR="00565551">
        <w:rPr>
          <w:rFonts w:ascii="Times New Roman" w:hAnsi="Times New Roman" w:cs="Times New Roman"/>
          <w:sz w:val="24"/>
          <w:szCs w:val="24"/>
        </w:rPr>
        <w:t xml:space="preserve">are </w:t>
      </w:r>
      <w:r w:rsidR="00916161">
        <w:rPr>
          <w:rFonts w:ascii="Times New Roman" w:hAnsi="Times New Roman" w:cs="Times New Roman"/>
          <w:sz w:val="24"/>
          <w:szCs w:val="24"/>
        </w:rPr>
        <w:t>comparable to existing water footprinting research</w:t>
      </w:r>
      <w:r w:rsidR="00926654">
        <w:rPr>
          <w:rFonts w:ascii="Times New Roman" w:hAnsi="Times New Roman" w:cs="Times New Roman"/>
          <w:sz w:val="24"/>
          <w:szCs w:val="24"/>
        </w:rPr>
        <w:t>,</w:t>
      </w:r>
      <w:r w:rsidR="00916161">
        <w:rPr>
          <w:rFonts w:ascii="Times New Roman" w:hAnsi="Times New Roman" w:cs="Times New Roman"/>
          <w:sz w:val="24"/>
          <w:szCs w:val="24"/>
        </w:rPr>
        <w:t xml:space="preserve"> albeit with greater variability owing to the use of station</w:t>
      </w:r>
      <w:r w:rsidR="00565551">
        <w:rPr>
          <w:rFonts w:ascii="Times New Roman" w:hAnsi="Times New Roman" w:cs="Times New Roman"/>
          <w:sz w:val="24"/>
          <w:szCs w:val="24"/>
        </w:rPr>
        <w:t>-</w:t>
      </w:r>
      <w:r w:rsidR="00916161">
        <w:rPr>
          <w:rFonts w:ascii="Times New Roman" w:hAnsi="Times New Roman" w:cs="Times New Roman"/>
          <w:sz w:val="24"/>
          <w:szCs w:val="24"/>
        </w:rPr>
        <w:t>level rather than county</w:t>
      </w:r>
      <w:r w:rsidR="00565551">
        <w:rPr>
          <w:rFonts w:ascii="Times New Roman" w:hAnsi="Times New Roman" w:cs="Times New Roman"/>
          <w:sz w:val="24"/>
          <w:szCs w:val="24"/>
        </w:rPr>
        <w:t>-</w:t>
      </w:r>
      <w:r w:rsidR="00916161">
        <w:rPr>
          <w:rFonts w:ascii="Times New Roman" w:hAnsi="Times New Roman" w:cs="Times New Roman"/>
          <w:sz w:val="24"/>
          <w:szCs w:val="24"/>
        </w:rPr>
        <w:t xml:space="preserve"> or state</w:t>
      </w:r>
      <w:r w:rsidR="00565551">
        <w:rPr>
          <w:rFonts w:ascii="Times New Roman" w:hAnsi="Times New Roman" w:cs="Times New Roman"/>
          <w:sz w:val="24"/>
          <w:szCs w:val="24"/>
        </w:rPr>
        <w:t>-</w:t>
      </w:r>
      <w:r w:rsidR="00916161">
        <w:rPr>
          <w:rFonts w:ascii="Times New Roman" w:hAnsi="Times New Roman" w:cs="Times New Roman"/>
          <w:sz w:val="24"/>
          <w:szCs w:val="24"/>
        </w:rPr>
        <w:t xml:space="preserve">level data. </w:t>
      </w:r>
      <w:r w:rsidR="003F37C4">
        <w:rPr>
          <w:rFonts w:ascii="Times New Roman" w:hAnsi="Times New Roman" w:cs="Times New Roman"/>
          <w:sz w:val="24"/>
          <w:szCs w:val="24"/>
        </w:rPr>
        <w:t>BioSpatial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916161">
        <w:rPr>
          <w:rFonts w:ascii="Times New Roman" w:hAnsi="Times New Roman" w:cs="Times New Roman"/>
          <w:sz w:val="24"/>
          <w:szCs w:val="24"/>
        </w:rPr>
        <w:t>’s coverage was not as extensive as reported water consumption due to the lack of spatially explicit data for many states west of the Rocky Mountains.</w:t>
      </w:r>
      <w:r w:rsidR="00C956D1">
        <w:rPr>
          <w:rFonts w:ascii="Times New Roman" w:hAnsi="Times New Roman" w:cs="Times New Roman"/>
          <w:sz w:val="24"/>
          <w:szCs w:val="24"/>
        </w:rPr>
        <w:t xml:space="preserve"> </w:t>
      </w:r>
      <w:ins w:id="676" w:author="ewarner" w:date="2014-07-14T17:15:00Z">
        <w:r w:rsidR="00D909E0">
          <w:rPr>
            <w:rFonts w:ascii="Times New Roman" w:hAnsi="Times New Roman" w:cs="Times New Roman"/>
            <w:sz w:val="24"/>
            <w:szCs w:val="24"/>
          </w:rPr>
          <w:t>Results are comparable to previous analyses of optimal water consumption</w:t>
        </w:r>
      </w:ins>
      <w:del w:id="677" w:author="ewarner" w:date="2014-07-14T17:15:00Z">
        <w:r w:rsidR="00C956D1" w:rsidDel="00D909E0">
          <w:rPr>
            <w:rFonts w:ascii="Times New Roman" w:hAnsi="Times New Roman" w:cs="Times New Roman"/>
            <w:sz w:val="24"/>
            <w:szCs w:val="24"/>
          </w:rPr>
          <w:delText>The tool is limited in several key respects by</w:delText>
        </w:r>
      </w:del>
      <w:ins w:id="678" w:author="ewarner" w:date="2014-07-14T17:15:00Z">
        <w:r w:rsidR="00D909E0">
          <w:rPr>
            <w:rFonts w:ascii="Times New Roman" w:hAnsi="Times New Roman" w:cs="Times New Roman"/>
            <w:sz w:val="24"/>
            <w:szCs w:val="24"/>
          </w:rPr>
          <w:t xml:space="preserve"> despite being limited by</w:t>
        </w:r>
      </w:ins>
      <w:r w:rsidR="00C956D1">
        <w:rPr>
          <w:rFonts w:ascii="Times New Roman" w:hAnsi="Times New Roman" w:cs="Times New Roman"/>
          <w:sz w:val="24"/>
          <w:szCs w:val="24"/>
        </w:rPr>
        <w:t xml:space="preserve"> the resolution of available data</w:t>
      </w:r>
      <w:r w:rsidR="00926654">
        <w:rPr>
          <w:rFonts w:ascii="Times New Roman" w:hAnsi="Times New Roman" w:cs="Times New Roman"/>
          <w:sz w:val="24"/>
          <w:szCs w:val="24"/>
        </w:rPr>
        <w:t>,</w:t>
      </w:r>
      <w:r w:rsidR="00C956D1">
        <w:rPr>
          <w:rFonts w:ascii="Times New Roman" w:hAnsi="Times New Roman" w:cs="Times New Roman"/>
          <w:sz w:val="24"/>
          <w:szCs w:val="24"/>
        </w:rPr>
        <w:t xml:space="preserve"> and the complexity of data management </w:t>
      </w:r>
      <w:r w:rsidR="00565551">
        <w:rPr>
          <w:rFonts w:ascii="Times New Roman" w:hAnsi="Times New Roman" w:cs="Times New Roman"/>
          <w:sz w:val="24"/>
          <w:szCs w:val="24"/>
        </w:rPr>
        <w:t xml:space="preserve">could be </w:t>
      </w:r>
      <w:r w:rsidR="00C956D1">
        <w:rPr>
          <w:rFonts w:ascii="Times New Roman" w:hAnsi="Times New Roman" w:cs="Times New Roman"/>
          <w:sz w:val="24"/>
          <w:szCs w:val="24"/>
        </w:rPr>
        <w:t>a barrier to use.</w:t>
      </w:r>
      <w:del w:id="679" w:author="ewarner" w:date="2014-07-14T17:16:00Z">
        <w:r w:rsidR="00C956D1" w:rsidDel="00D909E0">
          <w:rPr>
            <w:rFonts w:ascii="Times New Roman" w:hAnsi="Times New Roman" w:cs="Times New Roman"/>
            <w:sz w:val="24"/>
            <w:szCs w:val="24"/>
          </w:rPr>
          <w:delText xml:space="preserve"> </w:delText>
        </w:r>
      </w:del>
      <w:del w:id="680" w:author="ewarner" w:date="2014-07-14T17:15:00Z">
        <w:r w:rsidR="00C956D1" w:rsidDel="00D909E0">
          <w:rPr>
            <w:rFonts w:ascii="Times New Roman" w:hAnsi="Times New Roman" w:cs="Times New Roman"/>
            <w:sz w:val="24"/>
            <w:szCs w:val="24"/>
          </w:rPr>
          <w:delText xml:space="preserve">However, </w:delText>
        </w:r>
        <w:r w:rsidR="00565551" w:rsidDel="00D909E0">
          <w:rPr>
            <w:rFonts w:ascii="Times New Roman" w:hAnsi="Times New Roman" w:cs="Times New Roman"/>
            <w:sz w:val="24"/>
            <w:szCs w:val="24"/>
          </w:rPr>
          <w:delText xml:space="preserve">the </w:delText>
        </w:r>
        <w:r w:rsidR="00C956D1" w:rsidDel="00D909E0">
          <w:rPr>
            <w:rFonts w:ascii="Times New Roman" w:hAnsi="Times New Roman" w:cs="Times New Roman"/>
            <w:sz w:val="24"/>
            <w:szCs w:val="24"/>
          </w:rPr>
          <w:delText xml:space="preserve">results </w:delText>
        </w:r>
        <w:r w:rsidR="00565551" w:rsidDel="00D909E0">
          <w:rPr>
            <w:rFonts w:ascii="Times New Roman" w:hAnsi="Times New Roman" w:cs="Times New Roman"/>
            <w:sz w:val="24"/>
            <w:szCs w:val="24"/>
          </w:rPr>
          <w:delText xml:space="preserve">are </w:delText>
        </w:r>
        <w:r w:rsidR="00C956D1" w:rsidDel="00D909E0">
          <w:rPr>
            <w:rFonts w:ascii="Times New Roman" w:hAnsi="Times New Roman" w:cs="Times New Roman"/>
            <w:sz w:val="24"/>
            <w:szCs w:val="24"/>
          </w:rPr>
          <w:delText xml:space="preserve">comparable to previous analyses of optimal </w:delText>
        </w:r>
        <w:r w:rsidR="00722D98" w:rsidDel="00D909E0">
          <w:rPr>
            <w:rFonts w:ascii="Times New Roman" w:hAnsi="Times New Roman" w:cs="Times New Roman"/>
            <w:sz w:val="24"/>
            <w:szCs w:val="24"/>
          </w:rPr>
          <w:delText>water consumption</w:delText>
        </w:r>
        <w:r w:rsidR="00C956D1" w:rsidDel="00D909E0">
          <w:rPr>
            <w:rFonts w:ascii="Times New Roman" w:hAnsi="Times New Roman" w:cs="Times New Roman"/>
            <w:sz w:val="24"/>
            <w:szCs w:val="24"/>
          </w:rPr>
          <w:delText>.</w:delText>
        </w:r>
      </w:del>
    </w:p>
    <w:p w:rsidR="0013467B" w:rsidRDefault="003F37C4" w:rsidP="005A7362">
      <w:pPr>
        <w:spacing w:line="480" w:lineRule="auto"/>
        <w:ind w:firstLine="720"/>
        <w:rPr>
          <w:rFonts w:ascii="Times New Roman" w:hAnsi="Times New Roman" w:cs="Times New Roman"/>
          <w:sz w:val="24"/>
          <w:szCs w:val="24"/>
        </w:rPr>
      </w:pPr>
      <w:r>
        <w:rPr>
          <w:rFonts w:ascii="Times New Roman" w:hAnsi="Times New Roman" w:cs="Times New Roman"/>
          <w:sz w:val="24"/>
          <w:szCs w:val="24"/>
        </w:rPr>
        <w:t>BioSpatial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del w:id="681" w:author="ewarner" w:date="2014-07-14T17:00:00Z">
        <w:r w:rsidR="008C0A71" w:rsidDel="006B23A5">
          <w:rPr>
            <w:rFonts w:ascii="Times New Roman" w:hAnsi="Times New Roman" w:cs="Times New Roman"/>
            <w:sz w:val="24"/>
            <w:szCs w:val="24"/>
          </w:rPr>
          <w:delText xml:space="preserve">improves </w:delText>
        </w:r>
        <w:r w:rsidR="00C956D1" w:rsidDel="006B23A5">
          <w:rPr>
            <w:rFonts w:ascii="Times New Roman" w:hAnsi="Times New Roman" w:cs="Times New Roman"/>
            <w:sz w:val="24"/>
            <w:szCs w:val="24"/>
          </w:rPr>
          <w:delText xml:space="preserve">on optimal </w:delText>
        </w:r>
        <w:r w:rsidR="00722D98" w:rsidDel="006B23A5">
          <w:rPr>
            <w:rFonts w:ascii="Times New Roman" w:hAnsi="Times New Roman" w:cs="Times New Roman"/>
            <w:sz w:val="24"/>
            <w:szCs w:val="24"/>
          </w:rPr>
          <w:delText>water consumption</w:delText>
        </w:r>
        <w:r w:rsidR="008C0A71" w:rsidDel="006B23A5">
          <w:rPr>
            <w:rFonts w:ascii="Times New Roman" w:hAnsi="Times New Roman" w:cs="Times New Roman"/>
            <w:sz w:val="24"/>
            <w:szCs w:val="24"/>
          </w:rPr>
          <w:delText xml:space="preserve"> analysis </w:delText>
        </w:r>
        <w:r w:rsidR="00C956D1" w:rsidDel="006B23A5">
          <w:rPr>
            <w:rFonts w:ascii="Times New Roman" w:hAnsi="Times New Roman" w:cs="Times New Roman"/>
            <w:sz w:val="24"/>
            <w:szCs w:val="24"/>
          </w:rPr>
          <w:delText>i</w:delText>
        </w:r>
        <w:r w:rsidR="00926654" w:rsidDel="006B23A5">
          <w:rPr>
            <w:rFonts w:ascii="Times New Roman" w:hAnsi="Times New Roman" w:cs="Times New Roman"/>
            <w:sz w:val="24"/>
            <w:szCs w:val="24"/>
          </w:rPr>
          <w:delText>n</w:delText>
        </w:r>
        <w:r w:rsidR="00C956D1" w:rsidDel="006B23A5">
          <w:rPr>
            <w:rFonts w:ascii="Times New Roman" w:hAnsi="Times New Roman" w:cs="Times New Roman"/>
            <w:sz w:val="24"/>
            <w:szCs w:val="24"/>
          </w:rPr>
          <w:delText xml:space="preserve"> several key respects. </w:delText>
        </w:r>
        <w:r w:rsidR="00926654" w:rsidDel="006B23A5">
          <w:rPr>
            <w:rFonts w:ascii="Times New Roman" w:hAnsi="Times New Roman" w:cs="Times New Roman"/>
            <w:sz w:val="24"/>
            <w:szCs w:val="24"/>
          </w:rPr>
          <w:delText>It</w:delText>
        </w:r>
      </w:del>
      <w:r>
        <w:rPr>
          <w:rFonts w:ascii="Times New Roman" w:hAnsi="Times New Roman" w:cs="Times New Roman"/>
          <w:sz w:val="24"/>
          <w:szCs w:val="24"/>
        </w:rPr>
        <w:t xml:space="preserve"> </w:t>
      </w:r>
      <w:r w:rsidR="008C0A71">
        <w:rPr>
          <w:rFonts w:ascii="Times New Roman" w:hAnsi="Times New Roman" w:cs="Times New Roman"/>
          <w:sz w:val="24"/>
          <w:szCs w:val="24"/>
        </w:rPr>
        <w:t>allow</w:t>
      </w:r>
      <w:r>
        <w:rPr>
          <w:rFonts w:ascii="Times New Roman" w:hAnsi="Times New Roman" w:cs="Times New Roman"/>
          <w:sz w:val="24"/>
          <w:szCs w:val="24"/>
        </w:rPr>
        <w:t>s</w:t>
      </w:r>
      <w:r w:rsidR="008C0A71">
        <w:rPr>
          <w:rFonts w:ascii="Times New Roman" w:hAnsi="Times New Roman" w:cs="Times New Roman"/>
          <w:sz w:val="24"/>
          <w:szCs w:val="24"/>
        </w:rPr>
        <w:t xml:space="preserve"> for reporting at several geographic levels disaggregated over multiple water sources</w:t>
      </w:r>
      <w:r w:rsidR="004C74F2">
        <w:rPr>
          <w:rFonts w:ascii="Times New Roman" w:hAnsi="Times New Roman" w:cs="Times New Roman"/>
          <w:sz w:val="24"/>
          <w:szCs w:val="24"/>
        </w:rPr>
        <w:t xml:space="preserve"> over time</w:t>
      </w:r>
      <w:r w:rsidR="008C0A71">
        <w:rPr>
          <w:rFonts w:ascii="Times New Roman" w:hAnsi="Times New Roman" w:cs="Times New Roman"/>
          <w:sz w:val="24"/>
          <w:szCs w:val="24"/>
        </w:rPr>
        <w:t>. The tool can also evaluate many agricultural feedstocks used for bioenergy</w:t>
      </w:r>
      <w:r w:rsidR="005662BB">
        <w:rPr>
          <w:rFonts w:ascii="Times New Roman" w:hAnsi="Times New Roman" w:cs="Times New Roman"/>
          <w:sz w:val="24"/>
          <w:szCs w:val="24"/>
        </w:rPr>
        <w:t xml:space="preserve">, food, </w:t>
      </w:r>
      <w:r w:rsidR="005135D4">
        <w:rPr>
          <w:rFonts w:ascii="Times New Roman" w:hAnsi="Times New Roman" w:cs="Times New Roman"/>
          <w:sz w:val="24"/>
          <w:szCs w:val="24"/>
        </w:rPr>
        <w:t>feed, and</w:t>
      </w:r>
      <w:r w:rsidR="008C0A71">
        <w:rPr>
          <w:rFonts w:ascii="Times New Roman" w:hAnsi="Times New Roman" w:cs="Times New Roman"/>
          <w:sz w:val="24"/>
          <w:szCs w:val="24"/>
        </w:rPr>
        <w:t xml:space="preserve"> food </w:t>
      </w:r>
      <w:r w:rsidR="004C74F2">
        <w:rPr>
          <w:rFonts w:ascii="Times New Roman" w:hAnsi="Times New Roman" w:cs="Times New Roman"/>
          <w:sz w:val="24"/>
          <w:szCs w:val="24"/>
        </w:rPr>
        <w:t xml:space="preserve">in current and potential future use. Finally, </w:t>
      </w:r>
      <w:r w:rsidR="008C0A71">
        <w:rPr>
          <w:rFonts w:ascii="Times New Roman" w:hAnsi="Times New Roman" w:cs="Times New Roman"/>
          <w:sz w:val="24"/>
          <w:szCs w:val="24"/>
        </w:rPr>
        <w:t xml:space="preserve">the  </w:t>
      </w:r>
      <w:r w:rsidR="005662BB">
        <w:rPr>
          <w:rFonts w:ascii="Times New Roman" w:hAnsi="Times New Roman" w:cs="Times New Roman"/>
          <w:sz w:val="24"/>
          <w:szCs w:val="24"/>
        </w:rPr>
        <w:t xml:space="preserve">model and database structure </w:t>
      </w:r>
      <w:r w:rsidR="004C74F2">
        <w:rPr>
          <w:rFonts w:ascii="Times New Roman" w:hAnsi="Times New Roman" w:cs="Times New Roman"/>
          <w:sz w:val="24"/>
          <w:szCs w:val="24"/>
        </w:rPr>
        <w:t>could</w:t>
      </w:r>
      <w:r w:rsidR="008C0A71">
        <w:rPr>
          <w:rFonts w:ascii="Times New Roman" w:hAnsi="Times New Roman" w:cs="Times New Roman"/>
          <w:sz w:val="24"/>
          <w:szCs w:val="24"/>
        </w:rPr>
        <w:t xml:space="preserve"> be a </w:t>
      </w:r>
      <w:r w:rsidR="005662BB">
        <w:rPr>
          <w:rFonts w:ascii="Times New Roman" w:hAnsi="Times New Roman" w:cs="Times New Roman"/>
          <w:sz w:val="24"/>
          <w:szCs w:val="24"/>
        </w:rPr>
        <w:t xml:space="preserve">adapted to evaluate </w:t>
      </w:r>
      <w:r w:rsidR="008C0A71">
        <w:rPr>
          <w:rFonts w:ascii="Times New Roman" w:hAnsi="Times New Roman" w:cs="Times New Roman"/>
          <w:sz w:val="24"/>
          <w:szCs w:val="24"/>
        </w:rPr>
        <w:t>other energy technologies</w:t>
      </w:r>
      <w:r w:rsidR="004C74F2">
        <w:rPr>
          <w:rFonts w:ascii="Times New Roman" w:hAnsi="Times New Roman" w:cs="Times New Roman"/>
          <w:sz w:val="24"/>
          <w:szCs w:val="24"/>
        </w:rPr>
        <w:t xml:space="preserve"> with relatively high </w:t>
      </w:r>
      <w:r w:rsidR="00722D98">
        <w:rPr>
          <w:rFonts w:ascii="Times New Roman" w:hAnsi="Times New Roman" w:cs="Times New Roman"/>
          <w:sz w:val="24"/>
          <w:szCs w:val="24"/>
        </w:rPr>
        <w:t>water consumption</w:t>
      </w:r>
      <w:r w:rsidR="004C74F2">
        <w:rPr>
          <w:rFonts w:ascii="Times New Roman" w:hAnsi="Times New Roman" w:cs="Times New Roman"/>
          <w:sz w:val="24"/>
          <w:szCs w:val="24"/>
        </w:rPr>
        <w:t xml:space="preserve"> impacts</w:t>
      </w:r>
      <w:r w:rsidR="005662BB">
        <w:rPr>
          <w:rFonts w:ascii="Times New Roman" w:hAnsi="Times New Roman" w:cs="Times New Roman"/>
          <w:sz w:val="24"/>
          <w:szCs w:val="24"/>
        </w:rPr>
        <w:t xml:space="preserve"> such as biopower and solar</w:t>
      </w:r>
      <w:r w:rsidR="005A7362">
        <w:rPr>
          <w:rFonts w:ascii="Times New Roman" w:hAnsi="Times New Roman" w:cs="Times New Roman"/>
          <w:sz w:val="24"/>
          <w:szCs w:val="24"/>
        </w:rPr>
        <w:t>.</w:t>
      </w:r>
      <w:r w:rsidR="00391FE7"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&lt;EndNote&gt;&lt;Cite&gt;&lt;Author&gt;Macknick&lt;/Author&gt;&lt;Year&gt;2011&lt;/Year&gt;&lt;RecNum&gt;115&lt;/RecNum&gt;&lt;DisplayText&gt;(58)&lt;/DisplayText&gt;&lt;record&gt;&lt;rec-number&gt;115&lt;/rec-number&gt;&lt;foreign-keys&gt;&lt;key app="EN" db-id="vt0rsz0asdtxrzetxr0prw9eexvwt9wxe5tx"&gt;115&lt;/key&gt;&lt;/foreign-keys&gt;&lt;ref-type name="Report"&gt;27&lt;/ref-type&gt;&lt;contributors&gt;&lt;authors&gt;&lt;author&gt;Jordan Macknick&lt;/author&gt;&lt;author&gt;Robin Newmark&lt;/author&gt;&lt;author&gt;Garvin Heath&lt;/author&gt;&lt;author&gt;KC Hallett&lt;/author&gt;&lt;/authors&gt;&lt;/contributors&gt;&lt;titles&gt;&lt;title&gt;A Review of Operational Water Consumption and Withdrawal Factors for Electricity Generating Technologies&lt;/title&gt;&lt;/titles&gt;&lt;pages&gt;29&lt;/pages&gt;&lt;number&gt;NREL/TP-6A20-50900&lt;/number&gt;&lt;dates&gt;&lt;year&gt;2011&lt;/year&gt;&lt;/dates&gt;&lt;pub-location&gt;Golden, CO&lt;/pub-location&gt;&lt;publisher&gt;National Renewable Energy Laboratory&lt;/publisher&gt;&lt;urls&gt;&lt;/urls&gt;&lt;/record&gt;&lt;/Cite&gt;&lt;/EndNote&gt;</w:instrText>
      </w:r>
      <w:r w:rsidR="00391FE7"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8" w:tooltip="Macknick, 2011 #115" w:history="1">
        <w:r w:rsidR="006D2C77">
          <w:rPr>
            <w:rFonts w:ascii="Times New Roman" w:hAnsi="Times New Roman" w:cs="Times New Roman"/>
            <w:noProof/>
            <w:sz w:val="24"/>
            <w:szCs w:val="24"/>
            <w:vertAlign w:val="superscript"/>
          </w:rPr>
          <w:t>58</w:t>
        </w:r>
      </w:hyperlink>
      <w:r w:rsidR="00FB36AF">
        <w:rPr>
          <w:rFonts w:ascii="Times New Roman" w:hAnsi="Times New Roman" w:cs="Times New Roman"/>
          <w:noProof/>
          <w:sz w:val="24"/>
          <w:szCs w:val="24"/>
          <w:vertAlign w:val="superscript"/>
        </w:rPr>
        <w:t>)</w:t>
      </w:r>
      <w:r w:rsidR="00391FE7" w:rsidRPr="00096D65">
        <w:rPr>
          <w:rFonts w:ascii="Times New Roman" w:hAnsi="Times New Roman" w:cs="Times New Roman"/>
          <w:sz w:val="24"/>
          <w:szCs w:val="24"/>
          <w:vertAlign w:val="superscript"/>
        </w:rPr>
        <w:fldChar w:fldCharType="end"/>
      </w:r>
      <w:r w:rsidR="005A7362">
        <w:rPr>
          <w:rFonts w:ascii="Times New Roman" w:hAnsi="Times New Roman" w:cs="Times New Roman"/>
          <w:sz w:val="24"/>
          <w:szCs w:val="24"/>
        </w:rPr>
        <w:t xml:space="preserve"> Potential future analyses with</w:t>
      </w:r>
      <w:r w:rsidR="0013467B">
        <w:rPr>
          <w:rFonts w:ascii="Times New Roman" w:hAnsi="Times New Roman" w:cs="Times New Roman"/>
          <w:sz w:val="24"/>
          <w:szCs w:val="24"/>
        </w:rPr>
        <w:t xml:space="preserve"> </w:t>
      </w:r>
      <w:r w:rsidR="005A7362">
        <w:rPr>
          <w:rFonts w:ascii="Times New Roman" w:hAnsi="Times New Roman" w:cs="Times New Roman"/>
          <w:sz w:val="24"/>
          <w:szCs w:val="24"/>
        </w:rPr>
        <w:t xml:space="preserve">the </w:t>
      </w:r>
      <w:r w:rsidR="0013467B">
        <w:rPr>
          <w:rFonts w:ascii="Times New Roman" w:hAnsi="Times New Roman" w:cs="Times New Roman"/>
          <w:sz w:val="24"/>
          <w:szCs w:val="24"/>
        </w:rPr>
        <w:t>BioSpatial H</w:t>
      </w:r>
      <w:r w:rsidR="0013467B" w:rsidRPr="00274FBD">
        <w:rPr>
          <w:rFonts w:ascii="Times New Roman" w:hAnsi="Times New Roman" w:cs="Times New Roman"/>
          <w:sz w:val="24"/>
          <w:szCs w:val="24"/>
          <w:vertAlign w:val="subscript"/>
        </w:rPr>
        <w:t>2</w:t>
      </w:r>
      <w:r w:rsidR="005A7362">
        <w:rPr>
          <w:rFonts w:ascii="Times New Roman" w:hAnsi="Times New Roman" w:cs="Times New Roman"/>
          <w:sz w:val="24"/>
          <w:szCs w:val="24"/>
        </w:rPr>
        <w:t xml:space="preserve">O include </w:t>
      </w:r>
      <w:r w:rsidR="005A7362">
        <w:rPr>
          <w:rFonts w:ascii="Times New Roman" w:hAnsi="Times New Roman" w:cs="Times New Roman"/>
          <w:sz w:val="24"/>
          <w:szCs w:val="24"/>
        </w:rPr>
        <w:lastRenderedPageBreak/>
        <w:t>estimating water footprints for alternative climate change scenarios, looking at water footprints of understudie</w:t>
      </w:r>
      <w:r w:rsidR="00926654">
        <w:rPr>
          <w:rFonts w:ascii="Times New Roman" w:hAnsi="Times New Roman" w:cs="Times New Roman"/>
          <w:sz w:val="24"/>
          <w:szCs w:val="24"/>
        </w:rPr>
        <w:t>d</w:t>
      </w:r>
      <w:r w:rsidR="005A7362">
        <w:rPr>
          <w:rFonts w:ascii="Times New Roman" w:hAnsi="Times New Roman" w:cs="Times New Roman"/>
          <w:sz w:val="24"/>
          <w:szCs w:val="24"/>
        </w:rPr>
        <w:t xml:space="preserve"> countries w</w:t>
      </w:r>
      <w:r w:rsidR="00926654">
        <w:rPr>
          <w:rFonts w:ascii="Times New Roman" w:hAnsi="Times New Roman" w:cs="Times New Roman"/>
          <w:sz w:val="24"/>
          <w:szCs w:val="24"/>
        </w:rPr>
        <w:t>h</w:t>
      </w:r>
      <w:r w:rsidR="005A7362">
        <w:rPr>
          <w:rFonts w:ascii="Times New Roman" w:hAnsi="Times New Roman" w:cs="Times New Roman"/>
          <w:sz w:val="24"/>
          <w:szCs w:val="24"/>
        </w:rPr>
        <w:t xml:space="preserve">ere climate data </w:t>
      </w:r>
      <w:r w:rsidR="0054338F">
        <w:rPr>
          <w:rFonts w:ascii="Times New Roman" w:hAnsi="Times New Roman" w:cs="Times New Roman"/>
          <w:sz w:val="24"/>
          <w:szCs w:val="24"/>
        </w:rPr>
        <w:t xml:space="preserve">are </w:t>
      </w:r>
      <w:r w:rsidR="005A7362">
        <w:rPr>
          <w:rFonts w:ascii="Times New Roman" w:hAnsi="Times New Roman" w:cs="Times New Roman"/>
          <w:sz w:val="24"/>
          <w:szCs w:val="24"/>
        </w:rPr>
        <w:t>available</w:t>
      </w:r>
      <w:r w:rsidR="00926654">
        <w:rPr>
          <w:rFonts w:ascii="Times New Roman" w:hAnsi="Times New Roman" w:cs="Times New Roman"/>
          <w:sz w:val="24"/>
          <w:szCs w:val="24"/>
        </w:rPr>
        <w:t>,</w:t>
      </w:r>
      <w:r w:rsidR="005A7362">
        <w:rPr>
          <w:rFonts w:ascii="Times New Roman" w:hAnsi="Times New Roman" w:cs="Times New Roman"/>
          <w:sz w:val="24"/>
          <w:szCs w:val="24"/>
        </w:rPr>
        <w:t xml:space="preserve"> and examining water tradeoffs of alternative cellulosic feedstocks for biofuels in multiple U.S. locations.</w:t>
      </w:r>
    </w:p>
    <w:p w:rsidR="00B57EEA" w:rsidRDefault="00B57EEA" w:rsidP="00B57EEA">
      <w:pPr>
        <w:spacing w:line="480" w:lineRule="auto"/>
        <w:rPr>
          <w:rFonts w:ascii="Times New Roman" w:hAnsi="Times New Roman" w:cs="Times New Roman"/>
          <w:sz w:val="24"/>
          <w:szCs w:val="24"/>
        </w:rPr>
      </w:pPr>
      <w:r>
        <w:rPr>
          <w:rFonts w:ascii="Times New Roman" w:hAnsi="Times New Roman" w:cs="Times New Roman"/>
          <w:sz w:val="24"/>
          <w:szCs w:val="24"/>
        </w:rPr>
        <w:t>ACKNOWLEDGEMENTS</w:t>
      </w:r>
    </w:p>
    <w:p w:rsidR="00B57EEA" w:rsidRDefault="00B57EEA" w:rsidP="006E11D8">
      <w:pPr>
        <w:spacing w:after="0" w:line="480" w:lineRule="auto"/>
        <w:rPr>
          <w:rFonts w:ascii="Times New Roman" w:hAnsi="Times New Roman" w:cs="Times New Roman"/>
          <w:sz w:val="24"/>
          <w:szCs w:val="24"/>
        </w:rPr>
      </w:pPr>
      <w:r>
        <w:rPr>
          <w:rFonts w:ascii="Times New Roman" w:eastAsia="Calibri" w:hAnsi="Times New Roman" w:cs="Times New Roman"/>
          <w:sz w:val="24"/>
          <w:szCs w:val="24"/>
        </w:rPr>
        <w:t>This work was supported by</w:t>
      </w:r>
      <w:r w:rsidR="00851C2D">
        <w:rPr>
          <w:rFonts w:ascii="Times New Roman" w:eastAsia="Calibri" w:hAnsi="Times New Roman" w:cs="Times New Roman"/>
          <w:sz w:val="24"/>
          <w:szCs w:val="24"/>
        </w:rPr>
        <w:t xml:space="preserve"> the Office of Electricity Deliver</w:t>
      </w:r>
      <w:r w:rsidR="00926654">
        <w:rPr>
          <w:rFonts w:ascii="Times New Roman" w:eastAsia="Calibri" w:hAnsi="Times New Roman" w:cs="Times New Roman"/>
          <w:sz w:val="24"/>
          <w:szCs w:val="24"/>
        </w:rPr>
        <w:t>y</w:t>
      </w:r>
      <w:r w:rsidR="00851C2D">
        <w:rPr>
          <w:rFonts w:ascii="Times New Roman" w:eastAsia="Calibri" w:hAnsi="Times New Roman" w:cs="Times New Roman"/>
          <w:sz w:val="24"/>
          <w:szCs w:val="24"/>
        </w:rPr>
        <w:t xml:space="preserve"> and Energy Reliability</w:t>
      </w:r>
      <w:r>
        <w:rPr>
          <w:rFonts w:ascii="Times New Roman" w:eastAsia="Calibri" w:hAnsi="Times New Roman" w:cs="Times New Roman"/>
          <w:sz w:val="24"/>
          <w:szCs w:val="24"/>
        </w:rPr>
        <w:t xml:space="preserve">. </w:t>
      </w:r>
      <w:r>
        <w:rPr>
          <w:rFonts w:ascii="Times New Roman" w:hAnsi="Times New Roman"/>
          <w:sz w:val="24"/>
          <w:szCs w:val="24"/>
        </w:rPr>
        <w:t xml:space="preserve">To our knowledge, the authors do not have any other potential conflicts of interest. </w:t>
      </w:r>
      <w:r w:rsidR="002F759F">
        <w:rPr>
          <w:rFonts w:ascii="Times New Roman" w:hAnsi="Times New Roman"/>
          <w:sz w:val="24"/>
          <w:szCs w:val="24"/>
        </w:rPr>
        <w:t xml:space="preserve">Daniel Inman contributed to project scoping, major contributions to model development, and major contributions to the writing of the paper. </w:t>
      </w:r>
      <w:r>
        <w:rPr>
          <w:rFonts w:ascii="Times New Roman" w:hAnsi="Times New Roman"/>
          <w:sz w:val="24"/>
          <w:szCs w:val="24"/>
        </w:rPr>
        <w:t xml:space="preserve">Ethan Warner </w:t>
      </w:r>
      <w:r w:rsidR="002F759F">
        <w:rPr>
          <w:rFonts w:ascii="Times New Roman" w:hAnsi="Times New Roman"/>
          <w:sz w:val="24"/>
          <w:szCs w:val="24"/>
        </w:rPr>
        <w:t xml:space="preserve">provided major </w:t>
      </w:r>
      <w:r>
        <w:rPr>
          <w:rFonts w:ascii="Times New Roman" w:hAnsi="Times New Roman"/>
          <w:sz w:val="24"/>
          <w:szCs w:val="24"/>
        </w:rPr>
        <w:t>contribut</w:t>
      </w:r>
      <w:r w:rsidR="002F759F">
        <w:rPr>
          <w:rFonts w:ascii="Times New Roman" w:hAnsi="Times New Roman"/>
          <w:sz w:val="24"/>
          <w:szCs w:val="24"/>
        </w:rPr>
        <w:t>ions</w:t>
      </w:r>
      <w:r>
        <w:rPr>
          <w:rFonts w:ascii="Times New Roman" w:hAnsi="Times New Roman"/>
          <w:sz w:val="24"/>
          <w:szCs w:val="24"/>
        </w:rPr>
        <w:t xml:space="preserve"> to </w:t>
      </w:r>
      <w:r w:rsidR="002F759F">
        <w:rPr>
          <w:rFonts w:ascii="Times New Roman" w:hAnsi="Times New Roman"/>
          <w:sz w:val="24"/>
          <w:szCs w:val="24"/>
        </w:rPr>
        <w:t xml:space="preserve">the </w:t>
      </w:r>
      <w:r>
        <w:rPr>
          <w:rFonts w:ascii="Times New Roman" w:hAnsi="Times New Roman"/>
          <w:sz w:val="24"/>
          <w:szCs w:val="24"/>
        </w:rPr>
        <w:t>writing of the paper.</w:t>
      </w:r>
      <w:r w:rsidR="002F759F">
        <w:rPr>
          <w:rFonts w:ascii="Times New Roman" w:hAnsi="Times New Roman"/>
          <w:sz w:val="24"/>
          <w:szCs w:val="24"/>
        </w:rPr>
        <w:t xml:space="preserve"> Dana Stright </w:t>
      </w:r>
      <w:r w:rsidR="0032274F">
        <w:rPr>
          <w:rFonts w:ascii="Times New Roman" w:hAnsi="Times New Roman"/>
          <w:sz w:val="24"/>
          <w:szCs w:val="24"/>
        </w:rPr>
        <w:t xml:space="preserve">provided major contributions to the </w:t>
      </w:r>
      <w:r w:rsidR="002F759F">
        <w:rPr>
          <w:rFonts w:ascii="Times New Roman" w:hAnsi="Times New Roman"/>
          <w:sz w:val="24"/>
          <w:szCs w:val="24"/>
        </w:rPr>
        <w:t>STATSGO</w:t>
      </w:r>
      <w:r w:rsidR="00802B44">
        <w:rPr>
          <w:rFonts w:ascii="Times New Roman" w:hAnsi="Times New Roman"/>
          <w:sz w:val="24"/>
          <w:szCs w:val="24"/>
        </w:rPr>
        <w:t>2</w:t>
      </w:r>
      <w:r w:rsidR="002F759F">
        <w:rPr>
          <w:rFonts w:ascii="Times New Roman" w:hAnsi="Times New Roman"/>
          <w:sz w:val="24"/>
          <w:szCs w:val="24"/>
        </w:rPr>
        <w:t xml:space="preserve"> and CLIGEN data</w:t>
      </w:r>
      <w:r w:rsidR="0032274F">
        <w:rPr>
          <w:rFonts w:ascii="Times New Roman" w:hAnsi="Times New Roman"/>
          <w:sz w:val="24"/>
          <w:szCs w:val="24"/>
        </w:rPr>
        <w:t xml:space="preserve">base framework and </w:t>
      </w:r>
      <w:r w:rsidR="002F759F">
        <w:rPr>
          <w:rFonts w:ascii="Times New Roman" w:hAnsi="Times New Roman"/>
          <w:sz w:val="24"/>
          <w:szCs w:val="24"/>
        </w:rPr>
        <w:t xml:space="preserve">minor writing contributions. Jordan Macknick provided </w:t>
      </w:r>
      <w:r w:rsidR="0032274F">
        <w:rPr>
          <w:rFonts w:ascii="Times New Roman" w:hAnsi="Times New Roman"/>
          <w:sz w:val="24"/>
          <w:szCs w:val="24"/>
        </w:rPr>
        <w:t xml:space="preserve">major contributions to </w:t>
      </w:r>
      <w:r w:rsidR="002F759F" w:rsidRPr="002F759F">
        <w:rPr>
          <w:rFonts w:ascii="Times New Roman" w:hAnsi="Times New Roman"/>
          <w:sz w:val="24"/>
          <w:szCs w:val="24"/>
        </w:rPr>
        <w:t>project scoping</w:t>
      </w:r>
      <w:r w:rsidR="002F759F">
        <w:rPr>
          <w:rFonts w:ascii="Times New Roman" w:hAnsi="Times New Roman"/>
          <w:sz w:val="24"/>
          <w:szCs w:val="24"/>
        </w:rPr>
        <w:t xml:space="preserve"> and minor </w:t>
      </w:r>
      <w:r w:rsidR="0032274F">
        <w:rPr>
          <w:rFonts w:ascii="Times New Roman" w:hAnsi="Times New Roman"/>
          <w:sz w:val="24"/>
          <w:szCs w:val="24"/>
        </w:rPr>
        <w:t>contributions to writing</w:t>
      </w:r>
      <w:r w:rsidR="002F759F">
        <w:rPr>
          <w:rFonts w:ascii="Times New Roman" w:hAnsi="Times New Roman"/>
          <w:sz w:val="24"/>
          <w:szCs w:val="24"/>
        </w:rPr>
        <w:t xml:space="preserve">. Corey Peck provided minor contributions to model </w:t>
      </w:r>
      <w:r w:rsidR="0032274F">
        <w:rPr>
          <w:rFonts w:ascii="Times New Roman" w:hAnsi="Times New Roman"/>
          <w:sz w:val="24"/>
          <w:szCs w:val="24"/>
        </w:rPr>
        <w:t xml:space="preserve">and database framework </w:t>
      </w:r>
      <w:r w:rsidR="002F759F">
        <w:rPr>
          <w:rFonts w:ascii="Times New Roman" w:hAnsi="Times New Roman"/>
          <w:sz w:val="24"/>
          <w:szCs w:val="24"/>
        </w:rPr>
        <w:t>deve</w:t>
      </w:r>
      <w:r w:rsidR="0032274F">
        <w:rPr>
          <w:rFonts w:ascii="Times New Roman" w:hAnsi="Times New Roman"/>
          <w:sz w:val="24"/>
          <w:szCs w:val="24"/>
        </w:rPr>
        <w:t>lopment</w:t>
      </w:r>
      <w:r w:rsidR="002F759F">
        <w:rPr>
          <w:rFonts w:ascii="Times New Roman" w:hAnsi="Times New Roman"/>
          <w:sz w:val="24"/>
          <w:szCs w:val="24"/>
        </w:rPr>
        <w:t>.</w:t>
      </w:r>
      <w:r>
        <w:rPr>
          <w:rFonts w:ascii="Times New Roman" w:hAnsi="Times New Roman"/>
          <w:sz w:val="24"/>
          <w:szCs w:val="24"/>
        </w:rPr>
        <w:t xml:space="preserve"> </w:t>
      </w:r>
      <w:r w:rsidR="005662BB">
        <w:rPr>
          <w:rFonts w:ascii="Times New Roman" w:hAnsi="Times New Roman"/>
          <w:sz w:val="24"/>
          <w:szCs w:val="24"/>
        </w:rPr>
        <w:t>Thanks Emily Newes, Margaret Mann, and</w:t>
      </w:r>
      <w:r w:rsidR="006E11D8">
        <w:rPr>
          <w:rFonts w:ascii="Times New Roman" w:hAnsi="Times New Roman"/>
          <w:sz w:val="24"/>
          <w:szCs w:val="24"/>
        </w:rPr>
        <w:t xml:space="preserve"> Nate Blair</w:t>
      </w:r>
      <w:r w:rsidR="006E11D8">
        <w:rPr>
          <w:rFonts w:ascii="Times New Roman" w:hAnsi="Times New Roman" w:cs="Times New Roman"/>
          <w:sz w:val="24"/>
          <w:szCs w:val="24"/>
        </w:rPr>
        <w:t>.</w:t>
      </w:r>
    </w:p>
    <w:p w:rsidR="000D084D" w:rsidRPr="00FA0CBD" w:rsidRDefault="005A5CA7" w:rsidP="005466E1">
      <w:pPr>
        <w:rPr>
          <w:rFonts w:ascii="Arial" w:hAnsi="Arial" w:cs="Arial"/>
          <w:sz w:val="24"/>
          <w:szCs w:val="24"/>
        </w:rPr>
      </w:pPr>
      <w:r w:rsidRPr="00FA0CBD">
        <w:rPr>
          <w:rFonts w:ascii="Arial" w:hAnsi="Arial" w:cs="Arial"/>
          <w:sz w:val="24"/>
          <w:szCs w:val="24"/>
        </w:rPr>
        <w:t>7. References</w:t>
      </w:r>
    </w:p>
    <w:p w:rsidR="006D2C77" w:rsidRPr="006D2C77" w:rsidRDefault="00391FE7" w:rsidP="006D2C77">
      <w:pPr>
        <w:spacing w:after="0" w:line="240" w:lineRule="auto"/>
        <w:rPr>
          <w:rFonts w:ascii="Calibri" w:hAnsi="Calibri" w:cs="Arial"/>
          <w:noProof/>
          <w:szCs w:val="24"/>
        </w:rPr>
      </w:pPr>
      <w:r w:rsidRPr="00FA0CBD">
        <w:rPr>
          <w:rFonts w:ascii="Arial" w:hAnsi="Arial" w:cs="Arial"/>
          <w:sz w:val="24"/>
          <w:szCs w:val="24"/>
        </w:rPr>
        <w:fldChar w:fldCharType="begin"/>
      </w:r>
      <w:r w:rsidR="000D084D" w:rsidRPr="00FA0CBD">
        <w:rPr>
          <w:rFonts w:ascii="Arial" w:hAnsi="Arial" w:cs="Arial"/>
          <w:sz w:val="24"/>
          <w:szCs w:val="24"/>
        </w:rPr>
        <w:instrText xml:space="preserve"> ADDIN EN.REFLIST </w:instrText>
      </w:r>
      <w:r w:rsidRPr="00FA0CBD">
        <w:rPr>
          <w:rFonts w:ascii="Arial" w:hAnsi="Arial" w:cs="Arial"/>
          <w:sz w:val="24"/>
          <w:szCs w:val="24"/>
        </w:rPr>
        <w:fldChar w:fldCharType="separate"/>
      </w:r>
      <w:bookmarkStart w:id="682" w:name="_ENREF_1"/>
      <w:r w:rsidR="006D2C77" w:rsidRPr="006D2C77">
        <w:rPr>
          <w:rFonts w:ascii="Calibri" w:hAnsi="Calibri" w:cs="Arial"/>
          <w:noProof/>
          <w:szCs w:val="24"/>
        </w:rPr>
        <w:t>1.</w:t>
      </w:r>
      <w:r w:rsidR="006D2C77" w:rsidRPr="006D2C77">
        <w:rPr>
          <w:rFonts w:ascii="Calibri" w:hAnsi="Calibri" w:cs="Arial"/>
          <w:noProof/>
          <w:szCs w:val="24"/>
        </w:rPr>
        <w:tab/>
        <w:t xml:space="preserve">Pfister S, Koehler A, Hellweg S. Assessing the Environmental Impacts of Freshwater Consumption in LCA. </w:t>
      </w:r>
      <w:r w:rsidR="006D2C77" w:rsidRPr="006D2C77">
        <w:rPr>
          <w:rFonts w:ascii="Calibri" w:hAnsi="Calibri" w:cs="Arial"/>
          <w:i/>
          <w:noProof/>
          <w:szCs w:val="24"/>
        </w:rPr>
        <w:t>Environmental Science &amp; Technology</w:t>
      </w:r>
      <w:r w:rsidR="006D2C77" w:rsidRPr="006D2C77">
        <w:rPr>
          <w:rFonts w:ascii="Calibri" w:hAnsi="Calibri" w:cs="Arial"/>
          <w:noProof/>
          <w:szCs w:val="24"/>
        </w:rPr>
        <w:t>. (2009);</w:t>
      </w:r>
      <w:r w:rsidR="006D2C77" w:rsidRPr="006D2C77">
        <w:rPr>
          <w:rFonts w:ascii="Calibri" w:hAnsi="Calibri" w:cs="Arial"/>
          <w:b/>
          <w:noProof/>
          <w:szCs w:val="24"/>
        </w:rPr>
        <w:t>43</w:t>
      </w:r>
      <w:r w:rsidR="006D2C77" w:rsidRPr="006D2C77">
        <w:rPr>
          <w:rFonts w:ascii="Calibri" w:hAnsi="Calibri" w:cs="Arial"/>
          <w:noProof/>
          <w:szCs w:val="24"/>
        </w:rPr>
        <w:t>(11):4098-104.</w:t>
      </w:r>
      <w:bookmarkEnd w:id="682"/>
    </w:p>
    <w:p w:rsidR="006D2C77" w:rsidRPr="006D2C77" w:rsidRDefault="006D2C77" w:rsidP="006D2C77">
      <w:pPr>
        <w:spacing w:after="0" w:line="240" w:lineRule="auto"/>
        <w:rPr>
          <w:rFonts w:ascii="Calibri" w:hAnsi="Calibri" w:cs="Arial"/>
          <w:noProof/>
          <w:szCs w:val="24"/>
        </w:rPr>
      </w:pPr>
      <w:bookmarkStart w:id="683" w:name="_ENREF_2"/>
      <w:r w:rsidRPr="006D2C77">
        <w:rPr>
          <w:rFonts w:ascii="Calibri" w:hAnsi="Calibri" w:cs="Arial"/>
          <w:noProof/>
          <w:szCs w:val="24"/>
        </w:rPr>
        <w:t>2.</w:t>
      </w:r>
      <w:r w:rsidRPr="006D2C77">
        <w:rPr>
          <w:rFonts w:ascii="Calibri" w:hAnsi="Calibri" w:cs="Arial"/>
          <w:noProof/>
          <w:szCs w:val="24"/>
        </w:rPr>
        <w:tab/>
        <w:t xml:space="preserve">Matti K, Philip JW, Hans de M, Olli V. Is physical water scarcity a new phenomenon? Global assessment of water shortage over the last two millennia. </w:t>
      </w:r>
      <w:r w:rsidRPr="006D2C77">
        <w:rPr>
          <w:rFonts w:ascii="Calibri" w:hAnsi="Calibri" w:cs="Arial"/>
          <w:i/>
          <w:noProof/>
          <w:szCs w:val="24"/>
        </w:rPr>
        <w:t>Environ Res Lett</w:t>
      </w:r>
      <w:r w:rsidRPr="006D2C77">
        <w:rPr>
          <w:rFonts w:ascii="Calibri" w:hAnsi="Calibri" w:cs="Arial"/>
          <w:noProof/>
          <w:szCs w:val="24"/>
        </w:rPr>
        <w:t>. (2010);</w:t>
      </w:r>
      <w:r w:rsidRPr="006D2C77">
        <w:rPr>
          <w:rFonts w:ascii="Calibri" w:hAnsi="Calibri" w:cs="Arial"/>
          <w:b/>
          <w:noProof/>
          <w:szCs w:val="24"/>
        </w:rPr>
        <w:t>5</w:t>
      </w:r>
      <w:r w:rsidRPr="006D2C77">
        <w:rPr>
          <w:rFonts w:ascii="Calibri" w:hAnsi="Calibri" w:cs="Arial"/>
          <w:noProof/>
          <w:szCs w:val="24"/>
        </w:rPr>
        <w:t>(3):034006.</w:t>
      </w:r>
      <w:bookmarkEnd w:id="683"/>
    </w:p>
    <w:p w:rsidR="006D2C77" w:rsidRPr="006D2C77" w:rsidRDefault="006D2C77" w:rsidP="006D2C77">
      <w:pPr>
        <w:spacing w:after="0" w:line="240" w:lineRule="auto"/>
        <w:rPr>
          <w:rFonts w:ascii="Calibri" w:hAnsi="Calibri" w:cs="Arial"/>
          <w:noProof/>
          <w:szCs w:val="24"/>
        </w:rPr>
      </w:pPr>
      <w:bookmarkStart w:id="684" w:name="_ENREF_3"/>
      <w:r w:rsidRPr="006D2C77">
        <w:rPr>
          <w:rFonts w:ascii="Calibri" w:hAnsi="Calibri" w:cs="Arial"/>
          <w:noProof/>
          <w:szCs w:val="24"/>
        </w:rPr>
        <w:t>3.</w:t>
      </w:r>
      <w:r w:rsidRPr="006D2C77">
        <w:rPr>
          <w:rFonts w:ascii="Calibri" w:hAnsi="Calibri" w:cs="Arial"/>
          <w:noProof/>
          <w:szCs w:val="24"/>
        </w:rPr>
        <w:tab/>
        <w:t xml:space="preserve">UNESCO. </w:t>
      </w:r>
      <w:r w:rsidRPr="006D2C77">
        <w:rPr>
          <w:rFonts w:ascii="Calibri" w:hAnsi="Calibri" w:cs="Arial"/>
          <w:i/>
          <w:noProof/>
          <w:szCs w:val="24"/>
        </w:rPr>
        <w:t>The United Nations World Water Development Report 3: Water in a Changing World</w:t>
      </w:r>
      <w:r w:rsidRPr="006D2C77">
        <w:rPr>
          <w:rFonts w:ascii="Calibri" w:hAnsi="Calibri" w:cs="Arial"/>
          <w:noProof/>
          <w:szCs w:val="24"/>
        </w:rPr>
        <w:t>. Paris and London: UNESCO and Earthscan (2009).</w:t>
      </w:r>
      <w:bookmarkEnd w:id="684"/>
    </w:p>
    <w:p w:rsidR="006D2C77" w:rsidRPr="006D2C77" w:rsidRDefault="006D2C77" w:rsidP="006D2C77">
      <w:pPr>
        <w:spacing w:after="0" w:line="240" w:lineRule="auto"/>
        <w:rPr>
          <w:rFonts w:ascii="Calibri" w:hAnsi="Calibri" w:cs="Arial"/>
          <w:noProof/>
          <w:szCs w:val="24"/>
        </w:rPr>
      </w:pPr>
      <w:bookmarkStart w:id="685" w:name="_ENREF_4"/>
      <w:r w:rsidRPr="006D2C77">
        <w:rPr>
          <w:rFonts w:ascii="Calibri" w:hAnsi="Calibri" w:cs="Arial"/>
          <w:noProof/>
          <w:szCs w:val="24"/>
        </w:rPr>
        <w:t>4.</w:t>
      </w:r>
      <w:r w:rsidRPr="006D2C77">
        <w:rPr>
          <w:rFonts w:ascii="Calibri" w:hAnsi="Calibri" w:cs="Arial"/>
          <w:noProof/>
          <w:szCs w:val="24"/>
        </w:rPr>
        <w:tab/>
        <w:t xml:space="preserve">National Drought Mitigation Center. </w:t>
      </w:r>
      <w:r w:rsidRPr="006D2C77">
        <w:rPr>
          <w:rFonts w:ascii="Calibri" w:hAnsi="Calibri" w:cs="Arial"/>
          <w:i/>
          <w:noProof/>
          <w:szCs w:val="24"/>
        </w:rPr>
        <w:t>National Drought Summary May 28, 2013</w:t>
      </w:r>
      <w:r w:rsidRPr="006D2C77">
        <w:rPr>
          <w:rFonts w:ascii="Calibri" w:hAnsi="Calibri" w:cs="Arial"/>
          <w:noProof/>
          <w:szCs w:val="24"/>
        </w:rPr>
        <w:t>. Lincoln: University of Nebraska-Lincoln, the United States Department of Agriculture, and the National Oceanic and Atmospheric Administration, (2013) May 28. Report No.</w:t>
      </w:r>
      <w:bookmarkEnd w:id="685"/>
    </w:p>
    <w:p w:rsidR="006D2C77" w:rsidRPr="006D2C77" w:rsidRDefault="006D2C77" w:rsidP="006D2C77">
      <w:pPr>
        <w:spacing w:after="0" w:line="240" w:lineRule="auto"/>
        <w:rPr>
          <w:rFonts w:ascii="Calibri" w:hAnsi="Calibri" w:cs="Arial"/>
          <w:noProof/>
          <w:szCs w:val="24"/>
        </w:rPr>
      </w:pPr>
      <w:bookmarkStart w:id="686" w:name="_ENREF_5"/>
      <w:r w:rsidRPr="006D2C77">
        <w:rPr>
          <w:rFonts w:ascii="Calibri" w:hAnsi="Calibri" w:cs="Arial"/>
          <w:noProof/>
          <w:szCs w:val="24"/>
        </w:rPr>
        <w:t>5.</w:t>
      </w:r>
      <w:r w:rsidRPr="006D2C77">
        <w:rPr>
          <w:rFonts w:ascii="Calibri" w:hAnsi="Calibri" w:cs="Arial"/>
          <w:noProof/>
          <w:szCs w:val="24"/>
        </w:rPr>
        <w:tab/>
        <w:t xml:space="preserve">Kenneth S, Gary Y, James N, Brent B. Characterizing changes in drought risk for the United States from climate change. </w:t>
      </w:r>
      <w:r w:rsidRPr="006D2C77">
        <w:rPr>
          <w:rFonts w:ascii="Calibri" w:hAnsi="Calibri" w:cs="Arial"/>
          <w:i/>
          <w:noProof/>
          <w:szCs w:val="24"/>
        </w:rPr>
        <w:t>Environ Res Lett</w:t>
      </w:r>
      <w:r w:rsidRPr="006D2C77">
        <w:rPr>
          <w:rFonts w:ascii="Calibri" w:hAnsi="Calibri" w:cs="Arial"/>
          <w:noProof/>
          <w:szCs w:val="24"/>
        </w:rPr>
        <w:t>. (2010);</w:t>
      </w:r>
      <w:r w:rsidRPr="006D2C77">
        <w:rPr>
          <w:rFonts w:ascii="Calibri" w:hAnsi="Calibri" w:cs="Arial"/>
          <w:b/>
          <w:noProof/>
          <w:szCs w:val="24"/>
        </w:rPr>
        <w:t>5</w:t>
      </w:r>
      <w:r w:rsidRPr="006D2C77">
        <w:rPr>
          <w:rFonts w:ascii="Calibri" w:hAnsi="Calibri" w:cs="Arial"/>
          <w:noProof/>
          <w:szCs w:val="24"/>
        </w:rPr>
        <w:t>(4):044012.</w:t>
      </w:r>
      <w:bookmarkEnd w:id="686"/>
    </w:p>
    <w:p w:rsidR="006D2C77" w:rsidRPr="006D2C77" w:rsidRDefault="006D2C77" w:rsidP="006D2C77">
      <w:pPr>
        <w:spacing w:after="0" w:line="240" w:lineRule="auto"/>
        <w:rPr>
          <w:rFonts w:ascii="Calibri" w:hAnsi="Calibri" w:cs="Arial"/>
          <w:noProof/>
          <w:szCs w:val="24"/>
        </w:rPr>
      </w:pPr>
      <w:bookmarkStart w:id="687" w:name="_ENREF_6"/>
      <w:r w:rsidRPr="006D2C77">
        <w:rPr>
          <w:rFonts w:ascii="Calibri" w:hAnsi="Calibri" w:cs="Arial"/>
          <w:noProof/>
          <w:szCs w:val="24"/>
        </w:rPr>
        <w:t>6.</w:t>
      </w:r>
      <w:r w:rsidRPr="006D2C77">
        <w:rPr>
          <w:rFonts w:ascii="Calibri" w:hAnsi="Calibri" w:cs="Arial"/>
          <w:noProof/>
          <w:szCs w:val="24"/>
        </w:rPr>
        <w:tab/>
        <w:t xml:space="preserve">Hoekstra AY, Chapagain AK. Water footprints of nations: Water use by people as a function of their consumption pattern. </w:t>
      </w:r>
      <w:r w:rsidRPr="006D2C77">
        <w:rPr>
          <w:rFonts w:ascii="Calibri" w:hAnsi="Calibri" w:cs="Arial"/>
          <w:i/>
          <w:noProof/>
          <w:szCs w:val="24"/>
        </w:rPr>
        <w:t>Water Resources Management</w:t>
      </w:r>
      <w:r w:rsidRPr="006D2C77">
        <w:rPr>
          <w:rFonts w:ascii="Calibri" w:hAnsi="Calibri" w:cs="Arial"/>
          <w:noProof/>
          <w:szCs w:val="24"/>
        </w:rPr>
        <w:t>. (2007);</w:t>
      </w:r>
      <w:r w:rsidRPr="006D2C77">
        <w:rPr>
          <w:rFonts w:ascii="Calibri" w:hAnsi="Calibri" w:cs="Arial"/>
          <w:b/>
          <w:noProof/>
          <w:szCs w:val="24"/>
        </w:rPr>
        <w:t>21</w:t>
      </w:r>
      <w:r w:rsidRPr="006D2C77">
        <w:rPr>
          <w:rFonts w:ascii="Calibri" w:hAnsi="Calibri" w:cs="Arial"/>
          <w:noProof/>
          <w:szCs w:val="24"/>
        </w:rPr>
        <w:t>(1):35-48.</w:t>
      </w:r>
      <w:bookmarkEnd w:id="687"/>
    </w:p>
    <w:p w:rsidR="006D2C77" w:rsidRPr="006D2C77" w:rsidRDefault="006D2C77" w:rsidP="006D2C77">
      <w:pPr>
        <w:spacing w:after="0" w:line="240" w:lineRule="auto"/>
        <w:rPr>
          <w:rFonts w:ascii="Calibri" w:hAnsi="Calibri" w:cs="Arial"/>
          <w:noProof/>
          <w:szCs w:val="24"/>
        </w:rPr>
      </w:pPr>
      <w:bookmarkStart w:id="688" w:name="_ENREF_7"/>
      <w:r w:rsidRPr="006D2C77">
        <w:rPr>
          <w:rFonts w:ascii="Calibri" w:hAnsi="Calibri" w:cs="Arial"/>
          <w:noProof/>
          <w:szCs w:val="24"/>
        </w:rPr>
        <w:t>7.</w:t>
      </w:r>
      <w:r w:rsidRPr="006D2C77">
        <w:rPr>
          <w:rFonts w:ascii="Calibri" w:hAnsi="Calibri" w:cs="Arial"/>
          <w:noProof/>
          <w:szCs w:val="24"/>
        </w:rPr>
        <w:tab/>
        <w:t xml:space="preserve">Falkenmark M. Comparative hydrology—a new concept. In: Falkenmark M, Chapman T, editors. </w:t>
      </w:r>
      <w:r w:rsidRPr="006D2C77">
        <w:rPr>
          <w:rFonts w:ascii="Calibri" w:hAnsi="Calibri" w:cs="Arial"/>
          <w:i/>
          <w:noProof/>
          <w:szCs w:val="24"/>
        </w:rPr>
        <w:t>Comparative Hydrology An Ecological Approach to Land and Water Resources</w:t>
      </w:r>
      <w:r w:rsidRPr="006D2C77">
        <w:rPr>
          <w:rFonts w:ascii="Calibri" w:hAnsi="Calibri" w:cs="Arial"/>
          <w:noProof/>
          <w:szCs w:val="24"/>
        </w:rPr>
        <w:t>. Unesco, Paris, France(1989). p. 10-42.</w:t>
      </w:r>
      <w:bookmarkEnd w:id="688"/>
    </w:p>
    <w:p w:rsidR="006D2C77" w:rsidRPr="006D2C77" w:rsidRDefault="006D2C77" w:rsidP="006D2C77">
      <w:pPr>
        <w:spacing w:after="0" w:line="240" w:lineRule="auto"/>
        <w:rPr>
          <w:rFonts w:ascii="Calibri" w:hAnsi="Calibri" w:cs="Arial"/>
          <w:noProof/>
          <w:szCs w:val="24"/>
        </w:rPr>
      </w:pPr>
      <w:bookmarkStart w:id="689" w:name="_ENREF_8"/>
      <w:r w:rsidRPr="006D2C77">
        <w:rPr>
          <w:rFonts w:ascii="Calibri" w:hAnsi="Calibri" w:cs="Arial"/>
          <w:noProof/>
          <w:szCs w:val="24"/>
        </w:rPr>
        <w:t>8.</w:t>
      </w:r>
      <w:r w:rsidRPr="006D2C77">
        <w:rPr>
          <w:rFonts w:ascii="Calibri" w:hAnsi="Calibri" w:cs="Arial"/>
          <w:noProof/>
          <w:szCs w:val="24"/>
        </w:rPr>
        <w:tab/>
        <w:t xml:space="preserve">Postel SL. Entering an Era of Water Scarcity: The Challenges Ahead. </w:t>
      </w:r>
      <w:r w:rsidRPr="006D2C77">
        <w:rPr>
          <w:rFonts w:ascii="Calibri" w:hAnsi="Calibri" w:cs="Arial"/>
          <w:i/>
          <w:noProof/>
          <w:szCs w:val="24"/>
        </w:rPr>
        <w:t>Ecological Applications</w:t>
      </w:r>
      <w:r w:rsidRPr="006D2C77">
        <w:rPr>
          <w:rFonts w:ascii="Calibri" w:hAnsi="Calibri" w:cs="Arial"/>
          <w:noProof/>
          <w:szCs w:val="24"/>
        </w:rPr>
        <w:t>. (2000);</w:t>
      </w:r>
      <w:r w:rsidRPr="006D2C77">
        <w:rPr>
          <w:rFonts w:ascii="Calibri" w:hAnsi="Calibri" w:cs="Arial"/>
          <w:b/>
          <w:noProof/>
          <w:szCs w:val="24"/>
        </w:rPr>
        <w:t>10</w:t>
      </w:r>
      <w:r w:rsidRPr="006D2C77">
        <w:rPr>
          <w:rFonts w:ascii="Calibri" w:hAnsi="Calibri" w:cs="Arial"/>
          <w:noProof/>
          <w:szCs w:val="24"/>
        </w:rPr>
        <w:t>(4):941-8.</w:t>
      </w:r>
      <w:bookmarkEnd w:id="689"/>
    </w:p>
    <w:p w:rsidR="006D2C77" w:rsidRPr="006D2C77" w:rsidRDefault="006D2C77" w:rsidP="006D2C77">
      <w:pPr>
        <w:spacing w:after="0" w:line="240" w:lineRule="auto"/>
        <w:rPr>
          <w:rFonts w:ascii="Calibri" w:hAnsi="Calibri" w:cs="Arial"/>
          <w:noProof/>
          <w:szCs w:val="24"/>
        </w:rPr>
      </w:pPr>
      <w:bookmarkStart w:id="690" w:name="_ENREF_9"/>
      <w:r w:rsidRPr="006D2C77">
        <w:rPr>
          <w:rFonts w:ascii="Calibri" w:hAnsi="Calibri" w:cs="Arial"/>
          <w:noProof/>
          <w:szCs w:val="24"/>
        </w:rPr>
        <w:lastRenderedPageBreak/>
        <w:t>9.</w:t>
      </w:r>
      <w:r w:rsidRPr="006D2C77">
        <w:rPr>
          <w:rFonts w:ascii="Calibri" w:hAnsi="Calibri" w:cs="Arial"/>
          <w:noProof/>
          <w:szCs w:val="24"/>
        </w:rPr>
        <w:tab/>
        <w:t xml:space="preserve">Postel SL, Daily GC, Ehrlich PR. Human Appropriation of Renewable Fresh Water. </w:t>
      </w:r>
      <w:r w:rsidRPr="006D2C77">
        <w:rPr>
          <w:rFonts w:ascii="Calibri" w:hAnsi="Calibri" w:cs="Arial"/>
          <w:i/>
          <w:noProof/>
          <w:szCs w:val="24"/>
        </w:rPr>
        <w:t>Science</w:t>
      </w:r>
      <w:r w:rsidRPr="006D2C77">
        <w:rPr>
          <w:rFonts w:ascii="Calibri" w:hAnsi="Calibri" w:cs="Arial"/>
          <w:noProof/>
          <w:szCs w:val="24"/>
        </w:rPr>
        <w:t>. (1996);</w:t>
      </w:r>
      <w:r w:rsidRPr="006D2C77">
        <w:rPr>
          <w:rFonts w:ascii="Calibri" w:hAnsi="Calibri" w:cs="Arial"/>
          <w:b/>
          <w:noProof/>
          <w:szCs w:val="24"/>
        </w:rPr>
        <w:t>271</w:t>
      </w:r>
      <w:r w:rsidRPr="006D2C77">
        <w:rPr>
          <w:rFonts w:ascii="Calibri" w:hAnsi="Calibri" w:cs="Arial"/>
          <w:noProof/>
          <w:szCs w:val="24"/>
        </w:rPr>
        <w:t>(5250):785-8.</w:t>
      </w:r>
      <w:bookmarkEnd w:id="690"/>
    </w:p>
    <w:p w:rsidR="006D2C77" w:rsidRPr="006D2C77" w:rsidRDefault="006D2C77" w:rsidP="006D2C77">
      <w:pPr>
        <w:spacing w:after="0" w:line="240" w:lineRule="auto"/>
        <w:rPr>
          <w:rFonts w:ascii="Calibri" w:hAnsi="Calibri" w:cs="Arial"/>
          <w:noProof/>
          <w:szCs w:val="24"/>
        </w:rPr>
      </w:pPr>
      <w:bookmarkStart w:id="691" w:name="_ENREF_10"/>
      <w:r w:rsidRPr="006D2C77">
        <w:rPr>
          <w:rFonts w:ascii="Calibri" w:hAnsi="Calibri" w:cs="Arial"/>
          <w:noProof/>
          <w:szCs w:val="24"/>
        </w:rPr>
        <w:t>10.</w:t>
      </w:r>
      <w:r w:rsidRPr="006D2C77">
        <w:rPr>
          <w:rFonts w:ascii="Calibri" w:hAnsi="Calibri" w:cs="Arial"/>
          <w:noProof/>
          <w:szCs w:val="24"/>
        </w:rPr>
        <w:tab/>
        <w:t xml:space="preserve">Gleick PH. The human right to water. </w:t>
      </w:r>
      <w:r w:rsidRPr="006D2C77">
        <w:rPr>
          <w:rFonts w:ascii="Calibri" w:hAnsi="Calibri" w:cs="Arial"/>
          <w:i/>
          <w:noProof/>
          <w:szCs w:val="24"/>
        </w:rPr>
        <w:t>Water Policy</w:t>
      </w:r>
      <w:r w:rsidRPr="006D2C77">
        <w:rPr>
          <w:rFonts w:ascii="Calibri" w:hAnsi="Calibri" w:cs="Arial"/>
          <w:noProof/>
          <w:szCs w:val="24"/>
        </w:rPr>
        <w:t>. (1998);</w:t>
      </w:r>
      <w:r w:rsidRPr="006D2C77">
        <w:rPr>
          <w:rFonts w:ascii="Calibri" w:hAnsi="Calibri" w:cs="Arial"/>
          <w:b/>
          <w:noProof/>
          <w:szCs w:val="24"/>
        </w:rPr>
        <w:t>1</w:t>
      </w:r>
      <w:r w:rsidRPr="006D2C77">
        <w:rPr>
          <w:rFonts w:ascii="Calibri" w:hAnsi="Calibri" w:cs="Arial"/>
          <w:noProof/>
          <w:szCs w:val="24"/>
        </w:rPr>
        <w:t>(5):487-503.</w:t>
      </w:r>
      <w:bookmarkEnd w:id="691"/>
    </w:p>
    <w:p w:rsidR="006D2C77" w:rsidRPr="006D2C77" w:rsidRDefault="006D2C77" w:rsidP="006D2C77">
      <w:pPr>
        <w:spacing w:after="0" w:line="240" w:lineRule="auto"/>
        <w:rPr>
          <w:rFonts w:ascii="Calibri" w:hAnsi="Calibri" w:cs="Arial"/>
          <w:noProof/>
          <w:szCs w:val="24"/>
        </w:rPr>
      </w:pPr>
      <w:bookmarkStart w:id="692" w:name="_ENREF_11"/>
      <w:r w:rsidRPr="006D2C77">
        <w:rPr>
          <w:rFonts w:ascii="Calibri" w:hAnsi="Calibri" w:cs="Arial"/>
          <w:noProof/>
          <w:szCs w:val="24"/>
        </w:rPr>
        <w:t>11.</w:t>
      </w:r>
      <w:r w:rsidRPr="006D2C77">
        <w:rPr>
          <w:rFonts w:ascii="Calibri" w:hAnsi="Calibri" w:cs="Arial"/>
          <w:noProof/>
          <w:szCs w:val="24"/>
        </w:rPr>
        <w:tab/>
        <w:t xml:space="preserve">Fingerman KR, Torn MH, O’Hare MS, Kammen DM. Accounting for the water impacts of ethanol production. </w:t>
      </w:r>
      <w:r w:rsidRPr="006D2C77">
        <w:rPr>
          <w:rFonts w:ascii="Calibri" w:hAnsi="Calibri" w:cs="Arial"/>
          <w:i/>
          <w:noProof/>
          <w:szCs w:val="24"/>
        </w:rPr>
        <w:t>Environ Res Lett</w:t>
      </w:r>
      <w:r w:rsidRPr="006D2C77">
        <w:rPr>
          <w:rFonts w:ascii="Calibri" w:hAnsi="Calibri" w:cs="Arial"/>
          <w:noProof/>
          <w:szCs w:val="24"/>
        </w:rPr>
        <w:t>. (2010);</w:t>
      </w:r>
      <w:r w:rsidRPr="006D2C77">
        <w:rPr>
          <w:rFonts w:ascii="Calibri" w:hAnsi="Calibri" w:cs="Arial"/>
          <w:b/>
          <w:noProof/>
          <w:szCs w:val="24"/>
        </w:rPr>
        <w:t>5</w:t>
      </w:r>
      <w:r w:rsidRPr="006D2C77">
        <w:rPr>
          <w:rFonts w:ascii="Calibri" w:hAnsi="Calibri" w:cs="Arial"/>
          <w:noProof/>
          <w:szCs w:val="24"/>
        </w:rPr>
        <w:t>(1):014020.</w:t>
      </w:r>
      <w:bookmarkEnd w:id="692"/>
    </w:p>
    <w:p w:rsidR="006D2C77" w:rsidRPr="006D2C77" w:rsidRDefault="006D2C77" w:rsidP="006D2C77">
      <w:pPr>
        <w:spacing w:after="0" w:line="240" w:lineRule="auto"/>
        <w:rPr>
          <w:rFonts w:ascii="Calibri" w:hAnsi="Calibri" w:cs="Arial"/>
          <w:noProof/>
          <w:szCs w:val="24"/>
        </w:rPr>
      </w:pPr>
      <w:bookmarkStart w:id="693" w:name="_ENREF_12"/>
      <w:r w:rsidRPr="006D2C77">
        <w:rPr>
          <w:rFonts w:ascii="Calibri" w:hAnsi="Calibri" w:cs="Arial"/>
          <w:noProof/>
          <w:szCs w:val="24"/>
        </w:rPr>
        <w:t>12.</w:t>
      </w:r>
      <w:r w:rsidRPr="006D2C77">
        <w:rPr>
          <w:rFonts w:ascii="Calibri" w:hAnsi="Calibri" w:cs="Arial"/>
          <w:noProof/>
          <w:szCs w:val="24"/>
        </w:rPr>
        <w:tab/>
        <w:t xml:space="preserve">Wu M, Mintz M, Wang M, Arora S. Water Consumption in the Production of Ethanol and Petroleum Gasoline. </w:t>
      </w:r>
      <w:r w:rsidRPr="006D2C77">
        <w:rPr>
          <w:rFonts w:ascii="Calibri" w:hAnsi="Calibri" w:cs="Arial"/>
          <w:i/>
          <w:noProof/>
          <w:szCs w:val="24"/>
        </w:rPr>
        <w:t>Environ Manage</w:t>
      </w:r>
      <w:r w:rsidRPr="006D2C77">
        <w:rPr>
          <w:rFonts w:ascii="Calibri" w:hAnsi="Calibri" w:cs="Arial"/>
          <w:noProof/>
          <w:szCs w:val="24"/>
        </w:rPr>
        <w:t>. (2009);</w:t>
      </w:r>
      <w:r w:rsidRPr="006D2C77">
        <w:rPr>
          <w:rFonts w:ascii="Calibri" w:hAnsi="Calibri" w:cs="Arial"/>
          <w:b/>
          <w:noProof/>
          <w:szCs w:val="24"/>
        </w:rPr>
        <w:t>44</w:t>
      </w:r>
      <w:r w:rsidRPr="006D2C77">
        <w:rPr>
          <w:rFonts w:ascii="Calibri" w:hAnsi="Calibri" w:cs="Arial"/>
          <w:noProof/>
          <w:szCs w:val="24"/>
        </w:rPr>
        <w:t>(5):981-97.</w:t>
      </w:r>
      <w:bookmarkEnd w:id="693"/>
    </w:p>
    <w:p w:rsidR="006D2C77" w:rsidRPr="006D2C77" w:rsidRDefault="006D2C77" w:rsidP="006D2C77">
      <w:pPr>
        <w:spacing w:after="0" w:line="240" w:lineRule="auto"/>
        <w:rPr>
          <w:rFonts w:ascii="Calibri" w:hAnsi="Calibri" w:cs="Arial"/>
          <w:noProof/>
          <w:szCs w:val="24"/>
        </w:rPr>
      </w:pPr>
      <w:bookmarkStart w:id="694" w:name="_ENREF_13"/>
      <w:r w:rsidRPr="006D2C77">
        <w:rPr>
          <w:rFonts w:ascii="Calibri" w:hAnsi="Calibri" w:cs="Arial"/>
          <w:noProof/>
          <w:szCs w:val="24"/>
        </w:rPr>
        <w:t>13.</w:t>
      </w:r>
      <w:r w:rsidRPr="006D2C77">
        <w:rPr>
          <w:rFonts w:ascii="Calibri" w:hAnsi="Calibri" w:cs="Arial"/>
          <w:noProof/>
          <w:szCs w:val="24"/>
        </w:rPr>
        <w:tab/>
        <w:t xml:space="preserve">Chakravorty U, Hubert M-H, Nøstbakken L. Fuel Versus Food. </w:t>
      </w:r>
      <w:r w:rsidRPr="006D2C77">
        <w:rPr>
          <w:rFonts w:ascii="Calibri" w:hAnsi="Calibri" w:cs="Arial"/>
          <w:i/>
          <w:noProof/>
          <w:szCs w:val="24"/>
        </w:rPr>
        <w:t>Annual Review of Resource Economics</w:t>
      </w:r>
      <w:r w:rsidRPr="006D2C77">
        <w:rPr>
          <w:rFonts w:ascii="Calibri" w:hAnsi="Calibri" w:cs="Arial"/>
          <w:noProof/>
          <w:szCs w:val="24"/>
        </w:rPr>
        <w:t>. (2009);</w:t>
      </w:r>
      <w:r w:rsidRPr="006D2C77">
        <w:rPr>
          <w:rFonts w:ascii="Calibri" w:hAnsi="Calibri" w:cs="Arial"/>
          <w:b/>
          <w:noProof/>
          <w:szCs w:val="24"/>
        </w:rPr>
        <w:t>1</w:t>
      </w:r>
      <w:r w:rsidRPr="006D2C77">
        <w:rPr>
          <w:rFonts w:ascii="Calibri" w:hAnsi="Calibri" w:cs="Arial"/>
          <w:noProof/>
          <w:szCs w:val="24"/>
        </w:rPr>
        <w:t>(1):645-63.</w:t>
      </w:r>
      <w:bookmarkEnd w:id="694"/>
    </w:p>
    <w:p w:rsidR="006D2C77" w:rsidRPr="006D2C77" w:rsidRDefault="006D2C77" w:rsidP="006D2C77">
      <w:pPr>
        <w:spacing w:after="0" w:line="240" w:lineRule="auto"/>
        <w:rPr>
          <w:rFonts w:ascii="Calibri" w:hAnsi="Calibri" w:cs="Arial"/>
          <w:noProof/>
          <w:szCs w:val="24"/>
        </w:rPr>
      </w:pPr>
      <w:bookmarkStart w:id="695" w:name="_ENREF_14"/>
      <w:r w:rsidRPr="006D2C77">
        <w:rPr>
          <w:rFonts w:ascii="Calibri" w:hAnsi="Calibri" w:cs="Arial"/>
          <w:noProof/>
          <w:szCs w:val="24"/>
        </w:rPr>
        <w:t>14.</w:t>
      </w:r>
      <w:r w:rsidRPr="006D2C77">
        <w:rPr>
          <w:rFonts w:ascii="Calibri" w:hAnsi="Calibri" w:cs="Arial"/>
          <w:noProof/>
          <w:szCs w:val="24"/>
        </w:rPr>
        <w:tab/>
        <w:t xml:space="preserve">Hoekstra AY, Gerbens-Leenes PW, Van der Meer TH. Climate change and water : international perspectives on mitigation and adaptation. In: Smith J, Howe C, Henderson J, editors. </w:t>
      </w:r>
      <w:r w:rsidRPr="006D2C77">
        <w:rPr>
          <w:rFonts w:ascii="Calibri" w:hAnsi="Calibri" w:cs="Arial"/>
          <w:i/>
          <w:noProof/>
          <w:szCs w:val="24"/>
        </w:rPr>
        <w:t>The water footprint of bio-energy</w:t>
      </w:r>
      <w:r w:rsidRPr="006D2C77">
        <w:rPr>
          <w:rFonts w:ascii="Calibri" w:hAnsi="Calibri" w:cs="Arial"/>
          <w:noProof/>
          <w:szCs w:val="24"/>
        </w:rPr>
        <w:t>. London, UK: American Water Works Association, IWA Publishing; (2010). p. 81-95.</w:t>
      </w:r>
      <w:bookmarkEnd w:id="695"/>
    </w:p>
    <w:p w:rsidR="006D2C77" w:rsidRPr="006D2C77" w:rsidRDefault="006D2C77" w:rsidP="006D2C77">
      <w:pPr>
        <w:spacing w:after="0" w:line="240" w:lineRule="auto"/>
        <w:rPr>
          <w:rFonts w:ascii="Calibri" w:hAnsi="Calibri" w:cs="Arial"/>
          <w:noProof/>
          <w:szCs w:val="24"/>
        </w:rPr>
      </w:pPr>
      <w:bookmarkStart w:id="696" w:name="_ENREF_15"/>
      <w:r w:rsidRPr="006D2C77">
        <w:rPr>
          <w:rFonts w:ascii="Calibri" w:hAnsi="Calibri" w:cs="Arial"/>
          <w:noProof/>
          <w:szCs w:val="24"/>
        </w:rPr>
        <w:t>15.</w:t>
      </w:r>
      <w:r w:rsidRPr="006D2C77">
        <w:rPr>
          <w:rFonts w:ascii="Calibri" w:hAnsi="Calibri" w:cs="Arial"/>
          <w:noProof/>
          <w:szCs w:val="24"/>
        </w:rPr>
        <w:tab/>
        <w:t xml:space="preserve">Berndes G. Bioenergy and water--the implications of large-scale bioenergy production for water use and supply. </w:t>
      </w:r>
      <w:r w:rsidRPr="006D2C77">
        <w:rPr>
          <w:rFonts w:ascii="Calibri" w:hAnsi="Calibri" w:cs="Arial"/>
          <w:i/>
          <w:noProof/>
          <w:szCs w:val="24"/>
        </w:rPr>
        <w:t>Global Environmental Change</w:t>
      </w:r>
      <w:r w:rsidRPr="006D2C77">
        <w:rPr>
          <w:rFonts w:ascii="Calibri" w:hAnsi="Calibri" w:cs="Arial"/>
          <w:noProof/>
          <w:szCs w:val="24"/>
        </w:rPr>
        <w:t>. (2002);</w:t>
      </w:r>
      <w:r w:rsidRPr="006D2C77">
        <w:rPr>
          <w:rFonts w:ascii="Calibri" w:hAnsi="Calibri" w:cs="Arial"/>
          <w:b/>
          <w:noProof/>
          <w:szCs w:val="24"/>
        </w:rPr>
        <w:t>12</w:t>
      </w:r>
      <w:r w:rsidRPr="006D2C77">
        <w:rPr>
          <w:rFonts w:ascii="Calibri" w:hAnsi="Calibri" w:cs="Arial"/>
          <w:noProof/>
          <w:szCs w:val="24"/>
        </w:rPr>
        <w:t>(4):253-71.</w:t>
      </w:r>
      <w:bookmarkEnd w:id="696"/>
    </w:p>
    <w:p w:rsidR="006D2C77" w:rsidRPr="006D2C77" w:rsidRDefault="006D2C77" w:rsidP="006D2C77">
      <w:pPr>
        <w:spacing w:after="0" w:line="240" w:lineRule="auto"/>
        <w:rPr>
          <w:rFonts w:ascii="Calibri" w:hAnsi="Calibri" w:cs="Arial"/>
          <w:noProof/>
          <w:szCs w:val="24"/>
        </w:rPr>
      </w:pPr>
      <w:bookmarkStart w:id="697" w:name="_ENREF_16"/>
      <w:r w:rsidRPr="006D2C77">
        <w:rPr>
          <w:rFonts w:ascii="Calibri" w:hAnsi="Calibri" w:cs="Arial"/>
          <w:noProof/>
          <w:szCs w:val="24"/>
        </w:rPr>
        <w:t>16.</w:t>
      </w:r>
      <w:r w:rsidRPr="006D2C77">
        <w:rPr>
          <w:rFonts w:ascii="Calibri" w:hAnsi="Calibri" w:cs="Arial"/>
          <w:noProof/>
          <w:szCs w:val="24"/>
        </w:rPr>
        <w:tab/>
        <w:t xml:space="preserve">Berndes G. Future Biomass Energy Supply: The Consumptive Water Use Perspective. </w:t>
      </w:r>
      <w:r w:rsidRPr="006D2C77">
        <w:rPr>
          <w:rFonts w:ascii="Calibri" w:hAnsi="Calibri" w:cs="Arial"/>
          <w:i/>
          <w:noProof/>
          <w:szCs w:val="24"/>
        </w:rPr>
        <w:t>Int J Water Resources Development</w:t>
      </w:r>
      <w:r w:rsidRPr="006D2C77">
        <w:rPr>
          <w:rFonts w:ascii="Calibri" w:hAnsi="Calibri" w:cs="Arial"/>
          <w:noProof/>
          <w:szCs w:val="24"/>
        </w:rPr>
        <w:t>. (2008);</w:t>
      </w:r>
      <w:r w:rsidRPr="006D2C77">
        <w:rPr>
          <w:rFonts w:ascii="Calibri" w:hAnsi="Calibri" w:cs="Arial"/>
          <w:b/>
          <w:noProof/>
          <w:szCs w:val="24"/>
        </w:rPr>
        <w:t>24</w:t>
      </w:r>
      <w:r w:rsidRPr="006D2C77">
        <w:rPr>
          <w:rFonts w:ascii="Calibri" w:hAnsi="Calibri" w:cs="Arial"/>
          <w:noProof/>
          <w:szCs w:val="24"/>
        </w:rPr>
        <w:t>(2):235 - 45.</w:t>
      </w:r>
      <w:bookmarkEnd w:id="697"/>
    </w:p>
    <w:p w:rsidR="006D2C77" w:rsidRPr="006D2C77" w:rsidRDefault="006D2C77" w:rsidP="006D2C77">
      <w:pPr>
        <w:spacing w:after="0" w:line="240" w:lineRule="auto"/>
        <w:rPr>
          <w:rFonts w:ascii="Calibri" w:hAnsi="Calibri" w:cs="Arial"/>
          <w:noProof/>
          <w:szCs w:val="24"/>
        </w:rPr>
      </w:pPr>
      <w:bookmarkStart w:id="698" w:name="_ENREF_17"/>
      <w:r w:rsidRPr="006D2C77">
        <w:rPr>
          <w:rFonts w:ascii="Calibri" w:hAnsi="Calibri" w:cs="Arial"/>
          <w:noProof/>
          <w:szCs w:val="24"/>
        </w:rPr>
        <w:t>17.</w:t>
      </w:r>
      <w:r w:rsidRPr="006D2C77">
        <w:rPr>
          <w:rFonts w:ascii="Calibri" w:hAnsi="Calibri" w:cs="Arial"/>
          <w:noProof/>
          <w:szCs w:val="24"/>
        </w:rPr>
        <w:tab/>
        <w:t xml:space="preserve">Dornburg V, Faaij A, Verweij P, Langeveld H, van de Ven G, Wester F, et al. </w:t>
      </w:r>
      <w:r w:rsidRPr="006D2C77">
        <w:rPr>
          <w:rFonts w:ascii="Calibri" w:hAnsi="Calibri" w:cs="Arial"/>
          <w:i/>
          <w:noProof/>
          <w:szCs w:val="24"/>
        </w:rPr>
        <w:t>Assessment of Global Biomass Potentials and their Links to Food, Water, Biodiversity, Energy Demand and Economy</w:t>
      </w:r>
      <w:r w:rsidRPr="006D2C77">
        <w:rPr>
          <w:rFonts w:ascii="Calibri" w:hAnsi="Calibri" w:cs="Arial"/>
          <w:noProof/>
          <w:szCs w:val="24"/>
        </w:rPr>
        <w:t>. Bilthoven, Netherlands: The Netherlands Environmental Assessment Agency, (2008)  Contract No.: WAB 500102 012.</w:t>
      </w:r>
      <w:bookmarkEnd w:id="698"/>
    </w:p>
    <w:p w:rsidR="006D2C77" w:rsidRPr="006D2C77" w:rsidRDefault="006D2C77" w:rsidP="006D2C77">
      <w:pPr>
        <w:spacing w:after="0" w:line="240" w:lineRule="auto"/>
        <w:rPr>
          <w:rFonts w:ascii="Calibri" w:hAnsi="Calibri" w:cs="Arial"/>
          <w:noProof/>
          <w:szCs w:val="24"/>
        </w:rPr>
      </w:pPr>
      <w:bookmarkStart w:id="699" w:name="_ENREF_18"/>
      <w:r w:rsidRPr="006D2C77">
        <w:rPr>
          <w:rFonts w:ascii="Calibri" w:hAnsi="Calibri" w:cs="Arial"/>
          <w:noProof/>
          <w:szCs w:val="24"/>
        </w:rPr>
        <w:t>18.</w:t>
      </w:r>
      <w:r w:rsidRPr="006D2C77">
        <w:rPr>
          <w:rFonts w:ascii="Calibri" w:hAnsi="Calibri" w:cs="Arial"/>
          <w:noProof/>
          <w:szCs w:val="24"/>
        </w:rPr>
        <w:tab/>
        <w:t xml:space="preserve">Rost S, Gerten D, Hoff H, Lucht W, Falkenmark M, Rockstrom J. Global potential to increase crop production through water management in rainfed agriculture. </w:t>
      </w:r>
      <w:r w:rsidRPr="006D2C77">
        <w:rPr>
          <w:rFonts w:ascii="Calibri" w:hAnsi="Calibri" w:cs="Arial"/>
          <w:i/>
          <w:noProof/>
          <w:szCs w:val="24"/>
        </w:rPr>
        <w:t>Environ Res Lett</w:t>
      </w:r>
      <w:r w:rsidRPr="006D2C77">
        <w:rPr>
          <w:rFonts w:ascii="Calibri" w:hAnsi="Calibri" w:cs="Arial"/>
          <w:noProof/>
          <w:szCs w:val="24"/>
        </w:rPr>
        <w:t>. (2009);</w:t>
      </w:r>
      <w:r w:rsidRPr="006D2C77">
        <w:rPr>
          <w:rFonts w:ascii="Calibri" w:hAnsi="Calibri" w:cs="Arial"/>
          <w:b/>
          <w:noProof/>
          <w:szCs w:val="24"/>
        </w:rPr>
        <w:t>4</w:t>
      </w:r>
      <w:r w:rsidRPr="006D2C77">
        <w:rPr>
          <w:rFonts w:ascii="Calibri" w:hAnsi="Calibri" w:cs="Arial"/>
          <w:noProof/>
          <w:szCs w:val="24"/>
        </w:rPr>
        <w:t>(4):044002.</w:t>
      </w:r>
      <w:bookmarkEnd w:id="699"/>
    </w:p>
    <w:p w:rsidR="006D2C77" w:rsidRPr="006D2C77" w:rsidRDefault="006D2C77" w:rsidP="006D2C77">
      <w:pPr>
        <w:spacing w:after="0" w:line="240" w:lineRule="auto"/>
        <w:rPr>
          <w:rFonts w:ascii="Calibri" w:hAnsi="Calibri" w:cs="Arial"/>
          <w:noProof/>
          <w:szCs w:val="24"/>
        </w:rPr>
      </w:pPr>
      <w:bookmarkStart w:id="700" w:name="_ENREF_19"/>
      <w:r w:rsidRPr="006D2C77">
        <w:rPr>
          <w:rFonts w:ascii="Calibri" w:hAnsi="Calibri" w:cs="Arial"/>
          <w:noProof/>
          <w:szCs w:val="24"/>
        </w:rPr>
        <w:t>19.</w:t>
      </w:r>
      <w:r w:rsidRPr="006D2C77">
        <w:rPr>
          <w:rFonts w:ascii="Calibri" w:hAnsi="Calibri" w:cs="Arial"/>
          <w:noProof/>
          <w:szCs w:val="24"/>
        </w:rPr>
        <w:tab/>
        <w:t xml:space="preserve">Berndes G. </w:t>
      </w:r>
      <w:r w:rsidRPr="006D2C77">
        <w:rPr>
          <w:rFonts w:ascii="Calibri" w:hAnsi="Calibri" w:cs="Arial"/>
          <w:i/>
          <w:noProof/>
          <w:szCs w:val="24"/>
        </w:rPr>
        <w:t>Water demand for global bioenergy production: trends, risks and opportunities. Report commissioned by the German Advisory Council on Global Change (Wissenschaftlicher Beirat der Bundesregierung Globale Umweltveränderungen - WBGU)</w:t>
      </w:r>
      <w:r w:rsidRPr="006D2C77">
        <w:rPr>
          <w:rFonts w:ascii="Calibri" w:hAnsi="Calibri" w:cs="Arial"/>
          <w:noProof/>
          <w:szCs w:val="24"/>
        </w:rPr>
        <w:t>. Göteborg, Berlin: WBGU; (2008). 46 p.</w:t>
      </w:r>
      <w:bookmarkEnd w:id="700"/>
    </w:p>
    <w:p w:rsidR="006D2C77" w:rsidRPr="006D2C77" w:rsidRDefault="006D2C77" w:rsidP="006D2C77">
      <w:pPr>
        <w:spacing w:after="0" w:line="240" w:lineRule="auto"/>
        <w:rPr>
          <w:rFonts w:ascii="Calibri" w:hAnsi="Calibri" w:cs="Arial"/>
          <w:noProof/>
          <w:szCs w:val="24"/>
        </w:rPr>
      </w:pPr>
      <w:bookmarkStart w:id="701" w:name="_ENREF_20"/>
      <w:r w:rsidRPr="006D2C77">
        <w:rPr>
          <w:rFonts w:ascii="Calibri" w:hAnsi="Calibri" w:cs="Arial"/>
          <w:noProof/>
          <w:szCs w:val="24"/>
        </w:rPr>
        <w:t>20.</w:t>
      </w:r>
      <w:r w:rsidRPr="006D2C77">
        <w:rPr>
          <w:rFonts w:ascii="Calibri" w:hAnsi="Calibri" w:cs="Arial"/>
          <w:noProof/>
          <w:szCs w:val="24"/>
        </w:rPr>
        <w:tab/>
        <w:t xml:space="preserve">Chum H, Faaij A, Moreira J, Berndes G, Dhamija P, Dong H, et al. Bioenergy. In: Edenhofer O, Pichs-Madruga R, Sokona Y, Seyboth K, Matschoss P, Kadner S, et al., editors. </w:t>
      </w:r>
      <w:r w:rsidRPr="006D2C77">
        <w:rPr>
          <w:rFonts w:ascii="Calibri" w:hAnsi="Calibri" w:cs="Arial"/>
          <w:i/>
          <w:noProof/>
          <w:szCs w:val="24"/>
        </w:rPr>
        <w:t>IPCC Special Report on Renewable Energy Sources and Climate Change Mitigation</w:t>
      </w:r>
      <w:r w:rsidRPr="006D2C77">
        <w:rPr>
          <w:rFonts w:ascii="Calibri" w:hAnsi="Calibri" w:cs="Arial"/>
          <w:noProof/>
          <w:szCs w:val="24"/>
        </w:rPr>
        <w:t>. Cambridge, United Kingdom and New York, NY, USA: Cambridge University Press; (2011). p. 124.</w:t>
      </w:r>
      <w:bookmarkEnd w:id="701"/>
    </w:p>
    <w:p w:rsidR="006D2C77" w:rsidRPr="006D2C77" w:rsidRDefault="006D2C77" w:rsidP="006D2C77">
      <w:pPr>
        <w:spacing w:after="0" w:line="240" w:lineRule="auto"/>
        <w:rPr>
          <w:rFonts w:ascii="Calibri" w:hAnsi="Calibri" w:cs="Arial"/>
          <w:noProof/>
          <w:szCs w:val="24"/>
        </w:rPr>
      </w:pPr>
      <w:bookmarkStart w:id="702" w:name="_ENREF_21"/>
      <w:r w:rsidRPr="006D2C77">
        <w:rPr>
          <w:rFonts w:ascii="Calibri" w:hAnsi="Calibri" w:cs="Arial"/>
          <w:noProof/>
          <w:szCs w:val="24"/>
        </w:rPr>
        <w:t>21.</w:t>
      </w:r>
      <w:r w:rsidRPr="006D2C77">
        <w:rPr>
          <w:rFonts w:ascii="Calibri" w:hAnsi="Calibri" w:cs="Arial"/>
          <w:noProof/>
          <w:szCs w:val="24"/>
        </w:rPr>
        <w:tab/>
        <w:t xml:space="preserve">Hsu DD, Inman D, Heath GA, Wolfrum EJ, Mann MK, Aden A. Life Cycle Environmental Impacts of Selected U.S. Ethanol Production and Use Pathways in 2022. </w:t>
      </w:r>
      <w:r w:rsidRPr="006D2C77">
        <w:rPr>
          <w:rFonts w:ascii="Calibri" w:hAnsi="Calibri" w:cs="Arial"/>
          <w:i/>
          <w:noProof/>
          <w:szCs w:val="24"/>
        </w:rPr>
        <w:t>Environmental Science &amp; Technology</w:t>
      </w:r>
      <w:r w:rsidRPr="006D2C77">
        <w:rPr>
          <w:rFonts w:ascii="Calibri" w:hAnsi="Calibri" w:cs="Arial"/>
          <w:noProof/>
          <w:szCs w:val="24"/>
        </w:rPr>
        <w:t>. (2010);</w:t>
      </w:r>
      <w:r w:rsidRPr="006D2C77">
        <w:rPr>
          <w:rFonts w:ascii="Calibri" w:hAnsi="Calibri" w:cs="Arial"/>
          <w:b/>
          <w:noProof/>
          <w:szCs w:val="24"/>
        </w:rPr>
        <w:t>44</w:t>
      </w:r>
      <w:r w:rsidRPr="006D2C77">
        <w:rPr>
          <w:rFonts w:ascii="Calibri" w:hAnsi="Calibri" w:cs="Arial"/>
          <w:noProof/>
          <w:szCs w:val="24"/>
        </w:rPr>
        <w:t>:5289–97.</w:t>
      </w:r>
      <w:bookmarkEnd w:id="702"/>
    </w:p>
    <w:p w:rsidR="006D2C77" w:rsidRPr="006D2C77" w:rsidRDefault="006D2C77" w:rsidP="006D2C77">
      <w:pPr>
        <w:spacing w:after="0" w:line="240" w:lineRule="auto"/>
        <w:rPr>
          <w:rFonts w:ascii="Calibri" w:hAnsi="Calibri" w:cs="Arial"/>
          <w:noProof/>
          <w:szCs w:val="24"/>
        </w:rPr>
      </w:pPr>
      <w:bookmarkStart w:id="703" w:name="_ENREF_22"/>
      <w:r w:rsidRPr="006D2C77">
        <w:rPr>
          <w:rFonts w:ascii="Calibri" w:hAnsi="Calibri" w:cs="Arial"/>
          <w:noProof/>
          <w:szCs w:val="24"/>
        </w:rPr>
        <w:t>22.</w:t>
      </w:r>
      <w:r w:rsidRPr="006D2C77">
        <w:rPr>
          <w:rFonts w:ascii="Calibri" w:hAnsi="Calibri" w:cs="Arial"/>
          <w:noProof/>
          <w:szCs w:val="24"/>
        </w:rPr>
        <w:tab/>
        <w:t xml:space="preserve">Yeh S, Berndes G, Mishra GS, Wani SP, Elia Neto A, Suh S, et al. Evaluation of water use for bioenergy at different scales. </w:t>
      </w:r>
      <w:r w:rsidRPr="006D2C77">
        <w:rPr>
          <w:rFonts w:ascii="Calibri" w:hAnsi="Calibri" w:cs="Arial"/>
          <w:i/>
          <w:noProof/>
          <w:szCs w:val="24"/>
        </w:rPr>
        <w:t>Biofuels Bioprod and Bioref</w:t>
      </w:r>
      <w:r w:rsidRPr="006D2C77">
        <w:rPr>
          <w:rFonts w:ascii="Calibri" w:hAnsi="Calibri" w:cs="Arial"/>
          <w:noProof/>
          <w:szCs w:val="24"/>
        </w:rPr>
        <w:t>. (2011);</w:t>
      </w:r>
      <w:r w:rsidRPr="006D2C77">
        <w:rPr>
          <w:rFonts w:ascii="Calibri" w:hAnsi="Calibri" w:cs="Arial"/>
          <w:b/>
          <w:noProof/>
          <w:szCs w:val="24"/>
        </w:rPr>
        <w:t>5</w:t>
      </w:r>
      <w:r w:rsidRPr="006D2C77">
        <w:rPr>
          <w:rFonts w:ascii="Calibri" w:hAnsi="Calibri" w:cs="Arial"/>
          <w:noProof/>
          <w:szCs w:val="24"/>
        </w:rPr>
        <w:t>(4):361-74.</w:t>
      </w:r>
      <w:bookmarkEnd w:id="703"/>
    </w:p>
    <w:p w:rsidR="006D2C77" w:rsidRPr="006D2C77" w:rsidRDefault="006D2C77" w:rsidP="006D2C77">
      <w:pPr>
        <w:spacing w:after="0" w:line="240" w:lineRule="auto"/>
        <w:rPr>
          <w:rFonts w:ascii="Calibri" w:hAnsi="Calibri" w:cs="Arial"/>
          <w:noProof/>
          <w:szCs w:val="24"/>
        </w:rPr>
      </w:pPr>
      <w:bookmarkStart w:id="704" w:name="_ENREF_23"/>
      <w:r w:rsidRPr="006D2C77">
        <w:rPr>
          <w:rFonts w:ascii="Calibri" w:hAnsi="Calibri" w:cs="Arial"/>
          <w:noProof/>
          <w:szCs w:val="24"/>
        </w:rPr>
        <w:t>23.</w:t>
      </w:r>
      <w:r w:rsidRPr="006D2C77">
        <w:rPr>
          <w:rFonts w:ascii="Calibri" w:hAnsi="Calibri" w:cs="Arial"/>
          <w:noProof/>
          <w:szCs w:val="24"/>
        </w:rPr>
        <w:tab/>
        <w:t xml:space="preserve">Hoff H, Falkenmark M, Gerten D, Gordon L, Karlberg L, Rockström J. Greening the global water system. </w:t>
      </w:r>
      <w:r w:rsidRPr="006D2C77">
        <w:rPr>
          <w:rFonts w:ascii="Calibri" w:hAnsi="Calibri" w:cs="Arial"/>
          <w:i/>
          <w:noProof/>
          <w:szCs w:val="24"/>
        </w:rPr>
        <w:t>J Hydrol</w:t>
      </w:r>
      <w:r w:rsidRPr="006D2C77">
        <w:rPr>
          <w:rFonts w:ascii="Calibri" w:hAnsi="Calibri" w:cs="Arial"/>
          <w:noProof/>
          <w:szCs w:val="24"/>
        </w:rPr>
        <w:t>. (2010);</w:t>
      </w:r>
      <w:r w:rsidRPr="006D2C77">
        <w:rPr>
          <w:rFonts w:ascii="Calibri" w:hAnsi="Calibri" w:cs="Arial"/>
          <w:b/>
          <w:noProof/>
          <w:szCs w:val="24"/>
        </w:rPr>
        <w:t>384</w:t>
      </w:r>
      <w:r w:rsidRPr="006D2C77">
        <w:rPr>
          <w:rFonts w:ascii="Calibri" w:hAnsi="Calibri" w:cs="Arial"/>
          <w:noProof/>
          <w:szCs w:val="24"/>
        </w:rPr>
        <w:t>(3–4):177-86.</w:t>
      </w:r>
      <w:bookmarkEnd w:id="704"/>
    </w:p>
    <w:p w:rsidR="006D2C77" w:rsidRPr="006D2C77" w:rsidRDefault="006D2C77" w:rsidP="006D2C77">
      <w:pPr>
        <w:spacing w:after="0" w:line="240" w:lineRule="auto"/>
        <w:rPr>
          <w:rFonts w:ascii="Calibri" w:hAnsi="Calibri" w:cs="Arial"/>
          <w:noProof/>
          <w:szCs w:val="24"/>
        </w:rPr>
      </w:pPr>
      <w:bookmarkStart w:id="705" w:name="_ENREF_24"/>
      <w:r w:rsidRPr="006D2C77">
        <w:rPr>
          <w:rFonts w:ascii="Calibri" w:hAnsi="Calibri" w:cs="Arial"/>
          <w:noProof/>
          <w:szCs w:val="24"/>
        </w:rPr>
        <w:t>24.</w:t>
      </w:r>
      <w:r w:rsidRPr="006D2C77">
        <w:rPr>
          <w:rFonts w:ascii="Calibri" w:hAnsi="Calibri" w:cs="Arial"/>
          <w:noProof/>
          <w:szCs w:val="24"/>
        </w:rPr>
        <w:tab/>
        <w:t xml:space="preserve">Rockström J, Falkenmark M, Karlberg L, Hoff H, Rost S, Gerten D. Future water availability for global food production: The potential of green water for increasing resilience to global change. </w:t>
      </w:r>
      <w:r w:rsidRPr="006D2C77">
        <w:rPr>
          <w:rFonts w:ascii="Calibri" w:hAnsi="Calibri" w:cs="Arial"/>
          <w:i/>
          <w:noProof/>
          <w:szCs w:val="24"/>
        </w:rPr>
        <w:t>Water Resources Research</w:t>
      </w:r>
      <w:r w:rsidRPr="006D2C77">
        <w:rPr>
          <w:rFonts w:ascii="Calibri" w:hAnsi="Calibri" w:cs="Arial"/>
          <w:noProof/>
          <w:szCs w:val="24"/>
        </w:rPr>
        <w:t>. (2009);</w:t>
      </w:r>
      <w:r w:rsidRPr="006D2C77">
        <w:rPr>
          <w:rFonts w:ascii="Calibri" w:hAnsi="Calibri" w:cs="Arial"/>
          <w:b/>
          <w:noProof/>
          <w:szCs w:val="24"/>
        </w:rPr>
        <w:t>45</w:t>
      </w:r>
      <w:r w:rsidRPr="006D2C77">
        <w:rPr>
          <w:rFonts w:ascii="Calibri" w:hAnsi="Calibri" w:cs="Arial"/>
          <w:noProof/>
          <w:szCs w:val="24"/>
        </w:rPr>
        <w:t>(7):W00A12.</w:t>
      </w:r>
      <w:bookmarkEnd w:id="705"/>
    </w:p>
    <w:p w:rsidR="006D2C77" w:rsidRPr="006D2C77" w:rsidRDefault="006D2C77" w:rsidP="006D2C77">
      <w:pPr>
        <w:spacing w:after="0" w:line="240" w:lineRule="auto"/>
        <w:rPr>
          <w:rFonts w:ascii="Calibri" w:hAnsi="Calibri" w:cs="Arial"/>
          <w:noProof/>
          <w:szCs w:val="24"/>
        </w:rPr>
      </w:pPr>
      <w:bookmarkStart w:id="706" w:name="_ENREF_25"/>
      <w:r w:rsidRPr="006D2C77">
        <w:rPr>
          <w:rFonts w:ascii="Calibri" w:hAnsi="Calibri" w:cs="Arial"/>
          <w:noProof/>
          <w:szCs w:val="24"/>
        </w:rPr>
        <w:t>25.</w:t>
      </w:r>
      <w:r w:rsidRPr="006D2C77">
        <w:rPr>
          <w:rFonts w:ascii="Calibri" w:hAnsi="Calibri" w:cs="Arial"/>
          <w:noProof/>
          <w:szCs w:val="24"/>
        </w:rPr>
        <w:tab/>
        <w:t xml:space="preserve">USDA. </w:t>
      </w:r>
      <w:r w:rsidRPr="006D2C77">
        <w:rPr>
          <w:rFonts w:ascii="Calibri" w:hAnsi="Calibri" w:cs="Arial"/>
          <w:i/>
          <w:noProof/>
          <w:szCs w:val="24"/>
        </w:rPr>
        <w:t>Water Erosion Prediction Project (WEPP)</w:t>
      </w:r>
      <w:r w:rsidRPr="006D2C77">
        <w:rPr>
          <w:rFonts w:ascii="Calibri" w:hAnsi="Calibri" w:cs="Arial"/>
          <w:noProof/>
          <w:szCs w:val="24"/>
        </w:rPr>
        <w:t>. West Lafayette, IN, (1995).</w:t>
      </w:r>
      <w:bookmarkEnd w:id="706"/>
    </w:p>
    <w:p w:rsidR="006D2C77" w:rsidRPr="006D2C77" w:rsidRDefault="006D2C77" w:rsidP="006D2C77">
      <w:pPr>
        <w:spacing w:after="0" w:line="240" w:lineRule="auto"/>
        <w:rPr>
          <w:rFonts w:ascii="Calibri" w:hAnsi="Calibri" w:cs="Arial"/>
          <w:noProof/>
          <w:szCs w:val="24"/>
        </w:rPr>
      </w:pPr>
      <w:bookmarkStart w:id="707" w:name="_ENREF_26"/>
      <w:r w:rsidRPr="006D2C77">
        <w:rPr>
          <w:rFonts w:ascii="Calibri" w:hAnsi="Calibri" w:cs="Arial"/>
          <w:noProof/>
          <w:szCs w:val="24"/>
        </w:rPr>
        <w:t>26.</w:t>
      </w:r>
      <w:r w:rsidRPr="006D2C77">
        <w:rPr>
          <w:rFonts w:ascii="Calibri" w:hAnsi="Calibri" w:cs="Arial"/>
          <w:noProof/>
          <w:szCs w:val="24"/>
        </w:rPr>
        <w:tab/>
        <w:t xml:space="preserve">Parton WJ, Hartman M, Ojima D, Schimel D. DAYCENT and its land surface submodel: description and testing. </w:t>
      </w:r>
      <w:r w:rsidRPr="006D2C77">
        <w:rPr>
          <w:rFonts w:ascii="Calibri" w:hAnsi="Calibri" w:cs="Arial"/>
          <w:i/>
          <w:noProof/>
          <w:szCs w:val="24"/>
        </w:rPr>
        <w:t>Global and Planetary Change</w:t>
      </w:r>
      <w:r w:rsidRPr="006D2C77">
        <w:rPr>
          <w:rFonts w:ascii="Calibri" w:hAnsi="Calibri" w:cs="Arial"/>
          <w:noProof/>
          <w:szCs w:val="24"/>
        </w:rPr>
        <w:t>. (1998);</w:t>
      </w:r>
      <w:r w:rsidRPr="006D2C77">
        <w:rPr>
          <w:rFonts w:ascii="Calibri" w:hAnsi="Calibri" w:cs="Arial"/>
          <w:b/>
          <w:noProof/>
          <w:szCs w:val="24"/>
        </w:rPr>
        <w:t>19</w:t>
      </w:r>
      <w:r w:rsidRPr="006D2C77">
        <w:rPr>
          <w:rFonts w:ascii="Calibri" w:hAnsi="Calibri" w:cs="Arial"/>
          <w:noProof/>
          <w:szCs w:val="24"/>
        </w:rPr>
        <w:t>(1–4):35-48.</w:t>
      </w:r>
      <w:bookmarkEnd w:id="707"/>
    </w:p>
    <w:p w:rsidR="006D2C77" w:rsidRPr="006D2C77" w:rsidRDefault="006D2C77" w:rsidP="006D2C77">
      <w:pPr>
        <w:spacing w:after="0" w:line="240" w:lineRule="auto"/>
        <w:rPr>
          <w:rFonts w:ascii="Calibri" w:hAnsi="Calibri" w:cs="Arial"/>
          <w:noProof/>
          <w:szCs w:val="24"/>
        </w:rPr>
      </w:pPr>
      <w:bookmarkStart w:id="708" w:name="_ENREF_27"/>
      <w:r w:rsidRPr="006D2C77">
        <w:rPr>
          <w:rFonts w:ascii="Calibri" w:hAnsi="Calibri" w:cs="Arial"/>
          <w:noProof/>
          <w:szCs w:val="24"/>
        </w:rPr>
        <w:t>27.</w:t>
      </w:r>
      <w:r w:rsidRPr="006D2C77">
        <w:rPr>
          <w:rFonts w:ascii="Calibri" w:hAnsi="Calibri" w:cs="Arial"/>
          <w:noProof/>
          <w:szCs w:val="24"/>
        </w:rPr>
        <w:tab/>
        <w:t xml:space="preserve">Allen RG, Pereira LS, Raes D, Smith M. </w:t>
      </w:r>
      <w:r w:rsidRPr="006D2C77">
        <w:rPr>
          <w:rFonts w:ascii="Calibri" w:hAnsi="Calibri" w:cs="Arial"/>
          <w:i/>
          <w:noProof/>
          <w:szCs w:val="24"/>
        </w:rPr>
        <w:t>FAO Irrigation and Drainage Paper</w:t>
      </w:r>
      <w:r w:rsidRPr="006D2C77">
        <w:rPr>
          <w:rFonts w:ascii="Calibri" w:hAnsi="Calibri" w:cs="Arial"/>
          <w:noProof/>
          <w:szCs w:val="24"/>
        </w:rPr>
        <w:t>. Rome, Italy: FAO; (1998). 333 p.</w:t>
      </w:r>
      <w:bookmarkEnd w:id="708"/>
    </w:p>
    <w:p w:rsidR="006D2C77" w:rsidRPr="006D2C77" w:rsidRDefault="006D2C77" w:rsidP="006D2C77">
      <w:pPr>
        <w:spacing w:after="0" w:line="240" w:lineRule="auto"/>
        <w:rPr>
          <w:rFonts w:ascii="Calibri" w:hAnsi="Calibri" w:cs="Arial"/>
          <w:noProof/>
          <w:szCs w:val="24"/>
        </w:rPr>
      </w:pPr>
      <w:bookmarkStart w:id="709" w:name="_ENREF_28"/>
      <w:r w:rsidRPr="006D2C77">
        <w:rPr>
          <w:rFonts w:ascii="Calibri" w:hAnsi="Calibri" w:cs="Arial"/>
          <w:noProof/>
          <w:szCs w:val="24"/>
        </w:rPr>
        <w:t>28.</w:t>
      </w:r>
      <w:r w:rsidRPr="006D2C77">
        <w:rPr>
          <w:rFonts w:ascii="Calibri" w:hAnsi="Calibri" w:cs="Arial"/>
          <w:noProof/>
          <w:szCs w:val="24"/>
        </w:rPr>
        <w:tab/>
        <w:t xml:space="preserve">Gerbens-Leenes W, Hoekstra AY, van der Meer TH. The water footprint of bioenergy. </w:t>
      </w:r>
      <w:r w:rsidRPr="006D2C77">
        <w:rPr>
          <w:rFonts w:ascii="Calibri" w:hAnsi="Calibri" w:cs="Arial"/>
          <w:i/>
          <w:noProof/>
          <w:szCs w:val="24"/>
        </w:rPr>
        <w:t>Proceedings of the National Academy of Sciences</w:t>
      </w:r>
      <w:r w:rsidRPr="006D2C77">
        <w:rPr>
          <w:rFonts w:ascii="Calibri" w:hAnsi="Calibri" w:cs="Arial"/>
          <w:noProof/>
          <w:szCs w:val="24"/>
        </w:rPr>
        <w:t>. (2009);</w:t>
      </w:r>
      <w:r w:rsidRPr="006D2C77">
        <w:rPr>
          <w:rFonts w:ascii="Calibri" w:hAnsi="Calibri" w:cs="Arial"/>
          <w:b/>
          <w:noProof/>
          <w:szCs w:val="24"/>
        </w:rPr>
        <w:t>106</w:t>
      </w:r>
      <w:r w:rsidRPr="006D2C77">
        <w:rPr>
          <w:rFonts w:ascii="Calibri" w:hAnsi="Calibri" w:cs="Arial"/>
          <w:noProof/>
          <w:szCs w:val="24"/>
        </w:rPr>
        <w:t>(25):10219-23.</w:t>
      </w:r>
      <w:bookmarkEnd w:id="709"/>
    </w:p>
    <w:p w:rsidR="006D2C77" w:rsidRPr="006D2C77" w:rsidRDefault="006D2C77" w:rsidP="006D2C77">
      <w:pPr>
        <w:spacing w:after="0" w:line="240" w:lineRule="auto"/>
        <w:rPr>
          <w:rFonts w:ascii="Calibri" w:hAnsi="Calibri" w:cs="Arial"/>
          <w:noProof/>
          <w:szCs w:val="24"/>
        </w:rPr>
      </w:pPr>
      <w:bookmarkStart w:id="710" w:name="_ENREF_29"/>
      <w:r w:rsidRPr="006D2C77">
        <w:rPr>
          <w:rFonts w:ascii="Calibri" w:hAnsi="Calibri" w:cs="Arial"/>
          <w:noProof/>
          <w:szCs w:val="24"/>
        </w:rPr>
        <w:lastRenderedPageBreak/>
        <w:t>29.</w:t>
      </w:r>
      <w:r w:rsidRPr="006D2C77">
        <w:rPr>
          <w:rFonts w:ascii="Calibri" w:hAnsi="Calibri" w:cs="Arial"/>
          <w:noProof/>
          <w:szCs w:val="24"/>
        </w:rPr>
        <w:tab/>
        <w:t xml:space="preserve">Hoekstra AY, Chapagain AK, Aldaya MM, Mekonnen MM. </w:t>
      </w:r>
      <w:r w:rsidRPr="006D2C77">
        <w:rPr>
          <w:rFonts w:ascii="Calibri" w:hAnsi="Calibri" w:cs="Arial"/>
          <w:i/>
          <w:noProof/>
          <w:szCs w:val="24"/>
        </w:rPr>
        <w:t>Water Footprint Manual State of the Art 2009</w:t>
      </w:r>
      <w:r w:rsidRPr="006D2C77">
        <w:rPr>
          <w:rFonts w:ascii="Calibri" w:hAnsi="Calibri" w:cs="Arial"/>
          <w:noProof/>
          <w:szCs w:val="24"/>
        </w:rPr>
        <w:t>. Enschede, The Netherlands: Water Footprint Network, (2009).</w:t>
      </w:r>
      <w:bookmarkEnd w:id="710"/>
    </w:p>
    <w:p w:rsidR="006D2C77" w:rsidRPr="006D2C77" w:rsidRDefault="006D2C77" w:rsidP="006D2C77">
      <w:pPr>
        <w:spacing w:after="0" w:line="240" w:lineRule="auto"/>
        <w:rPr>
          <w:rFonts w:ascii="Calibri" w:hAnsi="Calibri" w:cs="Arial"/>
          <w:noProof/>
          <w:szCs w:val="24"/>
        </w:rPr>
      </w:pPr>
      <w:bookmarkStart w:id="711" w:name="_ENREF_30"/>
      <w:r w:rsidRPr="006D2C77">
        <w:rPr>
          <w:rFonts w:ascii="Calibri" w:hAnsi="Calibri" w:cs="Arial"/>
          <w:noProof/>
          <w:szCs w:val="24"/>
        </w:rPr>
        <w:t>30.</w:t>
      </w:r>
      <w:r w:rsidRPr="006D2C77">
        <w:rPr>
          <w:rFonts w:ascii="Calibri" w:hAnsi="Calibri" w:cs="Arial"/>
          <w:noProof/>
          <w:szCs w:val="24"/>
        </w:rPr>
        <w:tab/>
        <w:t xml:space="preserve">FAO. </w:t>
      </w:r>
      <w:r w:rsidRPr="006D2C77">
        <w:rPr>
          <w:rFonts w:ascii="Calibri" w:hAnsi="Calibri" w:cs="Arial"/>
          <w:i/>
          <w:noProof/>
          <w:szCs w:val="24"/>
        </w:rPr>
        <w:t>CropWAT Model version 8</w:t>
      </w:r>
      <w:r w:rsidRPr="006D2C77">
        <w:rPr>
          <w:rFonts w:ascii="Calibri" w:hAnsi="Calibri" w:cs="Arial"/>
          <w:noProof/>
          <w:szCs w:val="24"/>
        </w:rPr>
        <w:t>. Food and Agricultural Organization (FAO),, (2010).</w:t>
      </w:r>
      <w:bookmarkEnd w:id="711"/>
    </w:p>
    <w:p w:rsidR="006D2C77" w:rsidRPr="006D2C77" w:rsidRDefault="006D2C77" w:rsidP="006D2C77">
      <w:pPr>
        <w:spacing w:after="0" w:line="240" w:lineRule="auto"/>
        <w:rPr>
          <w:rFonts w:ascii="Calibri" w:hAnsi="Calibri" w:cs="Arial"/>
          <w:noProof/>
          <w:szCs w:val="24"/>
        </w:rPr>
      </w:pPr>
      <w:bookmarkStart w:id="712" w:name="_ENREF_31"/>
      <w:r w:rsidRPr="006D2C77">
        <w:rPr>
          <w:rFonts w:ascii="Calibri" w:hAnsi="Calibri" w:cs="Arial"/>
          <w:noProof/>
          <w:szCs w:val="24"/>
        </w:rPr>
        <w:t>31.</w:t>
      </w:r>
      <w:r w:rsidRPr="006D2C77">
        <w:rPr>
          <w:rFonts w:ascii="Calibri" w:hAnsi="Calibri" w:cs="Arial"/>
          <w:noProof/>
          <w:szCs w:val="24"/>
        </w:rPr>
        <w:tab/>
        <w:t>Food and Agricultural Organization (FAO). CLIMWAT Model version 2. Food and Agricultural Organization (FAO),, (2010).</w:t>
      </w:r>
      <w:bookmarkEnd w:id="712"/>
    </w:p>
    <w:p w:rsidR="006D2C77" w:rsidRPr="006D2C77" w:rsidRDefault="006D2C77" w:rsidP="006D2C77">
      <w:pPr>
        <w:spacing w:after="0" w:line="240" w:lineRule="auto"/>
        <w:rPr>
          <w:rFonts w:ascii="Calibri" w:hAnsi="Calibri" w:cs="Arial"/>
          <w:noProof/>
          <w:szCs w:val="24"/>
        </w:rPr>
      </w:pPr>
      <w:bookmarkStart w:id="713" w:name="_ENREF_32"/>
      <w:r w:rsidRPr="006D2C77">
        <w:rPr>
          <w:rFonts w:ascii="Calibri" w:hAnsi="Calibri" w:cs="Arial"/>
          <w:noProof/>
          <w:szCs w:val="24"/>
        </w:rPr>
        <w:t>32.</w:t>
      </w:r>
      <w:r w:rsidRPr="006D2C77">
        <w:rPr>
          <w:rFonts w:ascii="Calibri" w:hAnsi="Calibri" w:cs="Arial"/>
          <w:noProof/>
          <w:szCs w:val="24"/>
        </w:rPr>
        <w:tab/>
        <w:t xml:space="preserve">Orang MN, Matyac JS, Snyder RL. </w:t>
      </w:r>
      <w:r w:rsidRPr="006D2C77">
        <w:rPr>
          <w:rFonts w:ascii="Calibri" w:hAnsi="Calibri" w:cs="Arial"/>
          <w:i/>
          <w:noProof/>
          <w:szCs w:val="24"/>
        </w:rPr>
        <w:t>Consumptive Use Program + (CUP+) Model</w:t>
      </w:r>
      <w:r w:rsidRPr="006D2C77">
        <w:rPr>
          <w:rFonts w:ascii="Calibri" w:hAnsi="Calibri" w:cs="Arial"/>
          <w:noProof/>
          <w:szCs w:val="24"/>
        </w:rPr>
        <w:t>. California: California Department of Water Resources, (2009).</w:t>
      </w:r>
      <w:bookmarkEnd w:id="713"/>
    </w:p>
    <w:p w:rsidR="006D2C77" w:rsidRPr="006D2C77" w:rsidRDefault="006D2C77" w:rsidP="006D2C77">
      <w:pPr>
        <w:spacing w:after="0" w:line="240" w:lineRule="auto"/>
        <w:rPr>
          <w:rFonts w:ascii="Calibri" w:hAnsi="Calibri" w:cs="Arial"/>
          <w:noProof/>
          <w:szCs w:val="24"/>
        </w:rPr>
      </w:pPr>
      <w:bookmarkStart w:id="714" w:name="_ENREF_33"/>
      <w:r w:rsidRPr="006D2C77">
        <w:rPr>
          <w:rFonts w:ascii="Calibri" w:hAnsi="Calibri" w:cs="Arial"/>
          <w:noProof/>
          <w:szCs w:val="24"/>
        </w:rPr>
        <w:t>33.</w:t>
      </w:r>
      <w:r w:rsidRPr="006D2C77">
        <w:rPr>
          <w:rFonts w:ascii="Calibri" w:hAnsi="Calibri" w:cs="Arial"/>
          <w:noProof/>
          <w:szCs w:val="24"/>
        </w:rPr>
        <w:tab/>
        <w:t xml:space="preserve">Wu M, Chiu Y, Demissie Y. Quantifying the regional water footprint of biofuel production by incorporating hydrologic modeling. </w:t>
      </w:r>
      <w:r w:rsidRPr="006D2C77">
        <w:rPr>
          <w:rFonts w:ascii="Calibri" w:hAnsi="Calibri" w:cs="Arial"/>
          <w:i/>
          <w:noProof/>
          <w:szCs w:val="24"/>
        </w:rPr>
        <w:t>Water Resources Research</w:t>
      </w:r>
      <w:r w:rsidRPr="006D2C77">
        <w:rPr>
          <w:rFonts w:ascii="Calibri" w:hAnsi="Calibri" w:cs="Arial"/>
          <w:noProof/>
          <w:szCs w:val="24"/>
        </w:rPr>
        <w:t>. (2012);</w:t>
      </w:r>
      <w:r w:rsidRPr="006D2C77">
        <w:rPr>
          <w:rFonts w:ascii="Calibri" w:hAnsi="Calibri" w:cs="Arial"/>
          <w:b/>
          <w:noProof/>
          <w:szCs w:val="24"/>
        </w:rPr>
        <w:t>48</w:t>
      </w:r>
      <w:r w:rsidRPr="006D2C77">
        <w:rPr>
          <w:rFonts w:ascii="Calibri" w:hAnsi="Calibri" w:cs="Arial"/>
          <w:noProof/>
          <w:szCs w:val="24"/>
        </w:rPr>
        <w:t>(10):W10518.</w:t>
      </w:r>
      <w:bookmarkEnd w:id="714"/>
    </w:p>
    <w:p w:rsidR="006D2C77" w:rsidRPr="006D2C77" w:rsidRDefault="006D2C77" w:rsidP="006D2C77">
      <w:pPr>
        <w:spacing w:after="0" w:line="240" w:lineRule="auto"/>
        <w:rPr>
          <w:rFonts w:ascii="Calibri" w:hAnsi="Calibri" w:cs="Arial"/>
          <w:noProof/>
          <w:szCs w:val="24"/>
        </w:rPr>
      </w:pPr>
      <w:bookmarkStart w:id="715" w:name="_ENREF_34"/>
      <w:r w:rsidRPr="006D2C77">
        <w:rPr>
          <w:rFonts w:ascii="Calibri" w:hAnsi="Calibri" w:cs="Arial"/>
          <w:noProof/>
          <w:szCs w:val="24"/>
        </w:rPr>
        <w:t>34.</w:t>
      </w:r>
      <w:r w:rsidRPr="006D2C77">
        <w:rPr>
          <w:rFonts w:ascii="Calibri" w:hAnsi="Calibri" w:cs="Arial"/>
          <w:noProof/>
          <w:szCs w:val="24"/>
        </w:rPr>
        <w:tab/>
        <w:t xml:space="preserve">Chiu Y-W, Wu M. Considering water availability and wastewater resources in the development of algal bio-oil. </w:t>
      </w:r>
      <w:r w:rsidRPr="006D2C77">
        <w:rPr>
          <w:rFonts w:ascii="Calibri" w:hAnsi="Calibri" w:cs="Arial"/>
          <w:i/>
          <w:noProof/>
          <w:szCs w:val="24"/>
        </w:rPr>
        <w:t>Biofuels, Bioproducts and Biorefining</w:t>
      </w:r>
      <w:r w:rsidRPr="006D2C77">
        <w:rPr>
          <w:rFonts w:ascii="Calibri" w:hAnsi="Calibri" w:cs="Arial"/>
          <w:noProof/>
          <w:szCs w:val="24"/>
        </w:rPr>
        <w:t>. (2013);</w:t>
      </w:r>
      <w:r w:rsidRPr="006D2C77">
        <w:rPr>
          <w:rFonts w:ascii="Calibri" w:hAnsi="Calibri" w:cs="Arial"/>
          <w:b/>
          <w:noProof/>
          <w:szCs w:val="24"/>
        </w:rPr>
        <w:t>7</w:t>
      </w:r>
      <w:r w:rsidRPr="006D2C77">
        <w:rPr>
          <w:rFonts w:ascii="Calibri" w:hAnsi="Calibri" w:cs="Arial"/>
          <w:noProof/>
          <w:szCs w:val="24"/>
        </w:rPr>
        <w:t>(4):406-15.</w:t>
      </w:r>
      <w:bookmarkEnd w:id="715"/>
    </w:p>
    <w:p w:rsidR="006D2C77" w:rsidRPr="006D2C77" w:rsidRDefault="006D2C77" w:rsidP="006D2C77">
      <w:pPr>
        <w:spacing w:after="0" w:line="240" w:lineRule="auto"/>
        <w:rPr>
          <w:rFonts w:ascii="Calibri" w:hAnsi="Calibri" w:cs="Arial"/>
          <w:noProof/>
          <w:szCs w:val="24"/>
        </w:rPr>
      </w:pPr>
      <w:bookmarkStart w:id="716" w:name="_ENREF_35"/>
      <w:r w:rsidRPr="006D2C77">
        <w:rPr>
          <w:rFonts w:ascii="Calibri" w:hAnsi="Calibri" w:cs="Arial"/>
          <w:noProof/>
          <w:szCs w:val="24"/>
        </w:rPr>
        <w:t>35.</w:t>
      </w:r>
      <w:r w:rsidRPr="006D2C77">
        <w:rPr>
          <w:rFonts w:ascii="Calibri" w:hAnsi="Calibri" w:cs="Arial"/>
          <w:noProof/>
          <w:szCs w:val="24"/>
        </w:rPr>
        <w:tab/>
        <w:t xml:space="preserve">Yi-Wen C, May W. The water footprint of biofuel produced from forest wood residue via a mixed alcohol gasification process. </w:t>
      </w:r>
      <w:r w:rsidRPr="006D2C77">
        <w:rPr>
          <w:rFonts w:ascii="Calibri" w:hAnsi="Calibri" w:cs="Arial"/>
          <w:i/>
          <w:noProof/>
          <w:szCs w:val="24"/>
        </w:rPr>
        <w:t>Environmental Research Letters</w:t>
      </w:r>
      <w:r w:rsidRPr="006D2C77">
        <w:rPr>
          <w:rFonts w:ascii="Calibri" w:hAnsi="Calibri" w:cs="Arial"/>
          <w:noProof/>
          <w:szCs w:val="24"/>
        </w:rPr>
        <w:t>. (2013);</w:t>
      </w:r>
      <w:r w:rsidRPr="006D2C77">
        <w:rPr>
          <w:rFonts w:ascii="Calibri" w:hAnsi="Calibri" w:cs="Arial"/>
          <w:b/>
          <w:noProof/>
          <w:szCs w:val="24"/>
        </w:rPr>
        <w:t>8</w:t>
      </w:r>
      <w:r w:rsidRPr="006D2C77">
        <w:rPr>
          <w:rFonts w:ascii="Calibri" w:hAnsi="Calibri" w:cs="Arial"/>
          <w:noProof/>
          <w:szCs w:val="24"/>
        </w:rPr>
        <w:t>(3):035015.</w:t>
      </w:r>
      <w:bookmarkEnd w:id="716"/>
    </w:p>
    <w:p w:rsidR="006D2C77" w:rsidRPr="006D2C77" w:rsidRDefault="006D2C77" w:rsidP="006D2C77">
      <w:pPr>
        <w:spacing w:after="0" w:line="240" w:lineRule="auto"/>
        <w:rPr>
          <w:rFonts w:ascii="Calibri" w:hAnsi="Calibri" w:cs="Arial"/>
          <w:noProof/>
          <w:szCs w:val="24"/>
        </w:rPr>
      </w:pPr>
      <w:bookmarkStart w:id="717" w:name="_ENREF_36"/>
      <w:r w:rsidRPr="006D2C77">
        <w:rPr>
          <w:rFonts w:ascii="Calibri" w:hAnsi="Calibri" w:cs="Arial"/>
          <w:noProof/>
          <w:szCs w:val="24"/>
        </w:rPr>
        <w:t>36.</w:t>
      </w:r>
      <w:r w:rsidRPr="006D2C77">
        <w:rPr>
          <w:rFonts w:ascii="Calibri" w:hAnsi="Calibri" w:cs="Arial"/>
          <w:noProof/>
          <w:szCs w:val="24"/>
        </w:rPr>
        <w:tab/>
        <w:t xml:space="preserve">Gerbens-Leenes PW, Hoekstra AY, van der Meer T. The water footprint of energy from biomass: A quantitative assessment and consequences of an increasing share of bio-energy in energy supply. </w:t>
      </w:r>
      <w:r w:rsidRPr="006D2C77">
        <w:rPr>
          <w:rFonts w:ascii="Calibri" w:hAnsi="Calibri" w:cs="Arial"/>
          <w:i/>
          <w:noProof/>
          <w:szCs w:val="24"/>
        </w:rPr>
        <w:t>Ecological Economics</w:t>
      </w:r>
      <w:r w:rsidRPr="006D2C77">
        <w:rPr>
          <w:rFonts w:ascii="Calibri" w:hAnsi="Calibri" w:cs="Arial"/>
          <w:noProof/>
          <w:szCs w:val="24"/>
        </w:rPr>
        <w:t>. (2009);</w:t>
      </w:r>
      <w:r w:rsidRPr="006D2C77">
        <w:rPr>
          <w:rFonts w:ascii="Calibri" w:hAnsi="Calibri" w:cs="Arial"/>
          <w:b/>
          <w:noProof/>
          <w:szCs w:val="24"/>
        </w:rPr>
        <w:t>68</w:t>
      </w:r>
      <w:r w:rsidRPr="006D2C77">
        <w:rPr>
          <w:rFonts w:ascii="Calibri" w:hAnsi="Calibri" w:cs="Arial"/>
          <w:noProof/>
          <w:szCs w:val="24"/>
        </w:rPr>
        <w:t>(4):1052-60.</w:t>
      </w:r>
      <w:bookmarkEnd w:id="717"/>
    </w:p>
    <w:p w:rsidR="006D2C77" w:rsidRPr="006D2C77" w:rsidRDefault="006D2C77" w:rsidP="006D2C77">
      <w:pPr>
        <w:spacing w:after="0" w:line="240" w:lineRule="auto"/>
        <w:rPr>
          <w:rFonts w:ascii="Calibri" w:hAnsi="Calibri" w:cs="Arial"/>
          <w:noProof/>
          <w:szCs w:val="24"/>
        </w:rPr>
      </w:pPr>
      <w:bookmarkStart w:id="718" w:name="_ENREF_37"/>
      <w:r w:rsidRPr="006D2C77">
        <w:rPr>
          <w:rFonts w:ascii="Calibri" w:hAnsi="Calibri" w:cs="Arial"/>
          <w:noProof/>
          <w:szCs w:val="24"/>
        </w:rPr>
        <w:t>37.</w:t>
      </w:r>
      <w:r w:rsidRPr="006D2C77">
        <w:rPr>
          <w:rFonts w:ascii="Calibri" w:hAnsi="Calibri" w:cs="Arial"/>
          <w:noProof/>
          <w:szCs w:val="24"/>
        </w:rPr>
        <w:tab/>
        <w:t xml:space="preserve">NAS. </w:t>
      </w:r>
      <w:r w:rsidRPr="006D2C77">
        <w:rPr>
          <w:rFonts w:ascii="Calibri" w:hAnsi="Calibri" w:cs="Arial"/>
          <w:i/>
          <w:noProof/>
          <w:szCs w:val="24"/>
        </w:rPr>
        <w:t>Water Implications of Biofuels Production in the United States</w:t>
      </w:r>
      <w:r w:rsidRPr="006D2C77">
        <w:rPr>
          <w:rFonts w:ascii="Calibri" w:hAnsi="Calibri" w:cs="Arial"/>
          <w:noProof/>
          <w:szCs w:val="24"/>
        </w:rPr>
        <w:t>. Washington, D.C.: The National Academies Press; (2008). 88 p.</w:t>
      </w:r>
      <w:bookmarkEnd w:id="718"/>
    </w:p>
    <w:p w:rsidR="006D2C77" w:rsidRPr="006D2C77" w:rsidRDefault="006D2C77" w:rsidP="006D2C77">
      <w:pPr>
        <w:spacing w:after="0" w:line="240" w:lineRule="auto"/>
        <w:rPr>
          <w:rFonts w:ascii="Calibri" w:hAnsi="Calibri" w:cs="Arial"/>
          <w:noProof/>
          <w:szCs w:val="24"/>
        </w:rPr>
      </w:pPr>
      <w:bookmarkStart w:id="719" w:name="_ENREF_38"/>
      <w:r w:rsidRPr="006D2C77">
        <w:rPr>
          <w:rFonts w:ascii="Calibri" w:hAnsi="Calibri" w:cs="Arial"/>
          <w:noProof/>
          <w:szCs w:val="24"/>
        </w:rPr>
        <w:t>38.</w:t>
      </w:r>
      <w:r w:rsidRPr="006D2C77">
        <w:rPr>
          <w:rFonts w:ascii="Calibri" w:hAnsi="Calibri" w:cs="Arial"/>
          <w:noProof/>
          <w:szCs w:val="24"/>
        </w:rPr>
        <w:tab/>
        <w:t xml:space="preserve">Gheewala SH, Berndes G, Jewitt G. The bioenergy and water nexus. </w:t>
      </w:r>
      <w:r w:rsidRPr="006D2C77">
        <w:rPr>
          <w:rFonts w:ascii="Calibri" w:hAnsi="Calibri" w:cs="Arial"/>
          <w:i/>
          <w:noProof/>
          <w:szCs w:val="24"/>
        </w:rPr>
        <w:t>Biofuels Bioprod and Bioref</w:t>
      </w:r>
      <w:r w:rsidRPr="006D2C77">
        <w:rPr>
          <w:rFonts w:ascii="Calibri" w:hAnsi="Calibri" w:cs="Arial"/>
          <w:noProof/>
          <w:szCs w:val="24"/>
        </w:rPr>
        <w:t>. (2011);</w:t>
      </w:r>
      <w:r w:rsidRPr="006D2C77">
        <w:rPr>
          <w:rFonts w:ascii="Calibri" w:hAnsi="Calibri" w:cs="Arial"/>
          <w:b/>
          <w:noProof/>
          <w:szCs w:val="24"/>
        </w:rPr>
        <w:t>5</w:t>
      </w:r>
      <w:r w:rsidRPr="006D2C77">
        <w:rPr>
          <w:rFonts w:ascii="Calibri" w:hAnsi="Calibri" w:cs="Arial"/>
          <w:noProof/>
          <w:szCs w:val="24"/>
        </w:rPr>
        <w:t>(4):353-60.</w:t>
      </w:r>
      <w:bookmarkEnd w:id="719"/>
    </w:p>
    <w:p w:rsidR="006D2C77" w:rsidRPr="006D2C77" w:rsidRDefault="006D2C77" w:rsidP="006D2C77">
      <w:pPr>
        <w:spacing w:after="0" w:line="240" w:lineRule="auto"/>
        <w:rPr>
          <w:rFonts w:ascii="Calibri" w:hAnsi="Calibri" w:cs="Arial"/>
          <w:noProof/>
          <w:szCs w:val="24"/>
        </w:rPr>
      </w:pPr>
      <w:bookmarkStart w:id="720" w:name="_ENREF_39"/>
      <w:r w:rsidRPr="006D2C77">
        <w:rPr>
          <w:rFonts w:ascii="Calibri" w:hAnsi="Calibri" w:cs="Arial"/>
          <w:noProof/>
          <w:szCs w:val="24"/>
        </w:rPr>
        <w:t>39.</w:t>
      </w:r>
      <w:r w:rsidRPr="006D2C77">
        <w:rPr>
          <w:rFonts w:ascii="Calibri" w:hAnsi="Calibri" w:cs="Arial"/>
          <w:noProof/>
          <w:szCs w:val="24"/>
        </w:rPr>
        <w:tab/>
        <w:t xml:space="preserve">Chiu Y-W, Wu M. Assessing County-Level Water Footprints of Different Cellulosic-Biofuel Feedstock Pathways. </w:t>
      </w:r>
      <w:r w:rsidRPr="006D2C77">
        <w:rPr>
          <w:rFonts w:ascii="Calibri" w:hAnsi="Calibri" w:cs="Arial"/>
          <w:i/>
          <w:noProof/>
          <w:szCs w:val="24"/>
        </w:rPr>
        <w:t>Environmental Science &amp; Technology</w:t>
      </w:r>
      <w:r w:rsidRPr="006D2C77">
        <w:rPr>
          <w:rFonts w:ascii="Calibri" w:hAnsi="Calibri" w:cs="Arial"/>
          <w:noProof/>
          <w:szCs w:val="24"/>
        </w:rPr>
        <w:t>. (2012);</w:t>
      </w:r>
      <w:r w:rsidRPr="006D2C77">
        <w:rPr>
          <w:rFonts w:ascii="Calibri" w:hAnsi="Calibri" w:cs="Arial"/>
          <w:b/>
          <w:noProof/>
          <w:szCs w:val="24"/>
        </w:rPr>
        <w:t>46</w:t>
      </w:r>
      <w:r w:rsidRPr="006D2C77">
        <w:rPr>
          <w:rFonts w:ascii="Calibri" w:hAnsi="Calibri" w:cs="Arial"/>
          <w:noProof/>
          <w:szCs w:val="24"/>
        </w:rPr>
        <w:t>(16):9155-62.</w:t>
      </w:r>
      <w:bookmarkEnd w:id="720"/>
    </w:p>
    <w:p w:rsidR="006D2C77" w:rsidRPr="006D2C77" w:rsidRDefault="006D2C77" w:rsidP="006D2C77">
      <w:pPr>
        <w:spacing w:after="0" w:line="240" w:lineRule="auto"/>
        <w:rPr>
          <w:rFonts w:ascii="Calibri" w:hAnsi="Calibri" w:cs="Arial"/>
          <w:noProof/>
          <w:szCs w:val="24"/>
        </w:rPr>
      </w:pPr>
      <w:bookmarkStart w:id="721" w:name="_ENREF_40"/>
      <w:r w:rsidRPr="006D2C77">
        <w:rPr>
          <w:rFonts w:ascii="Calibri" w:hAnsi="Calibri" w:cs="Arial"/>
          <w:noProof/>
          <w:szCs w:val="24"/>
        </w:rPr>
        <w:t>40.</w:t>
      </w:r>
      <w:r w:rsidRPr="006D2C77">
        <w:rPr>
          <w:rFonts w:ascii="Calibri" w:hAnsi="Calibri" w:cs="Arial"/>
          <w:noProof/>
          <w:szCs w:val="24"/>
        </w:rPr>
        <w:tab/>
        <w:t xml:space="preserve">Dominguez-Faus R, Powers SE, Burken JG, Alvarez PJ. The Water Footprint of Biofuels: A Drink or Drive Issue? </w:t>
      </w:r>
      <w:r w:rsidRPr="006D2C77">
        <w:rPr>
          <w:rFonts w:ascii="Calibri" w:hAnsi="Calibri" w:cs="Arial"/>
          <w:i/>
          <w:noProof/>
          <w:szCs w:val="24"/>
        </w:rPr>
        <w:t>Environmental Science &amp; Technology</w:t>
      </w:r>
      <w:r w:rsidRPr="006D2C77">
        <w:rPr>
          <w:rFonts w:ascii="Calibri" w:hAnsi="Calibri" w:cs="Arial"/>
          <w:noProof/>
          <w:szCs w:val="24"/>
        </w:rPr>
        <w:t>. (2009);</w:t>
      </w:r>
      <w:r w:rsidRPr="006D2C77">
        <w:rPr>
          <w:rFonts w:ascii="Calibri" w:hAnsi="Calibri" w:cs="Arial"/>
          <w:b/>
          <w:noProof/>
          <w:szCs w:val="24"/>
        </w:rPr>
        <w:t>43</w:t>
      </w:r>
      <w:r w:rsidRPr="006D2C77">
        <w:rPr>
          <w:rFonts w:ascii="Calibri" w:hAnsi="Calibri" w:cs="Arial"/>
          <w:noProof/>
          <w:szCs w:val="24"/>
        </w:rPr>
        <w:t>(9):3005-10.</w:t>
      </w:r>
      <w:bookmarkEnd w:id="721"/>
    </w:p>
    <w:p w:rsidR="006D2C77" w:rsidRPr="006D2C77" w:rsidRDefault="006D2C77" w:rsidP="006D2C77">
      <w:pPr>
        <w:spacing w:after="0" w:line="240" w:lineRule="auto"/>
        <w:rPr>
          <w:rFonts w:ascii="Calibri" w:hAnsi="Calibri" w:cs="Arial"/>
          <w:noProof/>
          <w:szCs w:val="24"/>
        </w:rPr>
      </w:pPr>
      <w:bookmarkStart w:id="722" w:name="_ENREF_41"/>
      <w:r w:rsidRPr="006D2C77">
        <w:rPr>
          <w:rFonts w:ascii="Calibri" w:hAnsi="Calibri" w:cs="Arial"/>
          <w:noProof/>
          <w:szCs w:val="24"/>
        </w:rPr>
        <w:t>41.</w:t>
      </w:r>
      <w:r w:rsidRPr="006D2C77">
        <w:rPr>
          <w:rFonts w:ascii="Calibri" w:hAnsi="Calibri" w:cs="Arial"/>
          <w:noProof/>
          <w:szCs w:val="24"/>
        </w:rPr>
        <w:tab/>
        <w:t xml:space="preserve">Mishra GS, Yeh S. Life Cycle Water Consumption and Withdrawal Requirements of Ethanol from Corn Grain and Residues. </w:t>
      </w:r>
      <w:r w:rsidRPr="006D2C77">
        <w:rPr>
          <w:rFonts w:ascii="Calibri" w:hAnsi="Calibri" w:cs="Arial"/>
          <w:i/>
          <w:noProof/>
          <w:szCs w:val="24"/>
        </w:rPr>
        <w:t>Environmental Science &amp; Technology</w:t>
      </w:r>
      <w:r w:rsidRPr="006D2C77">
        <w:rPr>
          <w:rFonts w:ascii="Calibri" w:hAnsi="Calibri" w:cs="Arial"/>
          <w:noProof/>
          <w:szCs w:val="24"/>
        </w:rPr>
        <w:t>. (2011);</w:t>
      </w:r>
      <w:r w:rsidRPr="006D2C77">
        <w:rPr>
          <w:rFonts w:ascii="Calibri" w:hAnsi="Calibri" w:cs="Arial"/>
          <w:b/>
          <w:noProof/>
          <w:szCs w:val="24"/>
        </w:rPr>
        <w:t>45</w:t>
      </w:r>
      <w:r w:rsidRPr="006D2C77">
        <w:rPr>
          <w:rFonts w:ascii="Calibri" w:hAnsi="Calibri" w:cs="Arial"/>
          <w:noProof/>
          <w:szCs w:val="24"/>
        </w:rPr>
        <w:t>(10):4563-9.</w:t>
      </w:r>
      <w:bookmarkEnd w:id="722"/>
    </w:p>
    <w:p w:rsidR="006D2C77" w:rsidRPr="006D2C77" w:rsidRDefault="006D2C77" w:rsidP="006D2C77">
      <w:pPr>
        <w:spacing w:after="0" w:line="240" w:lineRule="auto"/>
        <w:rPr>
          <w:rFonts w:ascii="Calibri" w:hAnsi="Calibri" w:cs="Arial"/>
          <w:noProof/>
          <w:szCs w:val="24"/>
        </w:rPr>
      </w:pPr>
      <w:bookmarkStart w:id="723" w:name="_ENREF_42"/>
      <w:r w:rsidRPr="006D2C77">
        <w:rPr>
          <w:rFonts w:ascii="Calibri" w:hAnsi="Calibri" w:cs="Arial"/>
          <w:noProof/>
          <w:szCs w:val="24"/>
        </w:rPr>
        <w:t>42.</w:t>
      </w:r>
      <w:r w:rsidRPr="006D2C77">
        <w:rPr>
          <w:rFonts w:ascii="Calibri" w:hAnsi="Calibri" w:cs="Arial"/>
          <w:noProof/>
          <w:szCs w:val="24"/>
        </w:rPr>
        <w:tab/>
        <w:t xml:space="preserve">King CW, Webber ME. Water Intensity of Transportation. </w:t>
      </w:r>
      <w:r w:rsidRPr="006D2C77">
        <w:rPr>
          <w:rFonts w:ascii="Calibri" w:hAnsi="Calibri" w:cs="Arial"/>
          <w:i/>
          <w:noProof/>
          <w:szCs w:val="24"/>
        </w:rPr>
        <w:t>Environmental Science &amp; Technology</w:t>
      </w:r>
      <w:r w:rsidRPr="006D2C77">
        <w:rPr>
          <w:rFonts w:ascii="Calibri" w:hAnsi="Calibri" w:cs="Arial"/>
          <w:noProof/>
          <w:szCs w:val="24"/>
        </w:rPr>
        <w:t>. (2008);</w:t>
      </w:r>
      <w:r w:rsidRPr="006D2C77">
        <w:rPr>
          <w:rFonts w:ascii="Calibri" w:hAnsi="Calibri" w:cs="Arial"/>
          <w:b/>
          <w:noProof/>
          <w:szCs w:val="24"/>
        </w:rPr>
        <w:t>42</w:t>
      </w:r>
      <w:r w:rsidRPr="006D2C77">
        <w:rPr>
          <w:rFonts w:ascii="Calibri" w:hAnsi="Calibri" w:cs="Arial"/>
          <w:noProof/>
          <w:szCs w:val="24"/>
        </w:rPr>
        <w:t>(21):7866-72.</w:t>
      </w:r>
      <w:bookmarkEnd w:id="723"/>
    </w:p>
    <w:p w:rsidR="006D2C77" w:rsidRPr="006D2C77" w:rsidRDefault="006D2C77" w:rsidP="006D2C77">
      <w:pPr>
        <w:spacing w:after="0" w:line="240" w:lineRule="auto"/>
        <w:rPr>
          <w:rFonts w:ascii="Calibri" w:hAnsi="Calibri" w:cs="Arial"/>
          <w:noProof/>
          <w:szCs w:val="24"/>
        </w:rPr>
      </w:pPr>
      <w:bookmarkStart w:id="724" w:name="_ENREF_43"/>
      <w:r w:rsidRPr="006D2C77">
        <w:rPr>
          <w:rFonts w:ascii="Calibri" w:hAnsi="Calibri" w:cs="Arial"/>
          <w:noProof/>
          <w:szCs w:val="24"/>
        </w:rPr>
        <w:t>43.</w:t>
      </w:r>
      <w:r w:rsidRPr="006D2C77">
        <w:rPr>
          <w:rFonts w:ascii="Calibri" w:hAnsi="Calibri" w:cs="Arial"/>
          <w:noProof/>
          <w:szCs w:val="24"/>
        </w:rPr>
        <w:tab/>
        <w:t xml:space="preserve">Chiu Y-W, Walseth B, Suh S. Water Embodied in Bioethanol in the United States. </w:t>
      </w:r>
      <w:r w:rsidRPr="006D2C77">
        <w:rPr>
          <w:rFonts w:ascii="Calibri" w:hAnsi="Calibri" w:cs="Arial"/>
          <w:i/>
          <w:noProof/>
          <w:szCs w:val="24"/>
        </w:rPr>
        <w:t>Environmental Science &amp; Technology</w:t>
      </w:r>
      <w:r w:rsidRPr="006D2C77">
        <w:rPr>
          <w:rFonts w:ascii="Calibri" w:hAnsi="Calibri" w:cs="Arial"/>
          <w:noProof/>
          <w:szCs w:val="24"/>
        </w:rPr>
        <w:t>. (2009);</w:t>
      </w:r>
      <w:r w:rsidRPr="006D2C77">
        <w:rPr>
          <w:rFonts w:ascii="Calibri" w:hAnsi="Calibri" w:cs="Arial"/>
          <w:b/>
          <w:noProof/>
          <w:szCs w:val="24"/>
        </w:rPr>
        <w:t>43</w:t>
      </w:r>
      <w:r w:rsidRPr="006D2C77">
        <w:rPr>
          <w:rFonts w:ascii="Calibri" w:hAnsi="Calibri" w:cs="Arial"/>
          <w:noProof/>
          <w:szCs w:val="24"/>
        </w:rPr>
        <w:t>(8):2688-92.</w:t>
      </w:r>
      <w:bookmarkEnd w:id="724"/>
    </w:p>
    <w:p w:rsidR="006D2C77" w:rsidRPr="006D2C77" w:rsidRDefault="006D2C77" w:rsidP="006D2C77">
      <w:pPr>
        <w:spacing w:after="0" w:line="240" w:lineRule="auto"/>
        <w:rPr>
          <w:rFonts w:ascii="Calibri" w:hAnsi="Calibri" w:cs="Arial"/>
          <w:noProof/>
          <w:szCs w:val="24"/>
        </w:rPr>
      </w:pPr>
      <w:bookmarkStart w:id="725" w:name="_ENREF_44"/>
      <w:r w:rsidRPr="006D2C77">
        <w:rPr>
          <w:rFonts w:ascii="Calibri" w:hAnsi="Calibri" w:cs="Arial"/>
          <w:noProof/>
          <w:szCs w:val="24"/>
        </w:rPr>
        <w:t>44.</w:t>
      </w:r>
      <w:r w:rsidRPr="006D2C77">
        <w:rPr>
          <w:rFonts w:ascii="Calibri" w:hAnsi="Calibri" w:cs="Arial"/>
          <w:noProof/>
          <w:szCs w:val="24"/>
        </w:rPr>
        <w:tab/>
        <w:t xml:space="preserve">Molden D. </w:t>
      </w:r>
      <w:r w:rsidRPr="006D2C77">
        <w:rPr>
          <w:rFonts w:ascii="Calibri" w:hAnsi="Calibri" w:cs="Arial"/>
          <w:i/>
          <w:noProof/>
          <w:szCs w:val="24"/>
        </w:rPr>
        <w:t>Water for Food, Water for Life: a Comprehensive Assessment of Water Management in Agriculture</w:t>
      </w:r>
      <w:r w:rsidRPr="006D2C77">
        <w:rPr>
          <w:rFonts w:ascii="Calibri" w:hAnsi="Calibri" w:cs="Arial"/>
          <w:noProof/>
          <w:szCs w:val="24"/>
        </w:rPr>
        <w:t>. London: Earthscan/James &amp; James; (2007).</w:t>
      </w:r>
      <w:bookmarkEnd w:id="725"/>
    </w:p>
    <w:p w:rsidR="006D2C77" w:rsidRPr="006D2C77" w:rsidRDefault="006D2C77" w:rsidP="006D2C77">
      <w:pPr>
        <w:spacing w:after="0" w:line="240" w:lineRule="auto"/>
        <w:rPr>
          <w:rFonts w:ascii="Calibri" w:hAnsi="Calibri" w:cs="Arial"/>
          <w:noProof/>
          <w:szCs w:val="24"/>
        </w:rPr>
      </w:pPr>
      <w:bookmarkStart w:id="726" w:name="_ENREF_45"/>
      <w:r w:rsidRPr="006D2C77">
        <w:rPr>
          <w:rFonts w:ascii="Calibri" w:hAnsi="Calibri" w:cs="Arial"/>
          <w:noProof/>
          <w:szCs w:val="24"/>
        </w:rPr>
        <w:t>45.</w:t>
      </w:r>
      <w:r w:rsidRPr="006D2C77">
        <w:rPr>
          <w:rFonts w:ascii="Calibri" w:hAnsi="Calibri" w:cs="Arial"/>
          <w:noProof/>
          <w:szCs w:val="24"/>
        </w:rPr>
        <w:tab/>
        <w:t xml:space="preserve">Ford A. </w:t>
      </w:r>
      <w:r w:rsidRPr="006D2C77">
        <w:rPr>
          <w:rFonts w:ascii="Calibri" w:hAnsi="Calibri" w:cs="Arial"/>
          <w:i/>
          <w:noProof/>
          <w:szCs w:val="24"/>
        </w:rPr>
        <w:t>Modeling the environment: an introduction to system dynamics models of environmental systems</w:t>
      </w:r>
      <w:r w:rsidRPr="006D2C77">
        <w:rPr>
          <w:rFonts w:ascii="Calibri" w:hAnsi="Calibri" w:cs="Arial"/>
          <w:noProof/>
          <w:szCs w:val="24"/>
        </w:rPr>
        <w:t>. Ann Arbor, Michigan: Island Press; (1999).</w:t>
      </w:r>
      <w:bookmarkEnd w:id="726"/>
    </w:p>
    <w:p w:rsidR="006D2C77" w:rsidRPr="006D2C77" w:rsidRDefault="006D2C77" w:rsidP="006D2C77">
      <w:pPr>
        <w:spacing w:after="0" w:line="240" w:lineRule="auto"/>
        <w:rPr>
          <w:rFonts w:ascii="Calibri" w:hAnsi="Calibri" w:cs="Arial"/>
          <w:noProof/>
          <w:szCs w:val="24"/>
        </w:rPr>
      </w:pPr>
      <w:bookmarkStart w:id="727" w:name="_ENREF_46"/>
      <w:r w:rsidRPr="006D2C77">
        <w:rPr>
          <w:rFonts w:ascii="Calibri" w:hAnsi="Calibri" w:cs="Arial"/>
          <w:noProof/>
          <w:szCs w:val="24"/>
        </w:rPr>
        <w:t>46.</w:t>
      </w:r>
      <w:r w:rsidRPr="006D2C77">
        <w:rPr>
          <w:rFonts w:ascii="Calibri" w:hAnsi="Calibri" w:cs="Arial"/>
          <w:noProof/>
          <w:szCs w:val="24"/>
        </w:rPr>
        <w:tab/>
        <w:t xml:space="preserve">Soil Survey Staff - Natural Resources Conservation Service. </w:t>
      </w:r>
      <w:r w:rsidRPr="006D2C77">
        <w:rPr>
          <w:rFonts w:ascii="Calibri" w:hAnsi="Calibri" w:cs="Arial"/>
          <w:i/>
          <w:noProof/>
          <w:szCs w:val="24"/>
        </w:rPr>
        <w:t>U.S. General Soil Map (STATSGO2)</w:t>
      </w:r>
      <w:r w:rsidRPr="006D2C77">
        <w:rPr>
          <w:rFonts w:ascii="Calibri" w:hAnsi="Calibri" w:cs="Arial"/>
          <w:noProof/>
          <w:szCs w:val="24"/>
        </w:rPr>
        <w:t>. In: (USDA) USDoA, editor. (2013).</w:t>
      </w:r>
      <w:bookmarkEnd w:id="727"/>
    </w:p>
    <w:p w:rsidR="006D2C77" w:rsidRPr="006D2C77" w:rsidRDefault="006D2C77" w:rsidP="006D2C77">
      <w:pPr>
        <w:spacing w:after="0" w:line="240" w:lineRule="auto"/>
        <w:rPr>
          <w:rFonts w:ascii="Calibri" w:hAnsi="Calibri" w:cs="Arial"/>
          <w:noProof/>
          <w:szCs w:val="24"/>
        </w:rPr>
      </w:pPr>
      <w:bookmarkStart w:id="728" w:name="_ENREF_47"/>
      <w:r w:rsidRPr="006D2C77">
        <w:rPr>
          <w:rFonts w:ascii="Calibri" w:hAnsi="Calibri" w:cs="Arial"/>
          <w:noProof/>
          <w:szCs w:val="24"/>
        </w:rPr>
        <w:t>47.</w:t>
      </w:r>
      <w:r w:rsidRPr="006D2C77">
        <w:rPr>
          <w:rFonts w:ascii="Calibri" w:hAnsi="Calibri" w:cs="Arial"/>
          <w:noProof/>
          <w:szCs w:val="24"/>
        </w:rPr>
        <w:tab/>
        <w:t xml:space="preserve">USDA. </w:t>
      </w:r>
      <w:r w:rsidRPr="006D2C77">
        <w:rPr>
          <w:rFonts w:ascii="Calibri" w:hAnsi="Calibri" w:cs="Arial"/>
          <w:i/>
          <w:noProof/>
          <w:szCs w:val="24"/>
        </w:rPr>
        <w:t>Cligen</w:t>
      </w:r>
      <w:r w:rsidRPr="006D2C77">
        <w:rPr>
          <w:rFonts w:ascii="Calibri" w:hAnsi="Calibri" w:cs="Arial"/>
          <w:noProof/>
          <w:szCs w:val="24"/>
        </w:rPr>
        <w:t>. In: (USDA) USDoA, editor. (2013).</w:t>
      </w:r>
      <w:bookmarkEnd w:id="728"/>
    </w:p>
    <w:p w:rsidR="006D2C77" w:rsidRPr="006D2C77" w:rsidRDefault="006D2C77" w:rsidP="006D2C77">
      <w:pPr>
        <w:spacing w:after="0" w:line="240" w:lineRule="auto"/>
        <w:rPr>
          <w:rFonts w:ascii="Calibri" w:hAnsi="Calibri" w:cs="Arial"/>
          <w:noProof/>
          <w:szCs w:val="24"/>
        </w:rPr>
      </w:pPr>
      <w:bookmarkStart w:id="729" w:name="_ENREF_48"/>
      <w:r w:rsidRPr="006D2C77">
        <w:rPr>
          <w:rFonts w:ascii="Calibri" w:hAnsi="Calibri" w:cs="Arial"/>
          <w:noProof/>
          <w:szCs w:val="24"/>
        </w:rPr>
        <w:t>48.</w:t>
      </w:r>
      <w:r w:rsidRPr="006D2C77">
        <w:rPr>
          <w:rFonts w:ascii="Calibri" w:hAnsi="Calibri" w:cs="Arial"/>
          <w:noProof/>
          <w:szCs w:val="24"/>
        </w:rPr>
        <w:tab/>
        <w:t>ISEE Systems. STELLA v.9.1.4. Lebanon, NH, USA 2013.</w:t>
      </w:r>
      <w:bookmarkEnd w:id="729"/>
    </w:p>
    <w:p w:rsidR="006D2C77" w:rsidRPr="006D2C77" w:rsidRDefault="006D2C77" w:rsidP="006D2C77">
      <w:pPr>
        <w:spacing w:after="0" w:line="240" w:lineRule="auto"/>
        <w:rPr>
          <w:rFonts w:ascii="Calibri" w:hAnsi="Calibri" w:cs="Arial"/>
          <w:noProof/>
          <w:szCs w:val="24"/>
        </w:rPr>
      </w:pPr>
      <w:bookmarkStart w:id="730" w:name="_ENREF_49"/>
      <w:r w:rsidRPr="006D2C77">
        <w:rPr>
          <w:rFonts w:ascii="Calibri" w:hAnsi="Calibri" w:cs="Arial"/>
          <w:noProof/>
          <w:szCs w:val="24"/>
        </w:rPr>
        <w:t>49.</w:t>
      </w:r>
      <w:r w:rsidRPr="006D2C77">
        <w:rPr>
          <w:rFonts w:ascii="Calibri" w:hAnsi="Calibri" w:cs="Arial"/>
          <w:noProof/>
          <w:szCs w:val="24"/>
        </w:rPr>
        <w:tab/>
        <w:t xml:space="preserve">Forrester JW. System dynamics: the next fifty years. </w:t>
      </w:r>
      <w:r w:rsidRPr="006D2C77">
        <w:rPr>
          <w:rFonts w:ascii="Calibri" w:hAnsi="Calibri" w:cs="Arial"/>
          <w:i/>
          <w:noProof/>
          <w:szCs w:val="24"/>
        </w:rPr>
        <w:t>System Dynamics Review</w:t>
      </w:r>
      <w:r w:rsidRPr="006D2C77">
        <w:rPr>
          <w:rFonts w:ascii="Calibri" w:hAnsi="Calibri" w:cs="Arial"/>
          <w:noProof/>
          <w:szCs w:val="24"/>
        </w:rPr>
        <w:t>. (2007);</w:t>
      </w:r>
      <w:r w:rsidRPr="006D2C77">
        <w:rPr>
          <w:rFonts w:ascii="Calibri" w:hAnsi="Calibri" w:cs="Arial"/>
          <w:b/>
          <w:noProof/>
          <w:szCs w:val="24"/>
        </w:rPr>
        <w:t>23</w:t>
      </w:r>
      <w:r w:rsidRPr="006D2C77">
        <w:rPr>
          <w:rFonts w:ascii="Calibri" w:hAnsi="Calibri" w:cs="Arial"/>
          <w:noProof/>
          <w:szCs w:val="24"/>
        </w:rPr>
        <w:t>:359-70.</w:t>
      </w:r>
      <w:bookmarkEnd w:id="730"/>
    </w:p>
    <w:p w:rsidR="006D2C77" w:rsidRPr="006D2C77" w:rsidRDefault="006D2C77" w:rsidP="006D2C77">
      <w:pPr>
        <w:spacing w:after="0" w:line="240" w:lineRule="auto"/>
        <w:rPr>
          <w:rFonts w:ascii="Calibri" w:hAnsi="Calibri" w:cs="Arial"/>
          <w:noProof/>
          <w:szCs w:val="24"/>
        </w:rPr>
      </w:pPr>
      <w:bookmarkStart w:id="731" w:name="_ENREF_50"/>
      <w:r w:rsidRPr="006D2C77">
        <w:rPr>
          <w:rFonts w:ascii="Calibri" w:hAnsi="Calibri" w:cs="Arial"/>
          <w:noProof/>
          <w:szCs w:val="24"/>
        </w:rPr>
        <w:t>50.</w:t>
      </w:r>
      <w:r w:rsidRPr="006D2C77">
        <w:rPr>
          <w:rFonts w:ascii="Calibri" w:hAnsi="Calibri" w:cs="Arial"/>
          <w:noProof/>
          <w:szCs w:val="24"/>
        </w:rPr>
        <w:tab/>
        <w:t xml:space="preserve">Ghaffarzadegan N, Lyneis J, Richardson GP. How small system dynamics models can help the public policy process. </w:t>
      </w:r>
      <w:r w:rsidRPr="006D2C77">
        <w:rPr>
          <w:rFonts w:ascii="Calibri" w:hAnsi="Calibri" w:cs="Arial"/>
          <w:i/>
          <w:noProof/>
          <w:szCs w:val="24"/>
        </w:rPr>
        <w:t>System Dynamics Review</w:t>
      </w:r>
      <w:r w:rsidRPr="006D2C77">
        <w:rPr>
          <w:rFonts w:ascii="Calibri" w:hAnsi="Calibri" w:cs="Arial"/>
          <w:noProof/>
          <w:szCs w:val="24"/>
        </w:rPr>
        <w:t>. (2011);</w:t>
      </w:r>
      <w:r w:rsidRPr="006D2C77">
        <w:rPr>
          <w:rFonts w:ascii="Calibri" w:hAnsi="Calibri" w:cs="Arial"/>
          <w:b/>
          <w:noProof/>
          <w:szCs w:val="24"/>
        </w:rPr>
        <w:t>27</w:t>
      </w:r>
      <w:r w:rsidRPr="006D2C77">
        <w:rPr>
          <w:rFonts w:ascii="Calibri" w:hAnsi="Calibri" w:cs="Arial"/>
          <w:noProof/>
          <w:szCs w:val="24"/>
        </w:rPr>
        <w:t>:22-44.</w:t>
      </w:r>
      <w:bookmarkEnd w:id="731"/>
    </w:p>
    <w:p w:rsidR="006D2C77" w:rsidRPr="006D2C77" w:rsidRDefault="006D2C77" w:rsidP="006D2C77">
      <w:pPr>
        <w:spacing w:after="0" w:line="240" w:lineRule="auto"/>
        <w:rPr>
          <w:rFonts w:ascii="Calibri" w:hAnsi="Calibri" w:cs="Arial"/>
          <w:noProof/>
          <w:szCs w:val="24"/>
        </w:rPr>
      </w:pPr>
      <w:bookmarkStart w:id="732" w:name="_ENREF_51"/>
      <w:r w:rsidRPr="006D2C77">
        <w:rPr>
          <w:rFonts w:ascii="Calibri" w:hAnsi="Calibri" w:cs="Arial"/>
          <w:noProof/>
          <w:szCs w:val="24"/>
        </w:rPr>
        <w:t>51.</w:t>
      </w:r>
      <w:r w:rsidRPr="006D2C77">
        <w:rPr>
          <w:rFonts w:ascii="Calibri" w:hAnsi="Calibri" w:cs="Arial"/>
          <w:noProof/>
          <w:szCs w:val="24"/>
        </w:rPr>
        <w:tab/>
        <w:t xml:space="preserve">National Agricultural Statistics Service (NASS). </w:t>
      </w:r>
      <w:r w:rsidRPr="006D2C77">
        <w:rPr>
          <w:rFonts w:ascii="Calibri" w:hAnsi="Calibri" w:cs="Arial"/>
          <w:i/>
          <w:noProof/>
          <w:szCs w:val="24"/>
        </w:rPr>
        <w:t>Field Crops Usual Planting and Harvesting Dates</w:t>
      </w:r>
      <w:r w:rsidRPr="006D2C77">
        <w:rPr>
          <w:rFonts w:ascii="Calibri" w:hAnsi="Calibri" w:cs="Arial"/>
          <w:noProof/>
          <w:szCs w:val="24"/>
        </w:rPr>
        <w:t>. In: Board AS, editor. Washington, D.C.: United States Department of Agriculture (USDA); (2010).</w:t>
      </w:r>
      <w:bookmarkEnd w:id="732"/>
    </w:p>
    <w:p w:rsidR="006D2C77" w:rsidRPr="006D2C77" w:rsidRDefault="006D2C77" w:rsidP="006D2C77">
      <w:pPr>
        <w:spacing w:after="0" w:line="240" w:lineRule="auto"/>
        <w:rPr>
          <w:rFonts w:ascii="Calibri" w:hAnsi="Calibri" w:cs="Arial"/>
          <w:noProof/>
          <w:szCs w:val="24"/>
        </w:rPr>
      </w:pPr>
      <w:bookmarkStart w:id="733" w:name="_ENREF_52"/>
      <w:r w:rsidRPr="006D2C77">
        <w:rPr>
          <w:rFonts w:ascii="Calibri" w:hAnsi="Calibri" w:cs="Arial"/>
          <w:noProof/>
          <w:szCs w:val="24"/>
        </w:rPr>
        <w:t>52.</w:t>
      </w:r>
      <w:r w:rsidRPr="006D2C77">
        <w:rPr>
          <w:rFonts w:ascii="Calibri" w:hAnsi="Calibri" w:cs="Arial"/>
          <w:noProof/>
          <w:szCs w:val="24"/>
        </w:rPr>
        <w:tab/>
        <w:t xml:space="preserve">Buntin GD, Cunfer BM, editors. </w:t>
      </w:r>
      <w:r w:rsidRPr="006D2C77">
        <w:rPr>
          <w:rFonts w:ascii="Calibri" w:hAnsi="Calibri" w:cs="Arial"/>
          <w:i/>
          <w:noProof/>
          <w:szCs w:val="24"/>
        </w:rPr>
        <w:t>Southern Small Grain: Resource Management Handbook</w:t>
      </w:r>
      <w:r w:rsidRPr="006D2C77">
        <w:rPr>
          <w:rFonts w:ascii="Calibri" w:hAnsi="Calibri" w:cs="Arial"/>
          <w:noProof/>
          <w:szCs w:val="24"/>
        </w:rPr>
        <w:t>. Athens, GA: University of Georgia College of Agricultural and Environmental Sciences Cooperative Extension; (2013).</w:t>
      </w:r>
      <w:bookmarkEnd w:id="733"/>
    </w:p>
    <w:p w:rsidR="006D2C77" w:rsidRPr="006D2C77" w:rsidRDefault="006D2C77" w:rsidP="006D2C77">
      <w:pPr>
        <w:spacing w:after="0" w:line="240" w:lineRule="auto"/>
        <w:rPr>
          <w:rFonts w:ascii="Calibri" w:hAnsi="Calibri" w:cs="Arial"/>
          <w:noProof/>
          <w:szCs w:val="24"/>
        </w:rPr>
      </w:pPr>
      <w:bookmarkStart w:id="734" w:name="_ENREF_53"/>
      <w:r w:rsidRPr="006D2C77">
        <w:rPr>
          <w:rFonts w:ascii="Calibri" w:hAnsi="Calibri" w:cs="Arial"/>
          <w:noProof/>
          <w:szCs w:val="24"/>
        </w:rPr>
        <w:t>53.</w:t>
      </w:r>
      <w:r w:rsidRPr="006D2C77">
        <w:rPr>
          <w:rFonts w:ascii="Calibri" w:hAnsi="Calibri" w:cs="Arial"/>
          <w:noProof/>
          <w:szCs w:val="24"/>
        </w:rPr>
        <w:tab/>
        <w:t xml:space="preserve">King CW, Webber ME, Duncan IJ. The water needs for LDV transportation in the United States. </w:t>
      </w:r>
      <w:r w:rsidRPr="006D2C77">
        <w:rPr>
          <w:rFonts w:ascii="Calibri" w:hAnsi="Calibri" w:cs="Arial"/>
          <w:i/>
          <w:noProof/>
          <w:szCs w:val="24"/>
        </w:rPr>
        <w:t>Energy Policy</w:t>
      </w:r>
      <w:r w:rsidRPr="006D2C77">
        <w:rPr>
          <w:rFonts w:ascii="Calibri" w:hAnsi="Calibri" w:cs="Arial"/>
          <w:noProof/>
          <w:szCs w:val="24"/>
        </w:rPr>
        <w:t>. (2010);</w:t>
      </w:r>
      <w:r w:rsidRPr="006D2C77">
        <w:rPr>
          <w:rFonts w:ascii="Calibri" w:hAnsi="Calibri" w:cs="Arial"/>
          <w:b/>
          <w:noProof/>
          <w:szCs w:val="24"/>
        </w:rPr>
        <w:t>38</w:t>
      </w:r>
      <w:r w:rsidRPr="006D2C77">
        <w:rPr>
          <w:rFonts w:ascii="Calibri" w:hAnsi="Calibri" w:cs="Arial"/>
          <w:noProof/>
          <w:szCs w:val="24"/>
        </w:rPr>
        <w:t>(2):1157-67.</w:t>
      </w:r>
      <w:bookmarkEnd w:id="734"/>
    </w:p>
    <w:p w:rsidR="006D2C77" w:rsidRPr="006D2C77" w:rsidRDefault="006D2C77" w:rsidP="006D2C77">
      <w:pPr>
        <w:spacing w:after="0" w:line="240" w:lineRule="auto"/>
        <w:rPr>
          <w:rFonts w:ascii="Calibri" w:hAnsi="Calibri" w:cs="Arial"/>
          <w:noProof/>
          <w:szCs w:val="24"/>
        </w:rPr>
      </w:pPr>
      <w:bookmarkStart w:id="735" w:name="_ENREF_54"/>
      <w:r w:rsidRPr="006D2C77">
        <w:rPr>
          <w:rFonts w:ascii="Calibri" w:hAnsi="Calibri" w:cs="Arial"/>
          <w:noProof/>
          <w:szCs w:val="24"/>
        </w:rPr>
        <w:lastRenderedPageBreak/>
        <w:t>54.</w:t>
      </w:r>
      <w:r w:rsidRPr="006D2C77">
        <w:rPr>
          <w:rFonts w:ascii="Calibri" w:hAnsi="Calibri" w:cs="Arial"/>
          <w:noProof/>
          <w:szCs w:val="24"/>
        </w:rPr>
        <w:tab/>
        <w:t xml:space="preserve">Mubako S, Lant C. Water resource requirements of corn-based ethanol. </w:t>
      </w:r>
      <w:r w:rsidRPr="006D2C77">
        <w:rPr>
          <w:rFonts w:ascii="Calibri" w:hAnsi="Calibri" w:cs="Arial"/>
          <w:i/>
          <w:noProof/>
          <w:szCs w:val="24"/>
        </w:rPr>
        <w:t>Water Resources Research</w:t>
      </w:r>
      <w:r w:rsidRPr="006D2C77">
        <w:rPr>
          <w:rFonts w:ascii="Calibri" w:hAnsi="Calibri" w:cs="Arial"/>
          <w:noProof/>
          <w:szCs w:val="24"/>
        </w:rPr>
        <w:t>. (2008);</w:t>
      </w:r>
      <w:r w:rsidRPr="006D2C77">
        <w:rPr>
          <w:rFonts w:ascii="Calibri" w:hAnsi="Calibri" w:cs="Arial"/>
          <w:b/>
          <w:noProof/>
          <w:szCs w:val="24"/>
        </w:rPr>
        <w:t>44</w:t>
      </w:r>
      <w:r w:rsidRPr="006D2C77">
        <w:rPr>
          <w:rFonts w:ascii="Calibri" w:hAnsi="Calibri" w:cs="Arial"/>
          <w:noProof/>
          <w:szCs w:val="24"/>
        </w:rPr>
        <w:t>(7):W00A2.</w:t>
      </w:r>
      <w:bookmarkEnd w:id="735"/>
    </w:p>
    <w:p w:rsidR="006D2C77" w:rsidRPr="006D2C77" w:rsidRDefault="006D2C77" w:rsidP="006D2C77">
      <w:pPr>
        <w:spacing w:after="0" w:line="240" w:lineRule="auto"/>
        <w:rPr>
          <w:rFonts w:ascii="Calibri" w:hAnsi="Calibri" w:cs="Arial"/>
          <w:noProof/>
          <w:szCs w:val="24"/>
        </w:rPr>
      </w:pPr>
      <w:bookmarkStart w:id="736" w:name="_ENREF_55"/>
      <w:r w:rsidRPr="006D2C77">
        <w:rPr>
          <w:rFonts w:ascii="Calibri" w:hAnsi="Calibri" w:cs="Arial"/>
          <w:noProof/>
          <w:szCs w:val="24"/>
        </w:rPr>
        <w:t>55.</w:t>
      </w:r>
      <w:r w:rsidRPr="006D2C77">
        <w:rPr>
          <w:rFonts w:ascii="Calibri" w:hAnsi="Calibri" w:cs="Arial"/>
          <w:noProof/>
          <w:szCs w:val="24"/>
        </w:rPr>
        <w:tab/>
        <w:t xml:space="preserve">EPA. </w:t>
      </w:r>
      <w:r w:rsidRPr="006D2C77">
        <w:rPr>
          <w:rFonts w:ascii="Calibri" w:hAnsi="Calibri" w:cs="Arial"/>
          <w:i/>
          <w:noProof/>
          <w:szCs w:val="24"/>
        </w:rPr>
        <w:t>Renewable Fuel Standard Program (RFS2) Regulatory Impact Analysis</w:t>
      </w:r>
      <w:r w:rsidRPr="006D2C77">
        <w:rPr>
          <w:rFonts w:ascii="Calibri" w:hAnsi="Calibri" w:cs="Arial"/>
          <w:noProof/>
          <w:szCs w:val="24"/>
        </w:rPr>
        <w:t>. Washington D.C., USA: US Environmental Protection Agency, (2010)  Contract No.: EPA-420-R-10-006.</w:t>
      </w:r>
      <w:bookmarkEnd w:id="736"/>
    </w:p>
    <w:p w:rsidR="006D2C77" w:rsidRPr="006D2C77" w:rsidRDefault="006D2C77" w:rsidP="006D2C77">
      <w:pPr>
        <w:spacing w:after="0" w:line="240" w:lineRule="auto"/>
        <w:rPr>
          <w:rFonts w:ascii="Calibri" w:hAnsi="Calibri" w:cs="Arial"/>
          <w:noProof/>
          <w:szCs w:val="24"/>
        </w:rPr>
      </w:pPr>
      <w:bookmarkStart w:id="737" w:name="_ENREF_56"/>
      <w:r w:rsidRPr="006D2C77">
        <w:rPr>
          <w:rFonts w:ascii="Calibri" w:hAnsi="Calibri" w:cs="Arial"/>
          <w:noProof/>
          <w:szCs w:val="24"/>
        </w:rPr>
        <w:t>56.</w:t>
      </w:r>
      <w:r w:rsidRPr="006D2C77">
        <w:rPr>
          <w:rFonts w:ascii="Calibri" w:hAnsi="Calibri" w:cs="Arial"/>
          <w:noProof/>
          <w:szCs w:val="24"/>
        </w:rPr>
        <w:tab/>
        <w:t xml:space="preserve">European Commission. </w:t>
      </w:r>
      <w:r w:rsidRPr="006D2C77">
        <w:rPr>
          <w:rFonts w:ascii="Calibri" w:hAnsi="Calibri" w:cs="Arial"/>
          <w:i/>
          <w:noProof/>
          <w:szCs w:val="24"/>
        </w:rPr>
        <w:t>Directive 2009/28/EC of the European Parliament and of the Council of 23 April 2009 on the promotion of the use of energy from renewable sources</w:t>
      </w:r>
      <w:r w:rsidRPr="006D2C77">
        <w:rPr>
          <w:rFonts w:ascii="Calibri" w:hAnsi="Calibri" w:cs="Arial"/>
          <w:noProof/>
          <w:szCs w:val="24"/>
        </w:rPr>
        <w:t>. Brussels, Belgium: European Commission, (2009).</w:t>
      </w:r>
      <w:bookmarkEnd w:id="737"/>
    </w:p>
    <w:p w:rsidR="006D2C77" w:rsidRPr="006D2C77" w:rsidRDefault="006D2C77" w:rsidP="006D2C77">
      <w:pPr>
        <w:spacing w:after="0" w:line="240" w:lineRule="auto"/>
        <w:rPr>
          <w:rFonts w:ascii="Calibri" w:hAnsi="Calibri" w:cs="Arial"/>
          <w:noProof/>
          <w:szCs w:val="24"/>
        </w:rPr>
      </w:pPr>
      <w:bookmarkStart w:id="738" w:name="_ENREF_57"/>
      <w:r w:rsidRPr="006D2C77">
        <w:rPr>
          <w:rFonts w:ascii="Calibri" w:hAnsi="Calibri" w:cs="Arial"/>
          <w:noProof/>
          <w:szCs w:val="24"/>
        </w:rPr>
        <w:t>57.</w:t>
      </w:r>
      <w:r w:rsidRPr="006D2C77">
        <w:rPr>
          <w:rFonts w:ascii="Calibri" w:hAnsi="Calibri" w:cs="Arial"/>
          <w:noProof/>
          <w:szCs w:val="24"/>
        </w:rPr>
        <w:tab/>
        <w:t xml:space="preserve">NASS. </w:t>
      </w:r>
      <w:r w:rsidRPr="006D2C77">
        <w:rPr>
          <w:rFonts w:ascii="Calibri" w:hAnsi="Calibri" w:cs="Arial"/>
          <w:i/>
          <w:noProof/>
          <w:szCs w:val="24"/>
        </w:rPr>
        <w:t>Irrigation Survey</w:t>
      </w:r>
      <w:r w:rsidRPr="006D2C77">
        <w:rPr>
          <w:rFonts w:ascii="Calibri" w:hAnsi="Calibri" w:cs="Arial"/>
          <w:noProof/>
          <w:szCs w:val="24"/>
        </w:rPr>
        <w:t>. In: Board AS, editor. Washington, D.C.: USDA; (2013).</w:t>
      </w:r>
      <w:bookmarkEnd w:id="738"/>
    </w:p>
    <w:p w:rsidR="006D2C77" w:rsidRPr="006D2C77" w:rsidRDefault="006D2C77" w:rsidP="006D2C77">
      <w:pPr>
        <w:spacing w:line="240" w:lineRule="auto"/>
        <w:rPr>
          <w:rFonts w:ascii="Calibri" w:hAnsi="Calibri" w:cs="Arial"/>
          <w:noProof/>
          <w:szCs w:val="24"/>
        </w:rPr>
      </w:pPr>
      <w:bookmarkStart w:id="739" w:name="_ENREF_58"/>
      <w:r w:rsidRPr="006D2C77">
        <w:rPr>
          <w:rFonts w:ascii="Calibri" w:hAnsi="Calibri" w:cs="Arial"/>
          <w:noProof/>
          <w:szCs w:val="24"/>
        </w:rPr>
        <w:t>58.</w:t>
      </w:r>
      <w:r w:rsidRPr="006D2C77">
        <w:rPr>
          <w:rFonts w:ascii="Calibri" w:hAnsi="Calibri" w:cs="Arial"/>
          <w:noProof/>
          <w:szCs w:val="24"/>
        </w:rPr>
        <w:tab/>
        <w:t>Macknick J, Newmark R, Heath G, Hallett K. A Review of Operational Water Consumption and Withdrawal Factors for Electricity Generating Technologies. Golden, CO: National Renewable Energy Laboratory, 2011  Contract No.: NREL/TP-6A20-50900.</w:t>
      </w:r>
      <w:bookmarkEnd w:id="739"/>
    </w:p>
    <w:p w:rsidR="006D2C77" w:rsidRDefault="006D2C77" w:rsidP="006D2C77">
      <w:pPr>
        <w:spacing w:line="240" w:lineRule="auto"/>
        <w:rPr>
          <w:rFonts w:ascii="Calibri" w:hAnsi="Calibri" w:cs="Arial"/>
          <w:noProof/>
          <w:szCs w:val="24"/>
        </w:rPr>
      </w:pPr>
    </w:p>
    <w:p w:rsidR="00B57EEA" w:rsidRDefault="00391FE7" w:rsidP="00B57EEA">
      <w:pPr>
        <w:jc w:val="center"/>
        <w:rPr>
          <w:rFonts w:ascii="Times New Roman" w:hAnsi="Times New Roman" w:cs="Times New Roman"/>
          <w:sz w:val="24"/>
          <w:szCs w:val="24"/>
        </w:rPr>
        <w:sectPr w:rsidR="00B57EEA" w:rsidSect="002D6718">
          <w:pgSz w:w="12240" w:h="15840"/>
          <w:pgMar w:top="1440" w:right="1440" w:bottom="1440" w:left="1440" w:header="720" w:footer="720" w:gutter="0"/>
          <w:lnNumType w:countBy="1"/>
          <w:cols w:space="720"/>
          <w:docGrid w:linePitch="360"/>
        </w:sectPr>
      </w:pPr>
      <w:r w:rsidRPr="00FA0CBD">
        <w:rPr>
          <w:rFonts w:ascii="Arial" w:hAnsi="Arial" w:cs="Arial"/>
          <w:sz w:val="24"/>
          <w:szCs w:val="24"/>
        </w:rPr>
        <w:fldChar w:fldCharType="end"/>
      </w:r>
    </w:p>
    <w:p w:rsidR="009310F7" w:rsidRPr="008C4BE9" w:rsidRDefault="009310F7" w:rsidP="002D6718">
      <w:pPr>
        <w:jc w:val="center"/>
        <w:rPr>
          <w:rFonts w:ascii="Times New Roman" w:hAnsi="Times New Roman" w:cs="Times New Roman"/>
          <w:b/>
          <w:sz w:val="24"/>
          <w:szCs w:val="24"/>
        </w:rPr>
      </w:pPr>
    </w:p>
    <w:sectPr w:rsidR="009310F7" w:rsidRPr="008C4BE9" w:rsidSect="002D6718">
      <w:pgSz w:w="12240" w:h="15840"/>
      <w:pgMar w:top="1440" w:right="1440" w:bottom="1440" w:left="1440" w:header="720" w:footer="720" w:gutter="0"/>
      <w:lnNumType w:countBy="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ewarner" w:date="2014-07-15T14:50:00Z" w:initials="e">
    <w:p w:rsidR="00235820" w:rsidRDefault="00235820">
      <w:pPr>
        <w:pStyle w:val="CommentText"/>
      </w:pPr>
      <w:r>
        <w:rPr>
          <w:rStyle w:val="CommentReference"/>
        </w:rPr>
        <w:annotationRef/>
      </w:r>
      <w:r>
        <w:t xml:space="preserve">R#2: </w:t>
      </w:r>
      <w:r w:rsidRPr="00B52AC0">
        <w:t>Reviewers said the complex or specialist terms have not been adequately explained and the innovation/advancement rated low.</w:t>
      </w:r>
    </w:p>
  </w:comment>
  <w:comment w:id="1" w:author="ewarner" w:date="2014-07-15T12:08:00Z" w:initials="e">
    <w:p w:rsidR="00235820" w:rsidRDefault="00235820">
      <w:pPr>
        <w:pStyle w:val="CommentText"/>
      </w:pPr>
      <w:r>
        <w:rPr>
          <w:rStyle w:val="CommentReference"/>
        </w:rPr>
        <w:annotationRef/>
      </w:r>
      <w:r>
        <w:t xml:space="preserve">R#2 </w:t>
      </w:r>
      <w:r w:rsidRPr="0071753E">
        <w:t>The authors of this highly readable manuscript have coupled highly resolved weather data, in conjunction with a stochastic climate simulator, to project hypothetical maximum water consumption, which is reported as a productive water use estimate or water footprint (m3•Mg-1). The background discussion is adequate and well-explained. The authors rightly assert that because water use effects are local, there is a need to create tools to understand highly geographically resolved changes in water resources under different use scenarios and climate effects. Thus, the author's main premise is that tools are needed to develop more localized information is wonderful; however, it is difficult to ascertain if the tool is adequate from the present manuscript.</w:t>
      </w:r>
    </w:p>
  </w:comment>
  <w:comment w:id="2" w:author="ewarner" w:date="2014-07-15T17:31:00Z" w:initials="e">
    <w:p w:rsidR="00235820" w:rsidRDefault="00235820">
      <w:pPr>
        <w:pStyle w:val="CommentText"/>
      </w:pPr>
      <w:r>
        <w:rPr>
          <w:rStyle w:val="CommentReference"/>
        </w:rPr>
        <w:annotationRef/>
      </w:r>
      <w:r>
        <w:t>R#2</w:t>
      </w:r>
      <w:r w:rsidRPr="0071753E">
        <w:t xml:space="preserve"> Unfortunately, since the authors discuss only the water footprint for two mainstay agricultural </w:t>
      </w:r>
      <w:proofErr w:type="spellStart"/>
      <w:r w:rsidRPr="0071753E">
        <w:t>feedstocks</w:t>
      </w:r>
      <w:proofErr w:type="spellEnd"/>
      <w:r w:rsidRPr="0071753E">
        <w:t xml:space="preserve"> and do not discuss water for conversion for energy, as implied in the title. Other journals may be more appropriate for such a generic discussion of hypothetical agricultural water use.</w:t>
      </w:r>
    </w:p>
    <w:p w:rsidR="00235820" w:rsidRDefault="00235820">
      <w:pPr>
        <w:pStyle w:val="CommentText"/>
      </w:pPr>
      <w:r>
        <w:t>EW: The journal has previously included feedstock focused articles.</w:t>
      </w:r>
    </w:p>
  </w:comment>
  <w:comment w:id="5" w:author="ewarner" w:date="2014-07-15T14:49:00Z" w:initials="e">
    <w:p w:rsidR="00235820" w:rsidRPr="00995C04" w:rsidRDefault="00235820" w:rsidP="002227C1">
      <w:pPr>
        <w:pStyle w:val="CommentText"/>
        <w:rPr>
          <w:highlight w:val="green"/>
        </w:rPr>
      </w:pPr>
      <w:r>
        <w:rPr>
          <w:rStyle w:val="CommentReference"/>
        </w:rPr>
        <w:annotationRef/>
      </w:r>
      <w:r w:rsidRPr="00995C04">
        <w:rPr>
          <w:highlight w:val="green"/>
        </w:rPr>
        <w:t>R#1: Although the limitations of the early water footprint studies have been identified in this manuscript as 1) a lack of high resolution analysis (limited to country, state mostly, which may or may not be true), 2) lack of ability of spatial-explicit modeling of non-historical condition (future scenario), 3) single crop/multiple crops but no comparison (?), and 4) either green water or blue water, which may not be true, the contribution of this model is not clear in abstract and in the main body.</w:t>
      </w:r>
    </w:p>
    <w:p w:rsidR="00235820" w:rsidRPr="00995C04" w:rsidRDefault="00235820" w:rsidP="002227C1">
      <w:pPr>
        <w:pStyle w:val="CommentText"/>
        <w:rPr>
          <w:highlight w:val="green"/>
        </w:rPr>
      </w:pPr>
    </w:p>
    <w:p w:rsidR="00235820" w:rsidRPr="00995C04" w:rsidRDefault="00235820" w:rsidP="002227C1">
      <w:pPr>
        <w:pStyle w:val="CommentText"/>
        <w:rPr>
          <w:highlight w:val="green"/>
        </w:rPr>
      </w:pPr>
      <w:r w:rsidRPr="00995C04">
        <w:rPr>
          <w:highlight w:val="green"/>
        </w:rPr>
        <w:t xml:space="preserve">In the abstract, it was stated “We developed a model called </w:t>
      </w:r>
      <w:proofErr w:type="spellStart"/>
      <w:r w:rsidRPr="00995C04">
        <w:rPr>
          <w:highlight w:val="green"/>
        </w:rPr>
        <w:t>BioSpatial</w:t>
      </w:r>
      <w:proofErr w:type="spellEnd"/>
      <w:r w:rsidRPr="00995C04">
        <w:rPr>
          <w:highlight w:val="green"/>
        </w:rPr>
        <w:t xml:space="preserve"> H2O to address some of these limitations”.</w:t>
      </w:r>
    </w:p>
    <w:p w:rsidR="00235820" w:rsidRPr="00995C04" w:rsidRDefault="00235820" w:rsidP="002227C1">
      <w:pPr>
        <w:pStyle w:val="CommentText"/>
        <w:rPr>
          <w:highlight w:val="green"/>
        </w:rPr>
      </w:pPr>
    </w:p>
    <w:p w:rsidR="00235820" w:rsidRPr="00995C04" w:rsidRDefault="00235820" w:rsidP="002227C1">
      <w:pPr>
        <w:pStyle w:val="CommentText"/>
        <w:rPr>
          <w:highlight w:val="green"/>
        </w:rPr>
      </w:pPr>
      <w:r w:rsidRPr="00995C04">
        <w:rPr>
          <w:highlight w:val="green"/>
        </w:rPr>
        <w:t>Lines 10-12 page 13 “</w:t>
      </w:r>
      <w:proofErr w:type="spellStart"/>
      <w:r w:rsidRPr="00995C04">
        <w:rPr>
          <w:highlight w:val="green"/>
        </w:rPr>
        <w:t>BioSpatial</w:t>
      </w:r>
      <w:proofErr w:type="spellEnd"/>
      <w:r w:rsidRPr="00995C04">
        <w:rPr>
          <w:highlight w:val="green"/>
        </w:rPr>
        <w:t xml:space="preserve"> H2O improves on existing analysis by addressing several</w:t>
      </w:r>
    </w:p>
    <w:p w:rsidR="00235820" w:rsidRPr="00995C04" w:rsidRDefault="00235820" w:rsidP="002227C1">
      <w:pPr>
        <w:pStyle w:val="CommentText"/>
        <w:rPr>
          <w:highlight w:val="green"/>
        </w:rPr>
      </w:pPr>
      <w:proofErr w:type="gramStart"/>
      <w:r w:rsidRPr="00995C04">
        <w:rPr>
          <w:highlight w:val="green"/>
        </w:rPr>
        <w:t>limitations</w:t>
      </w:r>
      <w:proofErr w:type="gramEnd"/>
      <w:r w:rsidRPr="00995C04">
        <w:rPr>
          <w:highlight w:val="green"/>
        </w:rPr>
        <w:t xml:space="preserve"> of existing agricultural crop water consumption assessments outlined in previous sections and allowing for potential modifications to address other limitations.” It is unclear what the “several limitations” are and what the “other limitations” are.</w:t>
      </w:r>
    </w:p>
    <w:p w:rsidR="00235820" w:rsidRPr="00995C04" w:rsidRDefault="00235820" w:rsidP="002227C1">
      <w:pPr>
        <w:pStyle w:val="CommentText"/>
        <w:rPr>
          <w:highlight w:val="green"/>
        </w:rPr>
      </w:pPr>
    </w:p>
    <w:p w:rsidR="00235820" w:rsidRPr="00995C04" w:rsidRDefault="00235820" w:rsidP="002227C1">
      <w:pPr>
        <w:pStyle w:val="CommentText"/>
        <w:rPr>
          <w:highlight w:val="green"/>
        </w:rPr>
      </w:pPr>
      <w:r w:rsidRPr="00995C04">
        <w:rPr>
          <w:highlight w:val="green"/>
        </w:rPr>
        <w:t>Authors should state the limitations have been addressed through this work and to what extent, in both abstract and in the section 3. It is OK to address only few at a time with available technology and knowledge. I can see that this work has its own contribution to address the limits but just need to state it clearly.</w:t>
      </w:r>
    </w:p>
    <w:p w:rsidR="00235820" w:rsidRDefault="00235820" w:rsidP="002227C1">
      <w:pPr>
        <w:pStyle w:val="CommentText"/>
      </w:pPr>
      <w:r w:rsidRPr="00995C04">
        <w:rPr>
          <w:highlight w:val="green"/>
        </w:rPr>
        <w:t>EW: As suggested we have more succinctly stated the limitations of the literature and the contributions of this paper.</w:t>
      </w:r>
    </w:p>
  </w:comment>
  <w:comment w:id="96" w:author="ewarner" w:date="2014-07-15T12:08:00Z" w:initials="e">
    <w:p w:rsidR="00235820" w:rsidRPr="008C7C21" w:rsidRDefault="00235820">
      <w:pPr>
        <w:pStyle w:val="CommentText"/>
        <w:rPr>
          <w:highlight w:val="green"/>
        </w:rPr>
      </w:pPr>
      <w:r>
        <w:rPr>
          <w:rStyle w:val="CommentReference"/>
        </w:rPr>
        <w:annotationRef/>
      </w:r>
      <w:r w:rsidRPr="008C7C21">
        <w:rPr>
          <w:highlight w:val="green"/>
        </w:rPr>
        <w:t>R#1: The section seems loose and relatively lengthy. Somehow it looks like a report format, not a journal article. Some trim-downs to make it concise would be needed.</w:t>
      </w:r>
    </w:p>
    <w:p w:rsidR="00235820" w:rsidRDefault="00235820">
      <w:pPr>
        <w:pStyle w:val="CommentText"/>
      </w:pPr>
      <w:r w:rsidRPr="008C7C21">
        <w:rPr>
          <w:highlight w:val="green"/>
        </w:rPr>
        <w:t>EW: As suggested the introduction was shortened to essential information. This was partially done by consolidating literature review content, but also shortening and removing extraneous materials.</w:t>
      </w:r>
    </w:p>
  </w:comment>
  <w:comment w:id="180" w:author="ewarner" w:date="2014-07-15T17:41:00Z" w:initials="e">
    <w:p w:rsidR="00235820" w:rsidRDefault="00235820" w:rsidP="008C7C21">
      <w:pPr>
        <w:pStyle w:val="CommentText"/>
      </w:pPr>
      <w:r>
        <w:rPr>
          <w:rStyle w:val="CommentReference"/>
        </w:rPr>
        <w:annotationRef/>
      </w:r>
      <w:r w:rsidRPr="003A6D10">
        <w:rPr>
          <w:highlight w:val="red"/>
        </w:rPr>
        <w:t>Danny please revise and add a good citation.</w:t>
      </w:r>
    </w:p>
  </w:comment>
  <w:comment w:id="362" w:author="ewarner" w:date="2014-07-15T14:21:00Z" w:initials="e">
    <w:p w:rsidR="00235820" w:rsidRPr="00B6703F" w:rsidRDefault="00235820">
      <w:pPr>
        <w:pStyle w:val="CommentText"/>
        <w:rPr>
          <w:highlight w:val="green"/>
        </w:rPr>
      </w:pPr>
      <w:r>
        <w:rPr>
          <w:rStyle w:val="CommentReference"/>
        </w:rPr>
        <w:annotationRef/>
      </w:r>
      <w:r w:rsidRPr="00B6703F">
        <w:rPr>
          <w:highlight w:val="green"/>
        </w:rPr>
        <w:t>R#1: This section only reviewed one method – Penman-</w:t>
      </w:r>
      <w:proofErr w:type="spellStart"/>
      <w:r w:rsidRPr="00B6703F">
        <w:rPr>
          <w:highlight w:val="green"/>
        </w:rPr>
        <w:t>Monteith</w:t>
      </w:r>
      <w:proofErr w:type="spellEnd"/>
      <w:r w:rsidRPr="00B6703F">
        <w:rPr>
          <w:highlight w:val="green"/>
        </w:rPr>
        <w:t>. There are several methodologies exist but not mentioned. For the models, WETT is soil erosion model and there are other models of this type. An online water footprint model WATER (http://water.es.anl.gov/) is another example of the models.</w:t>
      </w:r>
    </w:p>
    <w:p w:rsidR="00235820" w:rsidRDefault="00235820">
      <w:pPr>
        <w:pStyle w:val="CommentText"/>
      </w:pPr>
      <w:r w:rsidRPr="00B6703F">
        <w:rPr>
          <w:highlight w:val="green"/>
        </w:rPr>
        <w:t xml:space="preserve">EW: This section is intended to focus solely on methods and models related to a complete water </w:t>
      </w:r>
      <w:proofErr w:type="spellStart"/>
      <w:r w:rsidRPr="00B6703F">
        <w:rPr>
          <w:highlight w:val="green"/>
        </w:rPr>
        <w:t>footprinting</w:t>
      </w:r>
      <w:proofErr w:type="spellEnd"/>
      <w:r w:rsidRPr="00B6703F">
        <w:rPr>
          <w:highlight w:val="green"/>
        </w:rPr>
        <w:t xml:space="preserve"> and not partial footprints or other related issues such as water quality or soil erosion. We mention the WEPP model as an example of other water related models that we are not covering in detail. We added text to make this clearer. We also added a footnote to ANL's model. We apologize as this footnote was incorrectly deleted in the original paper submission.</w:t>
      </w:r>
    </w:p>
  </w:comment>
  <w:comment w:id="440" w:author="ewarner" w:date="2014-07-15T12:08:00Z" w:initials="e">
    <w:p w:rsidR="00235820" w:rsidRDefault="00235820" w:rsidP="0071753E">
      <w:pPr>
        <w:pStyle w:val="CommentText"/>
      </w:pPr>
      <w:r>
        <w:rPr>
          <w:rStyle w:val="CommentReference"/>
        </w:rPr>
        <w:annotationRef/>
      </w:r>
      <w:r>
        <w:t xml:space="preserve">R#2 The authors claim to be calculating the crop co-efficient curve for "each station from exogenous </w:t>
      </w:r>
      <w:proofErr w:type="spellStart"/>
      <w:r>
        <w:t>Cligen</w:t>
      </w:r>
      <w:proofErr w:type="spellEnd"/>
      <w:r>
        <w:t xml:space="preserve"> data instead of just using a standardized crop co-efficient curve".  The authors should provide more information as to how they are doing the endogenous calculation (Figure 4). </w:t>
      </w:r>
    </w:p>
    <w:p w:rsidR="00235820" w:rsidRDefault="00235820" w:rsidP="0071753E">
      <w:pPr>
        <w:pStyle w:val="CommentText"/>
      </w:pPr>
    </w:p>
    <w:p w:rsidR="00235820" w:rsidRDefault="00235820" w:rsidP="0071753E">
      <w:pPr>
        <w:pStyle w:val="CommentText"/>
      </w:pPr>
      <w:r>
        <w:t>Typically Kc is parameterized using in-field measurements (see Steele et al. 1996. Transactions of the ASAE 39:931) for an example comparing use of cumulative degree growing days vs. day post planting). Perhaps more detail on the method with citations to the actual equations used* and parameterizing measurements would clear up the confusion. Since this is a central important feature of the tool, it should be described in more detail. Perhaps an example calculated Kc curve could be shown and compared with literature values.</w:t>
      </w:r>
    </w:p>
    <w:p w:rsidR="00235820" w:rsidRDefault="00235820" w:rsidP="0071753E">
      <w:pPr>
        <w:pStyle w:val="CommentText"/>
      </w:pPr>
    </w:p>
    <w:p w:rsidR="00235820" w:rsidRDefault="00235820" w:rsidP="0071753E">
      <w:pPr>
        <w:pStyle w:val="CommentText"/>
      </w:pPr>
      <w:r>
        <w:t xml:space="preserve">*[It would be helpful to see all the math. For example, how is the soil moisture component determining crop water demand (Figure 4) (i.e. what is the relationship used). Are the authors calculating a water balance such as that of </w:t>
      </w:r>
      <w:proofErr w:type="spellStart"/>
      <w:r>
        <w:t>Chiuw</w:t>
      </w:r>
      <w:proofErr w:type="spellEnd"/>
      <w:r>
        <w:t xml:space="preserve"> et al 2002 where </w:t>
      </w:r>
      <w:proofErr w:type="spellStart"/>
      <w:r>
        <w:t>ETactual</w:t>
      </w:r>
      <w:proofErr w:type="spellEnd"/>
      <w:r>
        <w:t xml:space="preserve"> = </w:t>
      </w:r>
      <w:proofErr w:type="gramStart"/>
      <w:r>
        <w:t>f(</w:t>
      </w:r>
      <w:proofErr w:type="gramEnd"/>
      <w:r>
        <w:t xml:space="preserve">soil moisture, </w:t>
      </w:r>
      <w:proofErr w:type="spellStart"/>
      <w:r>
        <w:t>ETpotential</w:t>
      </w:r>
      <w:proofErr w:type="spellEnd"/>
      <w:r>
        <w:t>)??]</w:t>
      </w:r>
    </w:p>
  </w:comment>
  <w:comment w:id="441" w:author="ewarner" w:date="2014-07-15T12:08:00Z" w:initials="e">
    <w:p w:rsidR="00235820" w:rsidRDefault="00235820">
      <w:pPr>
        <w:pStyle w:val="CommentText"/>
      </w:pPr>
      <w:r>
        <w:rPr>
          <w:rStyle w:val="CommentReference"/>
        </w:rPr>
        <w:annotationRef/>
      </w:r>
      <w:r w:rsidRPr="0071753E">
        <w:t xml:space="preserve">4) The authors state </w:t>
      </w:r>
      <w:proofErr w:type="gramStart"/>
      <w:r w:rsidRPr="0071753E">
        <w:t>the  Kc</w:t>
      </w:r>
      <w:proofErr w:type="gramEnd"/>
      <w:r w:rsidRPr="0071753E">
        <w:t xml:space="preserve">, crop co-efficient varies from 0 to 1; however, there are many cases where Kc exceeds 1. </w:t>
      </w:r>
      <w:proofErr w:type="gramStart"/>
      <w:r w:rsidRPr="0071753E">
        <w:t>e.g</w:t>
      </w:r>
      <w:proofErr w:type="gramEnd"/>
      <w:r w:rsidRPr="0071753E">
        <w:t>. the common accepted Kc for corn from14 leaves through beginning dent is 1.1 and Kc(mid) for maize according the FAO is 1.2. The Kc for soy exceeds 1 from beginning pod through full seed development. Are the authors simply generalizing or are they restricting their calculated Kc?</w:t>
      </w:r>
    </w:p>
  </w:comment>
  <w:comment w:id="483" w:author="ewarner" w:date="2014-07-15T14:22:00Z" w:initials="e">
    <w:p w:rsidR="00235820" w:rsidRPr="00B6703F" w:rsidRDefault="00235820" w:rsidP="002227C1">
      <w:pPr>
        <w:pStyle w:val="CommentText"/>
        <w:rPr>
          <w:highlight w:val="green"/>
        </w:rPr>
      </w:pPr>
      <w:r>
        <w:rPr>
          <w:rStyle w:val="CommentReference"/>
        </w:rPr>
        <w:annotationRef/>
      </w:r>
      <w:r w:rsidRPr="00B6703F">
        <w:rPr>
          <w:highlight w:val="green"/>
        </w:rPr>
        <w:t>R#1: The literature review needs to include more recent publications on water footprint of biofuels which include both green and blue water footprint and at county level (2012 and 2013). For example:</w:t>
      </w:r>
    </w:p>
    <w:p w:rsidR="00235820" w:rsidRPr="00B6703F" w:rsidRDefault="00235820" w:rsidP="002227C1">
      <w:pPr>
        <w:pStyle w:val="CommentText"/>
        <w:rPr>
          <w:highlight w:val="green"/>
        </w:rPr>
      </w:pPr>
      <w:r w:rsidRPr="00B6703F">
        <w:rPr>
          <w:highlight w:val="green"/>
        </w:rPr>
        <w:t xml:space="preserve">A. Chiu, Y. and M. Wu. 2013. Water footprint of biofuel produced from forest wood residue via a mixed alcohol gasification process, Environ. Res. </w:t>
      </w:r>
      <w:proofErr w:type="spellStart"/>
      <w:r w:rsidRPr="00B6703F">
        <w:rPr>
          <w:highlight w:val="green"/>
        </w:rPr>
        <w:t>Lett</w:t>
      </w:r>
      <w:proofErr w:type="spellEnd"/>
      <w:r w:rsidRPr="00B6703F">
        <w:rPr>
          <w:highlight w:val="green"/>
        </w:rPr>
        <w:t>. Vol. 8, No. 3 (2013). DOI: 10.1088/1748-9326/8/3/035015.</w:t>
      </w:r>
    </w:p>
    <w:p w:rsidR="00235820" w:rsidRPr="00B6703F" w:rsidRDefault="00235820" w:rsidP="002227C1">
      <w:pPr>
        <w:pStyle w:val="CommentText"/>
        <w:rPr>
          <w:highlight w:val="green"/>
        </w:rPr>
      </w:pPr>
      <w:r w:rsidRPr="00B6703F">
        <w:rPr>
          <w:highlight w:val="green"/>
        </w:rPr>
        <w:t>B. Chiu, Y., M. Wu. 2013. Considering water availability and wastewater resources in the</w:t>
      </w:r>
    </w:p>
    <w:p w:rsidR="00235820" w:rsidRPr="00B6703F" w:rsidRDefault="00235820" w:rsidP="002227C1">
      <w:pPr>
        <w:pStyle w:val="CommentText"/>
        <w:rPr>
          <w:highlight w:val="green"/>
        </w:rPr>
      </w:pPr>
      <w:proofErr w:type="gramStart"/>
      <w:r w:rsidRPr="00B6703F">
        <w:rPr>
          <w:highlight w:val="green"/>
        </w:rPr>
        <w:t>development</w:t>
      </w:r>
      <w:proofErr w:type="gramEnd"/>
      <w:r w:rsidRPr="00B6703F">
        <w:rPr>
          <w:highlight w:val="green"/>
        </w:rPr>
        <w:t xml:space="preserve"> of algal bio-oil, </w:t>
      </w:r>
      <w:proofErr w:type="spellStart"/>
      <w:r w:rsidRPr="00B6703F">
        <w:rPr>
          <w:highlight w:val="green"/>
        </w:rPr>
        <w:t>Biofuels</w:t>
      </w:r>
      <w:proofErr w:type="spellEnd"/>
      <w:r w:rsidRPr="00B6703F">
        <w:rPr>
          <w:highlight w:val="green"/>
        </w:rPr>
        <w:t xml:space="preserve">, </w:t>
      </w:r>
      <w:proofErr w:type="spellStart"/>
      <w:r w:rsidRPr="00B6703F">
        <w:rPr>
          <w:highlight w:val="green"/>
        </w:rPr>
        <w:t>Bioprod</w:t>
      </w:r>
      <w:proofErr w:type="spellEnd"/>
      <w:r w:rsidRPr="00B6703F">
        <w:rPr>
          <w:highlight w:val="green"/>
        </w:rPr>
        <w:t xml:space="preserve">. </w:t>
      </w:r>
      <w:proofErr w:type="spellStart"/>
      <w:r w:rsidRPr="00B6703F">
        <w:rPr>
          <w:highlight w:val="green"/>
        </w:rPr>
        <w:t>Bioref</w:t>
      </w:r>
      <w:proofErr w:type="spellEnd"/>
      <w:r w:rsidRPr="00B6703F">
        <w:rPr>
          <w:highlight w:val="green"/>
        </w:rPr>
        <w:t>. (2013) Vol. 7 (4), p406-415. DOI: 10.1002/bbb.1397.</w:t>
      </w:r>
    </w:p>
    <w:p w:rsidR="00235820" w:rsidRPr="00B6703F" w:rsidRDefault="00235820" w:rsidP="002227C1">
      <w:pPr>
        <w:pStyle w:val="CommentText"/>
        <w:rPr>
          <w:highlight w:val="green"/>
        </w:rPr>
      </w:pPr>
      <w:r w:rsidRPr="00B6703F">
        <w:rPr>
          <w:highlight w:val="green"/>
        </w:rPr>
        <w:t xml:space="preserve">C. Wu, M., Chiu, Y., and </w:t>
      </w:r>
      <w:proofErr w:type="spellStart"/>
      <w:r w:rsidRPr="00B6703F">
        <w:rPr>
          <w:highlight w:val="green"/>
        </w:rPr>
        <w:t>Demissie</w:t>
      </w:r>
      <w:proofErr w:type="spellEnd"/>
      <w:r w:rsidRPr="00B6703F">
        <w:rPr>
          <w:highlight w:val="green"/>
        </w:rPr>
        <w:t>, Y. 2012. Quantifying the Regional Water Footprint of Biofuel Using Multiple Analytical Tools, Water Resource Research. VOL. 48, W10518.</w:t>
      </w:r>
    </w:p>
    <w:p w:rsidR="00235820" w:rsidRDefault="00235820" w:rsidP="002227C1">
      <w:pPr>
        <w:pStyle w:val="CommentText"/>
      </w:pPr>
      <w:r w:rsidRPr="00B6703F">
        <w:rPr>
          <w:highlight w:val="green"/>
        </w:rPr>
        <w:t>EW: As suggested this recent literature has been added to the paper.</w:t>
      </w:r>
    </w:p>
  </w:comment>
  <w:comment w:id="484" w:author="ewarner" w:date="2014-07-15T14:22:00Z" w:initials="e">
    <w:p w:rsidR="00235820" w:rsidRPr="00B6703F" w:rsidRDefault="00235820">
      <w:pPr>
        <w:pStyle w:val="CommentText"/>
        <w:rPr>
          <w:highlight w:val="green"/>
        </w:rPr>
      </w:pPr>
      <w:r>
        <w:rPr>
          <w:rStyle w:val="CommentReference"/>
        </w:rPr>
        <w:annotationRef/>
      </w:r>
      <w:r w:rsidRPr="00B6703F">
        <w:rPr>
          <w:highlight w:val="green"/>
        </w:rPr>
        <w:t>R#1: I agree with the authors that many past water footprint assessments focus on country or state level. It should be pointed out that recent publications have already moved toward county-level modeling and addressed both green and blue water, such as references 32, 39, 42, and others not cited.</w:t>
      </w:r>
    </w:p>
    <w:p w:rsidR="00235820" w:rsidRDefault="00235820">
      <w:pPr>
        <w:pStyle w:val="CommentText"/>
      </w:pPr>
      <w:r w:rsidRPr="00B6703F">
        <w:rPr>
          <w:highlight w:val="green"/>
        </w:rPr>
        <w:t>EW: As suggested all instances of geographic coverage now mention recent county level analysis.</w:t>
      </w:r>
    </w:p>
  </w:comment>
  <w:comment w:id="520" w:author="ewarner" w:date="2014-07-15T14:32:00Z" w:initials="e">
    <w:p w:rsidR="00235820" w:rsidRPr="00D97558" w:rsidRDefault="00235820">
      <w:pPr>
        <w:pStyle w:val="CommentText"/>
        <w:rPr>
          <w:highlight w:val="green"/>
        </w:rPr>
      </w:pPr>
      <w:r>
        <w:rPr>
          <w:rStyle w:val="CommentReference"/>
        </w:rPr>
        <w:annotationRef/>
      </w:r>
      <w:r w:rsidRPr="00D97558">
        <w:rPr>
          <w:highlight w:val="green"/>
        </w:rPr>
        <w:t>R#1: “Many existing water consumption studies have been limited in the scope of crops evaluated, and thus inhibit multi-crop comparisons”. What exactly the authors want to express? In fact, several studies in the reference are multi-crop comparison. Studies with the scope of multiple crops often generate multi-crop comparisons, rather than inhibit the comparisons. Also the scope defines the study. This sentence may need to be clarified or reworded.</w:t>
      </w:r>
    </w:p>
    <w:p w:rsidR="00235820" w:rsidRDefault="00235820">
      <w:pPr>
        <w:pStyle w:val="CommentText"/>
      </w:pPr>
      <w:r w:rsidRPr="00D97558">
        <w:rPr>
          <w:highlight w:val="green"/>
        </w:rPr>
        <w:t>EW: Revised for clarity.</w:t>
      </w:r>
    </w:p>
  </w:comment>
  <w:comment w:id="539" w:author="Windows User" w:date="2014-07-22T10:06:00Z" w:initials="DS">
    <w:p w:rsidR="00235820" w:rsidRDefault="00235820">
      <w:pPr>
        <w:pStyle w:val="CommentText"/>
      </w:pPr>
      <w:r>
        <w:rPr>
          <w:rStyle w:val="CommentReference"/>
        </w:rPr>
        <w:annotationRef/>
      </w:r>
      <w:r>
        <w:t xml:space="preserve">STATSGO2 defines the spatial resolution and the associated SSURGO tabular Access database is the source of the physical soil and crop yield data which are joined and layered by the STATSGO mapping units. This layering defines the exogenous inputs. See additional figure and associated metadata. </w:t>
      </w:r>
    </w:p>
    <w:p w:rsidR="00235820" w:rsidRDefault="00235820">
      <w:pPr>
        <w:pStyle w:val="CommentText"/>
      </w:pPr>
    </w:p>
    <w:p w:rsidR="00235820" w:rsidRPr="00235820" w:rsidRDefault="00235820" w:rsidP="00235820">
      <w:pPr>
        <w:pStyle w:val="CommentText"/>
      </w:pPr>
      <w:r w:rsidRPr="00235820">
        <w:t xml:space="preserve">Soil Survey Staff, Natural Resources Conservation Service, United States Department of Agriculture. Web Soil Survey. Available online </w:t>
      </w:r>
      <w:proofErr w:type="gramStart"/>
      <w:r w:rsidRPr="00235820">
        <w:t>at  http</w:t>
      </w:r>
      <w:proofErr w:type="gramEnd"/>
      <w:r w:rsidRPr="00235820">
        <w:t>://websoilsurvey.nrcs.usda.gov/. SSURGOV2.1</w:t>
      </w:r>
    </w:p>
    <w:p w:rsidR="00235820" w:rsidRPr="00235820" w:rsidRDefault="00235820" w:rsidP="00235820">
      <w:pPr>
        <w:pStyle w:val="CommentText"/>
      </w:pPr>
      <w:r w:rsidRPr="00235820">
        <w:t>MD 2.2.5.</w:t>
      </w:r>
    </w:p>
    <w:p w:rsidR="00235820" w:rsidRDefault="00235820">
      <w:pPr>
        <w:pStyle w:val="CommentText"/>
      </w:pPr>
    </w:p>
  </w:comment>
  <w:comment w:id="540" w:author="ewarner" w:date="2014-07-15T12:08:00Z" w:initials="e">
    <w:p w:rsidR="00235820" w:rsidRDefault="00235820">
      <w:pPr>
        <w:pStyle w:val="CommentText"/>
      </w:pPr>
      <w:r>
        <w:rPr>
          <w:rStyle w:val="CommentReference"/>
        </w:rPr>
        <w:annotationRef/>
      </w:r>
      <w:r>
        <w:t xml:space="preserve">R#2 </w:t>
      </w:r>
      <w:r w:rsidRPr="0071753E">
        <w:t>Without supporting documentation, it is difficult to understand how the biomass yield, a critical parameter, is determined.  Figure 4 shows the yield as an exogenous input; however, the source of this input is not clear. The authors do not discuss the yield component at all except to postulate that a comparison of actual vs. 'potential' yield would be useful (p28</w:t>
      </w:r>
      <w:proofErr w:type="gramStart"/>
      <w:r w:rsidRPr="0071753E">
        <w:t>,line13</w:t>
      </w:r>
      <w:proofErr w:type="gramEnd"/>
      <w:r w:rsidRPr="0071753E">
        <w:t>-14). The references cited on p17, lines 9-11 regarding "harvesting data" seem only to contain information on harvesting dates - not yield.</w:t>
      </w:r>
    </w:p>
  </w:comment>
  <w:comment w:id="541" w:author="ewarner" w:date="2014-07-15T12:08:00Z" w:initials="e">
    <w:p w:rsidR="00235820" w:rsidRDefault="00235820">
      <w:pPr>
        <w:pStyle w:val="CommentText"/>
      </w:pPr>
      <w:r>
        <w:rPr>
          <w:rStyle w:val="CommentReference"/>
        </w:rPr>
        <w:annotationRef/>
      </w:r>
      <w:r>
        <w:t xml:space="preserve">R#2 </w:t>
      </w:r>
      <w:r w:rsidRPr="0071753E">
        <w:t>Several facets of the paper hint that perhaps a yield model is being used: the paper is states that it is calculating hypothetical maximum water footprints (p23, line14), they appear to be using only planting and harvest dates as input (p17, line9), and they are showing yields in counties which have no reported yield in NASS (figures 5-6) (e.g. corn acres have not been reported in Chippewa county Michigan in the last 25 years, 15 years for Itasca county Minnesota and more than 30 years for St. Louis county, MN).  It is critical to know the source of this input, not only because it determines the denominator of the footprint but because it used in the calculation of the numerator as well....For example, on p. 17 lines 4-5, the authors state that the they are calculating the available water capacity (a parameter required to determine crop yield) to be "calculated from the soil physical properties and the crop yield", thus, the yield parameter is critical to the water use estimate.  Further is it stated that the "[n]on-irrigated STATSGO2 crop yields were aggregated..." (p17 line5) and that "</w:t>
      </w:r>
      <w:proofErr w:type="spellStart"/>
      <w:r w:rsidRPr="0071753E">
        <w:t>BioSpatial</w:t>
      </w:r>
      <w:proofErr w:type="spellEnd"/>
      <w:r w:rsidRPr="0071753E">
        <w:t xml:space="preserve"> H2O is currently based on available agricultural crop data from STATSGO2" (p15, line 4). However, the database, by all appearances refers to geophysical soil characteristics only. Perhaps the database has been updated beyond what is obvious from the website. If so, the authors should cite that update. If not, the authors should be more precise in their description of the yield data sources.</w:t>
      </w:r>
    </w:p>
  </w:comment>
  <w:comment w:id="542" w:author="ewarner" w:date="2014-07-15T12:08:00Z" w:initials="e">
    <w:p w:rsidR="00235820" w:rsidRDefault="00235820">
      <w:pPr>
        <w:pStyle w:val="CommentText"/>
      </w:pPr>
      <w:r>
        <w:rPr>
          <w:rStyle w:val="CommentReference"/>
        </w:rPr>
        <w:annotationRef/>
      </w:r>
      <w:r>
        <w:t xml:space="preserve">R#2 </w:t>
      </w:r>
      <w:r w:rsidRPr="0062193C">
        <w:t xml:space="preserve">Finally, like many water footprint papers now commonly accepted - the authors portray </w:t>
      </w:r>
      <w:proofErr w:type="spellStart"/>
      <w:r w:rsidRPr="0062193C">
        <w:t>greenwater</w:t>
      </w:r>
      <w:proofErr w:type="spellEnd"/>
      <w:r w:rsidRPr="0062193C">
        <w:t xml:space="preserve"> </w:t>
      </w:r>
      <w:proofErr w:type="spellStart"/>
      <w:r w:rsidRPr="0062193C">
        <w:t>evapotranspiration</w:t>
      </w:r>
      <w:proofErr w:type="spellEnd"/>
      <w:r w:rsidRPr="0062193C">
        <w:t xml:space="preserve"> as "consumption", ignoring the natural ET of the ecosystem in the absence of crop (e.g. forest or perennial prairie) which is equal to or greater than many crop values and which provides vital ecosystem services. Again, while this is the apparently acceptable current trend in the literature, the consideration of a more representative base case would add considerable value to the manuscript.</w:t>
      </w:r>
    </w:p>
  </w:comment>
  <w:comment w:id="543" w:author="ewarner" w:date="2014-07-15T14:40:00Z" w:initials="e">
    <w:p w:rsidR="00235820" w:rsidRDefault="00235820">
      <w:pPr>
        <w:pStyle w:val="CommentText"/>
      </w:pPr>
      <w:r>
        <w:rPr>
          <w:rStyle w:val="CommentReference"/>
        </w:rPr>
        <w:annotationRef/>
      </w:r>
      <w:r w:rsidRPr="00995C04">
        <w:rPr>
          <w:highlight w:val="red"/>
        </w:rPr>
        <w:t xml:space="preserve">R#1: One point was missing in the methodology is how the </w:t>
      </w:r>
      <w:proofErr w:type="spellStart"/>
      <w:r w:rsidRPr="00995C04">
        <w:rPr>
          <w:highlight w:val="red"/>
        </w:rPr>
        <w:t>Cligen</w:t>
      </w:r>
      <w:proofErr w:type="spellEnd"/>
      <w:r w:rsidRPr="00995C04">
        <w:rPr>
          <w:highlight w:val="red"/>
        </w:rPr>
        <w:t xml:space="preserve"> station/STASGO2-based data are distributed to county level, because STATSGO2 contains mostly state-based data. Results in Figure 6 show county level coverage but it is not clear how it was derived</w:t>
      </w:r>
    </w:p>
  </w:comment>
  <w:comment w:id="557" w:author="Windows User" w:date="2014-07-22T10:12:00Z" w:initials="DS">
    <w:p w:rsidR="005503CB" w:rsidRDefault="005503CB">
      <w:pPr>
        <w:pStyle w:val="CommentText"/>
      </w:pPr>
      <w:r>
        <w:rPr>
          <w:rStyle w:val="CommentReference"/>
        </w:rPr>
        <w:annotationRef/>
      </w:r>
      <w:r>
        <w:t>Add citation for SSURG02.1, see previous comment.</w:t>
      </w:r>
    </w:p>
  </w:comment>
  <w:comment w:id="559" w:author="Windows User" w:date="2014-07-22T11:05:00Z" w:initials="DS">
    <w:p w:rsidR="005503CB" w:rsidRPr="004F02AE" w:rsidRDefault="005503CB">
      <w:pPr>
        <w:pStyle w:val="CommentText"/>
        <w:rPr>
          <w:rFonts w:ascii="Arial" w:hAnsi="Arial" w:cs="Arial" w:hint="eastAsia"/>
          <w:lang w:eastAsia="ko-KR"/>
        </w:rPr>
      </w:pPr>
      <w:r>
        <w:rPr>
          <w:rStyle w:val="CommentReference"/>
        </w:rPr>
        <w:annotationRef/>
      </w:r>
      <w:r w:rsidR="006377D8">
        <w:t xml:space="preserve">Add this text here?  </w:t>
      </w:r>
      <w:r>
        <w:t>STATSGO</w:t>
      </w:r>
      <w:r w:rsidR="006377D8">
        <w:t>2</w:t>
      </w:r>
      <w:r>
        <w:t xml:space="preserve"> map units (MUSYM) were </w:t>
      </w:r>
      <w:r w:rsidRPr="005503CB">
        <w:t xml:space="preserve">determined by sampling </w:t>
      </w:r>
      <w:r w:rsidR="004C4316">
        <w:t xml:space="preserve">higher resolution </w:t>
      </w:r>
      <w:r>
        <w:t xml:space="preserve">areas </w:t>
      </w:r>
      <w:r w:rsidRPr="005503CB">
        <w:t xml:space="preserve">and then statistically expanding the data to characterize the </w:t>
      </w:r>
      <w:r>
        <w:t xml:space="preserve">entire map unit. </w:t>
      </w:r>
      <w:r w:rsidRPr="005503CB">
        <w:t xml:space="preserve">The spatial </w:t>
      </w:r>
      <w:r w:rsidR="004C4316">
        <w:t xml:space="preserve">coverage </w:t>
      </w:r>
      <w:r w:rsidRPr="005503CB">
        <w:t xml:space="preserve">is </w:t>
      </w:r>
      <w:r w:rsidR="004C4316">
        <w:t xml:space="preserve">available at </w:t>
      </w:r>
      <w:r w:rsidRPr="005503CB">
        <w:t>state, territorial, and national extents</w:t>
      </w:r>
      <w:r w:rsidR="004C4316">
        <w:t>,</w:t>
      </w:r>
      <w:r w:rsidRPr="005503CB">
        <w:t xml:space="preserve"> </w:t>
      </w:r>
      <w:r w:rsidR="004F02AE">
        <w:t xml:space="preserve">BiospatialH20 </w:t>
      </w:r>
      <w:r w:rsidRPr="005503CB">
        <w:t>used the soil mapping unit at the national extents level.</w:t>
      </w:r>
    </w:p>
  </w:comment>
  <w:comment w:id="561" w:author="Windows User" w:date="2014-07-22T10:40:00Z" w:initials="DS">
    <w:p w:rsidR="006377D8" w:rsidRDefault="006377D8">
      <w:pPr>
        <w:pStyle w:val="CommentText"/>
      </w:pPr>
      <w:r>
        <w:rPr>
          <w:rStyle w:val="CommentReference"/>
        </w:rPr>
        <w:annotationRef/>
      </w:r>
      <w:r>
        <w:t xml:space="preserve">The STATSGO2 soil mapping units were joined to the </w:t>
      </w:r>
      <w:proofErr w:type="spellStart"/>
      <w:r>
        <w:t>cligen</w:t>
      </w:r>
      <w:proofErr w:type="spellEnd"/>
      <w:r>
        <w:t xml:space="preserve"> station locations, creating a MUSYM </w:t>
      </w:r>
      <w:r w:rsidR="009139DC">
        <w:t xml:space="preserve">map attribute for </w:t>
      </w:r>
      <w:r>
        <w:t>each climate point.</w:t>
      </w:r>
      <w:r w:rsidR="009139DC">
        <w:t xml:space="preserve"> </w:t>
      </w:r>
      <w:r>
        <w:t xml:space="preserve"> </w:t>
      </w:r>
      <w:r w:rsidR="009139DC">
        <w:t>Use data layer figure here?</w:t>
      </w:r>
    </w:p>
  </w:comment>
  <w:comment w:id="570" w:author="Windows User" w:date="2014-07-22T11:04:00Z" w:initials="DS">
    <w:p w:rsidR="009139DC" w:rsidRDefault="009139DC">
      <w:pPr>
        <w:pStyle w:val="CommentText"/>
      </w:pPr>
      <w:r>
        <w:rPr>
          <w:rStyle w:val="CommentReference"/>
        </w:rPr>
        <w:annotationRef/>
      </w:r>
      <w:r>
        <w:t xml:space="preserve">We did not calculate the water capacity </w:t>
      </w:r>
      <w:proofErr w:type="gramStart"/>
      <w:r>
        <w:t xml:space="preserve">as </w:t>
      </w:r>
      <w:r w:rsidR="004C4316">
        <w:t xml:space="preserve"> </w:t>
      </w:r>
      <w:r>
        <w:t>we</w:t>
      </w:r>
      <w:proofErr w:type="gramEnd"/>
      <w:r>
        <w:t xml:space="preserve"> originally planned, we used the data directly from the physical soil properties in the SSURGO</w:t>
      </w:r>
      <w:r w:rsidR="004C4316">
        <w:t>2.1</w:t>
      </w:r>
      <w:r>
        <w:t xml:space="preserve"> database. This </w:t>
      </w:r>
      <w:r w:rsidR="004C4316">
        <w:t xml:space="preserve">is </w:t>
      </w:r>
      <w:r>
        <w:t xml:space="preserve">also </w:t>
      </w:r>
      <w:r w:rsidR="004C4316">
        <w:t>true for the weighted</w:t>
      </w:r>
      <w:r>
        <w:t xml:space="preserve"> averages by depth, these were NOT used.</w:t>
      </w:r>
    </w:p>
  </w:comment>
  <w:comment w:id="589" w:author="Windows User" w:date="2014-07-22T10:51:00Z" w:initials="DS">
    <w:p w:rsidR="00875F4F" w:rsidRDefault="00875F4F">
      <w:pPr>
        <w:pStyle w:val="CommentText"/>
      </w:pPr>
      <w:r>
        <w:rPr>
          <w:rStyle w:val="CommentReference"/>
        </w:rPr>
        <w:annotationRef/>
      </w:r>
      <w:r>
        <w:t xml:space="preserve">We used 4 references for the harvest and planting dates. Only two are included. </w:t>
      </w:r>
    </w:p>
    <w:p w:rsidR="00875F4F" w:rsidRDefault="00875F4F">
      <w:pPr>
        <w:pStyle w:val="CommentText"/>
      </w:pPr>
      <w:r>
        <w:t>Here are the other two:</w:t>
      </w:r>
    </w:p>
    <w:p w:rsidR="00875F4F" w:rsidRDefault="00875F4F">
      <w:pPr>
        <w:pStyle w:val="CommentText"/>
      </w:pPr>
    </w:p>
    <w:p w:rsidR="00875F4F" w:rsidRDefault="00875F4F">
      <w:pPr>
        <w:pStyle w:val="CommentText"/>
      </w:pPr>
      <w:hyperlink r:id="rId1" w:history="1">
        <w:r w:rsidRPr="00A82F48">
          <w:rPr>
            <w:rStyle w:val="Hyperlink"/>
            <w:rFonts w:cstheme="minorBidi"/>
          </w:rPr>
          <w:t>https://utextension.tennessee.edu/publications/Documents/pb378.pdf</w:t>
        </w:r>
      </w:hyperlink>
    </w:p>
    <w:p w:rsidR="00875F4F" w:rsidRDefault="00875F4F">
      <w:pPr>
        <w:pStyle w:val="CommentText"/>
      </w:pPr>
    </w:p>
    <w:p w:rsidR="00875F4F" w:rsidRDefault="00875F4F">
      <w:pPr>
        <w:pStyle w:val="CommentText"/>
      </w:pPr>
      <w:hyperlink r:id="rId2" w:history="1">
        <w:r w:rsidRPr="00A82F48">
          <w:rPr>
            <w:rStyle w:val="Hyperlink"/>
            <w:rFonts w:cstheme="minorBidi"/>
          </w:rPr>
          <w:t>http://pacificbiomass.org/documents/OilSeed/BiofuelsVarietyTrialsHalCollins.pdf</w:t>
        </w:r>
      </w:hyperlink>
    </w:p>
  </w:comment>
  <w:comment w:id="601" w:author="ewarner" w:date="2014-07-15T12:08:00Z" w:initials="e">
    <w:p w:rsidR="00235820" w:rsidRDefault="00235820" w:rsidP="0071753E">
      <w:pPr>
        <w:pStyle w:val="CommentText"/>
      </w:pPr>
      <w:r>
        <w:rPr>
          <w:rStyle w:val="CommentReference"/>
        </w:rPr>
        <w:annotationRef/>
      </w:r>
      <w:r>
        <w:t xml:space="preserve">R#2 Like many previous water footprint papers, the authors calculate blue water (irrigation) use as a theoretical maximum. Other authors (notably Hoekstra et al.), calculate a theoretical water requirement based on maximal yield and then derive irrigation water used by subtracting the naturally available water (precipitation or derived soil water) and assigning the deficit as a blue water footprint - whether or not irrigation is actually used. The approach was widely criticized and subsequent versions of the footprint now incorporate more realistic assumptions. This manuscript presents a similar extreme technique, with very thin justification and inadequately described methods. </w:t>
      </w:r>
    </w:p>
    <w:p w:rsidR="00235820" w:rsidRDefault="00235820" w:rsidP="0071753E">
      <w:pPr>
        <w:pStyle w:val="CommentText"/>
      </w:pPr>
    </w:p>
    <w:p w:rsidR="00235820" w:rsidRDefault="00235820" w:rsidP="0071753E">
      <w:pPr>
        <w:pStyle w:val="CommentText"/>
      </w:pPr>
      <w:r>
        <w:t>For example, the manuscript depicts corn and soybean production in some areas where if production occurs, it occurs sporadically at low levels due to short growing season and frost (e.g. upper Michigan and Minnesota), yet here too, irrigation is depicted (Figures 5-6). This approach is extremely misleading in the abstract but is even more so given the highly resolved presentation of this paper (i.e. the appearance of highly resolved data). There is no doubt that one unfamiliar with the agronomy of these crops or regions would look at Figure 6 and conclude that the vast majority of corn in the US is irrigated, despite the authors disclaimer on page 11. The figure on the caption should be adjusted to include "hypothetical maximal" etc. to distinguish model output from being interpreted as actual data</w:t>
      </w:r>
    </w:p>
    <w:p w:rsidR="00235820" w:rsidRDefault="00235820" w:rsidP="0071753E">
      <w:pPr>
        <w:pStyle w:val="CommentText"/>
      </w:pPr>
    </w:p>
    <w:p w:rsidR="00235820" w:rsidRDefault="00235820" w:rsidP="0071753E">
      <w:pPr>
        <w:pStyle w:val="CommentText"/>
      </w:pPr>
      <w:r>
        <w:t xml:space="preserve">[For the authors' reference, corn yield and water use in corn production are changing due to new varieties and changes in agronomic practice (e.g. increased planting density). From 1980-2011 the volume of water used per irrigated acre decreased 28 percent (1.0 percent compound annually) and volume per incremental bushel produced as a result of irrigation decreased 53 percent (2.4 percent compound annually). The average water use (per irrigated acre) was 12.0 acre inches in 2011 compared with 16.8 acre inches in 1980. During that same time period average yields nearly doubled on irrigated acres - NASS </w:t>
      </w:r>
      <w:proofErr w:type="spellStart"/>
      <w:r>
        <w:t>QuickStats</w:t>
      </w:r>
      <w:proofErr w:type="spellEnd"/>
      <w:r>
        <w:t xml:space="preserve"> 2.0].</w:t>
      </w:r>
    </w:p>
  </w:comment>
  <w:comment w:id="602" w:author="ewarner" w:date="2014-07-15T12:08:00Z" w:initials="e">
    <w:p w:rsidR="00235820" w:rsidRDefault="00235820">
      <w:pPr>
        <w:pStyle w:val="CommentText"/>
      </w:pPr>
      <w:r>
        <w:rPr>
          <w:rStyle w:val="CommentReference"/>
        </w:rPr>
        <w:annotationRef/>
      </w:r>
      <w:r>
        <w:t>R#2</w:t>
      </w:r>
      <w:r w:rsidRPr="0071753E">
        <w:t xml:space="preserve"> Allocation methods for the footprint are not addressed. For example, is there allocation for </w:t>
      </w:r>
      <w:proofErr w:type="spellStart"/>
      <w:r w:rsidRPr="0071753E">
        <w:t>stover</w:t>
      </w:r>
      <w:proofErr w:type="spellEnd"/>
      <w:r w:rsidRPr="0071753E">
        <w:t xml:space="preserve"> and distiller grain or </w:t>
      </w:r>
      <w:proofErr w:type="spellStart"/>
      <w:r w:rsidRPr="0071753E">
        <w:t>soycake</w:t>
      </w:r>
      <w:proofErr w:type="spellEnd"/>
      <w:r w:rsidRPr="0071753E">
        <w:t xml:space="preserve"> use? Or is the assumed water footprint only for energy purposes as the title implies. Although this is commonly the case for water footprint papers and the authors are not alone in this omission, it is especially misleading for soybean which is not grown as a dedicated biofuel crop, rather it is a protein feed crop from which the oil byproduct may be used for biodiesel or renewable diesel. The authors may wish to clarify this point.</w:t>
      </w:r>
    </w:p>
  </w:comment>
  <w:comment w:id="603" w:author="ewarner" w:date="2014-07-16T10:27:00Z" w:initials="e">
    <w:p w:rsidR="00235820" w:rsidRDefault="00235820">
      <w:pPr>
        <w:pStyle w:val="CommentText"/>
      </w:pPr>
      <w:r>
        <w:rPr>
          <w:rStyle w:val="CommentReference"/>
        </w:rPr>
        <w:annotationRef/>
      </w:r>
      <w:r>
        <w:t>Ethan needs to merge.</w:t>
      </w:r>
      <w:bookmarkStart w:id="615" w:name="_GoBack"/>
      <w:bookmarkEnd w:id="615"/>
    </w:p>
  </w:comment>
  <w:comment w:id="620" w:author="ewarner" w:date="2014-07-15T14:43:00Z" w:initials="e">
    <w:p w:rsidR="00235820" w:rsidRPr="00995C04" w:rsidRDefault="00235820">
      <w:pPr>
        <w:pStyle w:val="CommentText"/>
        <w:rPr>
          <w:highlight w:val="green"/>
        </w:rPr>
      </w:pPr>
      <w:r>
        <w:rPr>
          <w:rStyle w:val="CommentReference"/>
        </w:rPr>
        <w:annotationRef/>
      </w:r>
      <w:r w:rsidRPr="00995C04">
        <w:rPr>
          <w:highlight w:val="green"/>
        </w:rPr>
        <w:t>R#1: “Behind the crop coefficient curve and reference surface calculations are climate and soil input data and other user-determined assumptions.” It is not clear what these “other assumptions” are. If the crop coefficient estimate is the key improvement in this study which distinguishes this work from others that based on static curves, these are critical assumptions and should be spelled out and values presented. The footnote 3 does not provide enough reference supporting this sentence.</w:t>
      </w:r>
    </w:p>
    <w:p w:rsidR="00235820" w:rsidRDefault="00235820">
      <w:pPr>
        <w:pStyle w:val="CommentText"/>
      </w:pPr>
      <w:r w:rsidRPr="00995C04">
        <w:rPr>
          <w:highlight w:val="green"/>
        </w:rPr>
        <w:t>EW: We used the single crop coefficient method as outlined in FAO paper 56 for each crop assessed. We have added clarifying language around this to the paper.</w:t>
      </w:r>
    </w:p>
  </w:comment>
  <w:comment w:id="639" w:author="ewarner" w:date="2014-07-15T14:44:00Z" w:initials="e">
    <w:p w:rsidR="00235820" w:rsidRPr="00995C04" w:rsidRDefault="00235820">
      <w:pPr>
        <w:pStyle w:val="CommentText"/>
        <w:rPr>
          <w:highlight w:val="green"/>
        </w:rPr>
      </w:pPr>
      <w:r>
        <w:rPr>
          <w:rStyle w:val="CommentReference"/>
        </w:rPr>
        <w:annotationRef/>
      </w:r>
      <w:r w:rsidRPr="00995C04">
        <w:rPr>
          <w:highlight w:val="green"/>
        </w:rPr>
        <w:t>R#1: “By bringing the P-M method into an SD framework, we are calculating the water footprint for each derivative and integrating over the model run”. It is not clear to me what the “derivative” means here. P-M equation does not require derivatives in terms of mathematical definition. Authors may want to present clearly the approach and the difference between this work and the traditional method in applying the P-M equation.</w:t>
      </w:r>
    </w:p>
    <w:p w:rsidR="00235820" w:rsidRDefault="00235820">
      <w:pPr>
        <w:pStyle w:val="CommentText"/>
      </w:pPr>
      <w:r w:rsidRPr="00995C04">
        <w:rPr>
          <w:highlight w:val="green"/>
        </w:rPr>
        <w:t>EW: Language has been clarified</w:t>
      </w:r>
    </w:p>
  </w:comment>
  <w:comment w:id="640" w:author="ewarner" w:date="2014-07-15T12:08:00Z" w:initials="e">
    <w:p w:rsidR="00235820" w:rsidRDefault="00235820">
      <w:pPr>
        <w:pStyle w:val="CommentText"/>
      </w:pPr>
      <w:r>
        <w:rPr>
          <w:rStyle w:val="CommentReference"/>
        </w:rPr>
        <w:annotationRef/>
      </w:r>
      <w:r>
        <w:t xml:space="preserve">R#1: </w:t>
      </w:r>
      <w:r w:rsidRPr="00B52AC0">
        <w:t>This section is valuable. It would be good to show the results of verification at site level, county level or state level for the two major crops presented.</w:t>
      </w:r>
    </w:p>
  </w:comment>
  <w:comment w:id="641" w:author="ewarner" w:date="2014-07-15T12:08:00Z" w:initials="e">
    <w:p w:rsidR="00235820" w:rsidRPr="006E04D8" w:rsidRDefault="00235820">
      <w:pPr>
        <w:pStyle w:val="CommentText"/>
        <w:rPr>
          <w:highlight w:val="green"/>
        </w:rPr>
      </w:pPr>
      <w:r>
        <w:rPr>
          <w:rStyle w:val="CommentReference"/>
        </w:rPr>
        <w:annotationRef/>
      </w:r>
      <w:r w:rsidRPr="006E04D8">
        <w:rPr>
          <w:highlight w:val="green"/>
        </w:rPr>
        <w:t>R#1: Similar to Introduction, these sections look like a report. Section 4 is lengthy.</w:t>
      </w:r>
    </w:p>
    <w:p w:rsidR="00235820" w:rsidRDefault="00235820" w:rsidP="006E04D8">
      <w:pPr>
        <w:pStyle w:val="CommentText"/>
      </w:pPr>
      <w:r w:rsidRPr="006E04D8">
        <w:rPr>
          <w:highlight w:val="green"/>
        </w:rPr>
        <w:t xml:space="preserve">EW: As suggested. The </w:t>
      </w:r>
      <w:proofErr w:type="spellStart"/>
      <w:r w:rsidRPr="006E04D8">
        <w:rPr>
          <w:highlight w:val="green"/>
        </w:rPr>
        <w:t>results’s</w:t>
      </w:r>
      <w:proofErr w:type="spellEnd"/>
      <w:r w:rsidRPr="006E04D8">
        <w:rPr>
          <w:highlight w:val="green"/>
        </w:rPr>
        <w:t xml:space="preserve"> length was shortened.</w:t>
      </w:r>
    </w:p>
  </w:comment>
  <w:comment w:id="642" w:author="ewarner" w:date="2014-07-15T12:08:00Z" w:initials="e">
    <w:p w:rsidR="00235820" w:rsidRDefault="00235820" w:rsidP="002227C1">
      <w:pPr>
        <w:pStyle w:val="CommentText"/>
      </w:pPr>
      <w:r>
        <w:rPr>
          <w:rStyle w:val="CommentReference"/>
        </w:rPr>
        <w:annotationRef/>
      </w:r>
      <w:r>
        <w:t>We should</w:t>
      </w:r>
    </w:p>
    <w:p w:rsidR="00235820" w:rsidRDefault="00235820" w:rsidP="002227C1">
      <w:pPr>
        <w:pStyle w:val="CommentText"/>
        <w:numPr>
          <w:ilvl w:val="0"/>
          <w:numId w:val="42"/>
        </w:numPr>
      </w:pPr>
      <w:r>
        <w:t>Emphasize that these results are illustrative of the function of the model</w:t>
      </w:r>
    </w:p>
    <w:p w:rsidR="00235820" w:rsidRDefault="00235820" w:rsidP="002227C1">
      <w:pPr>
        <w:pStyle w:val="CommentText"/>
      </w:pPr>
      <w:r>
        <w:t>Present results as being minima (green) and maxima (blue) and that the actual impacts are likely somewhere in between</w:t>
      </w:r>
    </w:p>
  </w:comment>
  <w:comment w:id="643" w:author="ewarner" w:date="2014-07-15T12:08:00Z" w:initials="e">
    <w:p w:rsidR="00235820" w:rsidRDefault="00235820" w:rsidP="0071753E">
      <w:pPr>
        <w:pStyle w:val="CommentText"/>
      </w:pPr>
      <w:r>
        <w:rPr>
          <w:rStyle w:val="CommentReference"/>
        </w:rPr>
        <w:annotationRef/>
      </w:r>
      <w:r>
        <w:t>R#2 Looking at the scale on Figures 5-7, one draws the conclusion that 3-4 times the amount of irrigation water is required for corn and soy than the available precipitation (</w:t>
      </w:r>
      <w:proofErr w:type="spellStart"/>
      <w:r>
        <w:t>greenwater</w:t>
      </w:r>
      <w:proofErr w:type="spellEnd"/>
      <w:r>
        <w:t xml:space="preserve">) across the entire US. While this makes sense for dry regions such as Wyoming, it is less clear for states with relatively high precipitation. For example, in Illinois and Iowa - two states not generally considered constrained for precipitation - the </w:t>
      </w:r>
      <w:proofErr w:type="spellStart"/>
      <w:r>
        <w:t>greenwater</w:t>
      </w:r>
      <w:proofErr w:type="spellEnd"/>
      <w:r>
        <w:t xml:space="preserve"> footprint ranges from roughly 500-1000 m3/Mg while the blue water footprints ranges from 1000-4000 m3/Mg and 500-3000 m3/Mg, respectively. The authors admit that the </w:t>
      </w:r>
      <w:proofErr w:type="spellStart"/>
      <w:r>
        <w:t>BioSpatial</w:t>
      </w:r>
      <w:proofErr w:type="spellEnd"/>
      <w:r>
        <w:t xml:space="preserve"> H2O footprint is "generally higher" than those in the literature but they understate this. The total range of footprint for corn in this manuscript ranges from 1000 m3/Mg (Iowa low end) to 18,500 m3/Mg for (Wyoming high end). These are 2-4 times higher than calculations by </w:t>
      </w:r>
      <w:proofErr w:type="spellStart"/>
      <w:r>
        <w:t>Gerbens-Leenes</w:t>
      </w:r>
      <w:proofErr w:type="spellEnd"/>
      <w:r>
        <w:t xml:space="preserve"> et al. 2009 - who happen to use a similar method skewed toward a maximum water footprint*. The utility of such obvious overestimates is doubtful. The literature abounds with doomsday scenarios for bioenergy water use - what is need is more accurate representation of actual water use. If the </w:t>
      </w:r>
      <w:proofErr w:type="spellStart"/>
      <w:r>
        <w:t>BioSpatial</w:t>
      </w:r>
      <w:proofErr w:type="spellEnd"/>
      <w:r>
        <w:t xml:space="preserve"> H2O model is so unconstrained, it's proposed use for future climate scenarios or for fact-checking reported irrigation use seems questionable. </w:t>
      </w:r>
    </w:p>
    <w:p w:rsidR="00235820" w:rsidRDefault="00235820" w:rsidP="0071753E">
      <w:pPr>
        <w:pStyle w:val="CommentText"/>
      </w:pPr>
    </w:p>
    <w:p w:rsidR="00235820" w:rsidRDefault="00235820" w:rsidP="0071753E">
      <w:pPr>
        <w:pStyle w:val="CommentText"/>
      </w:pPr>
      <w:r>
        <w:t xml:space="preserve">*[The footprint in </w:t>
      </w:r>
      <w:proofErr w:type="spellStart"/>
      <w:r>
        <w:t>Gerbens-Leens</w:t>
      </w:r>
      <w:proofErr w:type="spellEnd"/>
      <w:r>
        <w:t xml:space="preserve"> et al. is by calculated from the theoretical crop water requirement, assuming irrigation to meet the full requirement (i.e. maximal theoretical water use) divided by the actual (physically constrained) crop yields, which typically are below the maximal theoretical yield - thus giving an inflated total water footprint.]</w:t>
      </w:r>
    </w:p>
  </w:comment>
  <w:comment w:id="645" w:author="ewarner" w:date="2014-07-15T12:08:00Z" w:initials="e">
    <w:p w:rsidR="00235820" w:rsidRDefault="00235820">
      <w:pPr>
        <w:pStyle w:val="CommentText"/>
      </w:pPr>
      <w:r>
        <w:rPr>
          <w:rStyle w:val="CommentReference"/>
        </w:rPr>
        <w:annotationRef/>
      </w:r>
      <w:r>
        <w:t xml:space="preserve">R#1: </w:t>
      </w:r>
      <w:r w:rsidRPr="00B52AC0">
        <w:t>Why corn and soybean water footprint are limited to eastern half of the U.S?</w:t>
      </w:r>
    </w:p>
  </w:comment>
  <w:comment w:id="646" w:author="ewarner" w:date="2014-07-15T12:08:00Z" w:initials="e">
    <w:p w:rsidR="00235820" w:rsidRPr="0062193C" w:rsidRDefault="00235820">
      <w:pPr>
        <w:pStyle w:val="CommentText"/>
        <w:rPr>
          <w:highlight w:val="green"/>
        </w:rPr>
      </w:pPr>
      <w:r>
        <w:rPr>
          <w:rStyle w:val="CommentReference"/>
        </w:rPr>
        <w:annotationRef/>
      </w:r>
      <w:r w:rsidRPr="0062193C">
        <w:rPr>
          <w:highlight w:val="green"/>
        </w:rPr>
        <w:t>R#2 The authors may wish to consider whether both Figure 5 and 6 necessary? - Figure 6 seems to simply be an aggregate version of Figure 5. Perhaps, maps of the crop yields and total potential ET would be useful to augment the green and blue water footprints.</w:t>
      </w:r>
    </w:p>
    <w:p w:rsidR="00235820" w:rsidRDefault="00235820">
      <w:pPr>
        <w:pStyle w:val="CommentText"/>
      </w:pPr>
      <w:r w:rsidRPr="0062193C">
        <w:rPr>
          <w:highlight w:val="green"/>
        </w:rPr>
        <w:t>EW: Agreed that Figure 6 is redundant. Don’t agree that yields and total potential ET would be useful</w:t>
      </w:r>
    </w:p>
  </w:comment>
  <w:comment w:id="654" w:author="ewarner" w:date="2014-07-15T12:08:00Z" w:initials="e">
    <w:p w:rsidR="00235820" w:rsidRDefault="00235820">
      <w:pPr>
        <w:pStyle w:val="CommentText"/>
      </w:pPr>
      <w:r>
        <w:rPr>
          <w:rStyle w:val="CommentReference"/>
        </w:rPr>
        <w:annotationRef/>
      </w:r>
      <w:r>
        <w:t>Delete and move?</w:t>
      </w:r>
    </w:p>
  </w:comment>
  <w:comment w:id="656" w:author="ewarner" w:date="2014-07-15T12:08:00Z" w:initials="e">
    <w:p w:rsidR="00235820" w:rsidRDefault="00235820">
      <w:pPr>
        <w:pStyle w:val="CommentText"/>
      </w:pPr>
      <w:r>
        <w:rPr>
          <w:rStyle w:val="CommentReference"/>
        </w:rPr>
        <w:annotationRef/>
      </w:r>
      <w:r>
        <w:t>Trim and move to other sections.</w:t>
      </w:r>
    </w:p>
  </w:comment>
  <w:comment w:id="663" w:author="ewarner" w:date="2014-07-15T12:08:00Z" w:initials="e">
    <w:p w:rsidR="00235820" w:rsidRPr="006E04D8" w:rsidRDefault="00235820">
      <w:pPr>
        <w:pStyle w:val="CommentText"/>
        <w:rPr>
          <w:highlight w:val="green"/>
        </w:rPr>
      </w:pPr>
      <w:r>
        <w:rPr>
          <w:rStyle w:val="CommentReference"/>
        </w:rPr>
        <w:annotationRef/>
      </w:r>
      <w:r w:rsidRPr="006E04D8">
        <w:rPr>
          <w:highlight w:val="green"/>
        </w:rPr>
        <w:t>R#1: Similar to Introduction, these sections look like a report. Section 4 is lengthy.</w:t>
      </w:r>
    </w:p>
    <w:p w:rsidR="00235820" w:rsidRDefault="00235820">
      <w:pPr>
        <w:pStyle w:val="CommentText"/>
      </w:pPr>
      <w:r w:rsidRPr="006E04D8">
        <w:rPr>
          <w:highlight w:val="green"/>
        </w:rPr>
        <w:t>EW: As suggested. The summary’s length was shortened.</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6BF4" w:rsidRDefault="00206BF4" w:rsidP="00BF027A">
      <w:pPr>
        <w:spacing w:after="0" w:line="240" w:lineRule="auto"/>
      </w:pPr>
      <w:r>
        <w:separator/>
      </w:r>
    </w:p>
  </w:endnote>
  <w:endnote w:type="continuationSeparator" w:id="0">
    <w:p w:rsidR="00206BF4" w:rsidRDefault="00206BF4" w:rsidP="00BF02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78578540"/>
      <w:docPartObj>
        <w:docPartGallery w:val="Page Numbers (Bottom of Page)"/>
        <w:docPartUnique/>
      </w:docPartObj>
    </w:sdtPr>
    <w:sdtEndPr>
      <w:rPr>
        <w:noProof/>
      </w:rPr>
    </w:sdtEndPr>
    <w:sdtContent>
      <w:p w:rsidR="00235820" w:rsidRDefault="00235820">
        <w:pPr>
          <w:pStyle w:val="Footer"/>
          <w:jc w:val="right"/>
        </w:pPr>
        <w:fldSimple w:instr=" PAGE   \* MERGEFORMAT ">
          <w:r w:rsidR="004C4316">
            <w:rPr>
              <w:noProof/>
            </w:rPr>
            <w:t>1</w:t>
          </w:r>
        </w:fldSimple>
      </w:p>
    </w:sdtContent>
  </w:sdt>
  <w:p w:rsidR="00235820" w:rsidRDefault="0023582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6BF4" w:rsidRDefault="00206BF4" w:rsidP="00BF027A">
      <w:pPr>
        <w:spacing w:after="0" w:line="240" w:lineRule="auto"/>
      </w:pPr>
      <w:r>
        <w:separator/>
      </w:r>
    </w:p>
  </w:footnote>
  <w:footnote w:type="continuationSeparator" w:id="0">
    <w:p w:rsidR="00206BF4" w:rsidRDefault="00206BF4" w:rsidP="00BF027A">
      <w:pPr>
        <w:spacing w:after="0" w:line="240" w:lineRule="auto"/>
      </w:pPr>
      <w:r>
        <w:continuationSeparator/>
      </w:r>
    </w:p>
  </w:footnote>
  <w:footnote w:id="1">
    <w:p w:rsidR="00235820" w:rsidRDefault="00235820">
      <w:pPr>
        <w:pStyle w:val="FootnoteText"/>
      </w:pPr>
      <w:r>
        <w:rPr>
          <w:rStyle w:val="FootnoteReference"/>
        </w:rPr>
        <w:footnoteRef/>
      </w:r>
      <w:r>
        <w:t xml:space="preserve"> </w:t>
      </w:r>
      <w:r w:rsidRPr="008D7260">
        <w:rPr>
          <w:rFonts w:asciiTheme="minorHAnsi" w:hAnsiTheme="minorHAnsi"/>
        </w:rPr>
        <w:t>Correspondence to: Ethan Warner, National Renewable Energy Laboratory (NREL), 15013 Denver West Parkway, Golden, CO 80401. Phone</w:t>
      </w:r>
      <w:r>
        <w:rPr>
          <w:rFonts w:asciiTheme="minorHAnsi" w:hAnsiTheme="minorHAnsi"/>
        </w:rPr>
        <w:t>:</w:t>
      </w:r>
      <w:r w:rsidRPr="008D7260">
        <w:rPr>
          <w:rFonts w:asciiTheme="minorHAnsi" w:hAnsiTheme="minorHAnsi"/>
        </w:rPr>
        <w:t xml:space="preserve"> 303-384-7471, Fax</w:t>
      </w:r>
      <w:r>
        <w:rPr>
          <w:rFonts w:asciiTheme="minorHAnsi" w:hAnsiTheme="minorHAnsi"/>
        </w:rPr>
        <w:t>:</w:t>
      </w:r>
      <w:r w:rsidRPr="008D7260">
        <w:rPr>
          <w:rFonts w:asciiTheme="minorHAnsi" w:hAnsiTheme="minorHAnsi"/>
        </w:rPr>
        <w:t xml:space="preserve"> 303-275-4675. Email: ethan.warner@nrel.gov</w:t>
      </w:r>
    </w:p>
  </w:footnote>
  <w:footnote w:id="2">
    <w:p w:rsidR="00235820" w:rsidRDefault="00235820">
      <w:pPr>
        <w:pStyle w:val="FootnoteText"/>
      </w:pPr>
      <w:r>
        <w:rPr>
          <w:rStyle w:val="FootnoteReference"/>
        </w:rPr>
        <w:footnoteRef/>
      </w:r>
      <w:r>
        <w:t xml:space="preserve"> Links to be added. We are working on setting up the repositories.</w:t>
      </w:r>
    </w:p>
  </w:footnote>
  <w:footnote w:id="3">
    <w:p w:rsidR="00235820" w:rsidDel="00E955F0" w:rsidRDefault="00235820">
      <w:pPr>
        <w:pStyle w:val="FootnoteText"/>
        <w:rPr>
          <w:del w:id="624" w:author="ewarner" w:date="2014-07-14T16:31:00Z"/>
        </w:rPr>
      </w:pPr>
      <w:del w:id="625" w:author="ewarner" w:date="2014-07-14T16:31:00Z">
        <w:r w:rsidDel="00E955F0">
          <w:rPr>
            <w:rStyle w:val="FootnoteReference"/>
          </w:rPr>
          <w:footnoteRef/>
        </w:r>
        <w:r w:rsidDel="00E955F0">
          <w:delText xml:space="preserve"> The input data </w:delText>
        </w:r>
        <w:r w:rsidRPr="004E45B3" w:rsidDel="00E955F0">
          <w:delText>can be found via the Bioenergy Knowledge Discovery Framework or Github</w:delText>
        </w:r>
        <w:r w:rsidDel="00E955F0">
          <w:delText>.</w:delText>
        </w:r>
      </w:del>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B269C"/>
    <w:multiLevelType w:val="hybridMultilevel"/>
    <w:tmpl w:val="1098F3A2"/>
    <w:lvl w:ilvl="0" w:tplc="B19AE7C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51C97"/>
    <w:multiLevelType w:val="hybridMultilevel"/>
    <w:tmpl w:val="2306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3C04A0"/>
    <w:multiLevelType w:val="multilevel"/>
    <w:tmpl w:val="39C82BB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CF0E6E"/>
    <w:multiLevelType w:val="hybridMultilevel"/>
    <w:tmpl w:val="E7F89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7D4E95"/>
    <w:multiLevelType w:val="multilevel"/>
    <w:tmpl w:val="E9003E5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CED12A0"/>
    <w:multiLevelType w:val="hybridMultilevel"/>
    <w:tmpl w:val="CC542896"/>
    <w:lvl w:ilvl="0" w:tplc="AFE20114">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2A2663"/>
    <w:multiLevelType w:val="hybridMultilevel"/>
    <w:tmpl w:val="82624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038C1"/>
    <w:multiLevelType w:val="hybridMultilevel"/>
    <w:tmpl w:val="7F5EAB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C516D3"/>
    <w:multiLevelType w:val="multilevel"/>
    <w:tmpl w:val="9A68248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2E0185B"/>
    <w:multiLevelType w:val="hybridMultilevel"/>
    <w:tmpl w:val="89FE4B60"/>
    <w:lvl w:ilvl="0" w:tplc="A8D22780">
      <w:start w:val="1"/>
      <w:numFmt w:val="upperRoman"/>
      <w:lvlText w:val="%1."/>
      <w:lvlJc w:val="left"/>
      <w:pPr>
        <w:ind w:left="1080" w:hanging="72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63D9A"/>
    <w:multiLevelType w:val="hybridMultilevel"/>
    <w:tmpl w:val="4210F47C"/>
    <w:lvl w:ilvl="0" w:tplc="B3EC0F5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8B1C26"/>
    <w:multiLevelType w:val="hybridMultilevel"/>
    <w:tmpl w:val="D92020D0"/>
    <w:lvl w:ilvl="0" w:tplc="A8D227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5B5E83"/>
    <w:multiLevelType w:val="multilevel"/>
    <w:tmpl w:val="29E813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E430CAC"/>
    <w:multiLevelType w:val="hybridMultilevel"/>
    <w:tmpl w:val="BC801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1E7DD2"/>
    <w:multiLevelType w:val="multilevel"/>
    <w:tmpl w:val="5DC4A2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2A75CEB"/>
    <w:multiLevelType w:val="multilevel"/>
    <w:tmpl w:val="BC0E188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8752A5"/>
    <w:multiLevelType w:val="hybridMultilevel"/>
    <w:tmpl w:val="4830D7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E81015"/>
    <w:multiLevelType w:val="multilevel"/>
    <w:tmpl w:val="5B2C2BE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C566A20"/>
    <w:multiLevelType w:val="hybridMultilevel"/>
    <w:tmpl w:val="4EF47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78590D"/>
    <w:multiLevelType w:val="multilevel"/>
    <w:tmpl w:val="454A827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6C773DB"/>
    <w:multiLevelType w:val="multilevel"/>
    <w:tmpl w:val="F7D8CB5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9266D03"/>
    <w:multiLevelType w:val="hybridMultilevel"/>
    <w:tmpl w:val="F9D892BE"/>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305796"/>
    <w:multiLevelType w:val="hybridMultilevel"/>
    <w:tmpl w:val="04A8E2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E06F81"/>
    <w:multiLevelType w:val="multilevel"/>
    <w:tmpl w:val="D3889E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3400FAD"/>
    <w:multiLevelType w:val="multilevel"/>
    <w:tmpl w:val="39C82BB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4AA52BC"/>
    <w:multiLevelType w:val="hybridMultilevel"/>
    <w:tmpl w:val="586819CE"/>
    <w:lvl w:ilvl="0" w:tplc="56FC52BA">
      <w:start w:val="1"/>
      <w:numFmt w:val="bullet"/>
      <w:lvlText w:val="•"/>
      <w:lvlJc w:val="left"/>
      <w:pPr>
        <w:tabs>
          <w:tab w:val="num" w:pos="720"/>
        </w:tabs>
        <w:ind w:left="720" w:hanging="360"/>
      </w:pPr>
      <w:rPr>
        <w:rFonts w:ascii="Arial" w:hAnsi="Arial" w:hint="default"/>
      </w:rPr>
    </w:lvl>
    <w:lvl w:ilvl="1" w:tplc="1C404240" w:tentative="1">
      <w:start w:val="1"/>
      <w:numFmt w:val="bullet"/>
      <w:lvlText w:val="•"/>
      <w:lvlJc w:val="left"/>
      <w:pPr>
        <w:tabs>
          <w:tab w:val="num" w:pos="1440"/>
        </w:tabs>
        <w:ind w:left="1440" w:hanging="360"/>
      </w:pPr>
      <w:rPr>
        <w:rFonts w:ascii="Arial" w:hAnsi="Arial" w:hint="default"/>
      </w:rPr>
    </w:lvl>
    <w:lvl w:ilvl="2" w:tplc="25BAD1A8">
      <w:start w:val="1421"/>
      <w:numFmt w:val="bullet"/>
      <w:lvlText w:val="–"/>
      <w:lvlJc w:val="left"/>
      <w:pPr>
        <w:tabs>
          <w:tab w:val="num" w:pos="2160"/>
        </w:tabs>
        <w:ind w:left="2160" w:hanging="360"/>
      </w:pPr>
      <w:rPr>
        <w:rFonts w:ascii="Calibri" w:hAnsi="Calibri" w:hint="default"/>
      </w:rPr>
    </w:lvl>
    <w:lvl w:ilvl="3" w:tplc="B22482F0" w:tentative="1">
      <w:start w:val="1"/>
      <w:numFmt w:val="bullet"/>
      <w:lvlText w:val="•"/>
      <w:lvlJc w:val="left"/>
      <w:pPr>
        <w:tabs>
          <w:tab w:val="num" w:pos="2880"/>
        </w:tabs>
        <w:ind w:left="2880" w:hanging="360"/>
      </w:pPr>
      <w:rPr>
        <w:rFonts w:ascii="Arial" w:hAnsi="Arial" w:hint="default"/>
      </w:rPr>
    </w:lvl>
    <w:lvl w:ilvl="4" w:tplc="9FD8D220" w:tentative="1">
      <w:start w:val="1"/>
      <w:numFmt w:val="bullet"/>
      <w:lvlText w:val="•"/>
      <w:lvlJc w:val="left"/>
      <w:pPr>
        <w:tabs>
          <w:tab w:val="num" w:pos="3600"/>
        </w:tabs>
        <w:ind w:left="3600" w:hanging="360"/>
      </w:pPr>
      <w:rPr>
        <w:rFonts w:ascii="Arial" w:hAnsi="Arial" w:hint="default"/>
      </w:rPr>
    </w:lvl>
    <w:lvl w:ilvl="5" w:tplc="ABAEA30E" w:tentative="1">
      <w:start w:val="1"/>
      <w:numFmt w:val="bullet"/>
      <w:lvlText w:val="•"/>
      <w:lvlJc w:val="left"/>
      <w:pPr>
        <w:tabs>
          <w:tab w:val="num" w:pos="4320"/>
        </w:tabs>
        <w:ind w:left="4320" w:hanging="360"/>
      </w:pPr>
      <w:rPr>
        <w:rFonts w:ascii="Arial" w:hAnsi="Arial" w:hint="default"/>
      </w:rPr>
    </w:lvl>
    <w:lvl w:ilvl="6" w:tplc="E5743952" w:tentative="1">
      <w:start w:val="1"/>
      <w:numFmt w:val="bullet"/>
      <w:lvlText w:val="•"/>
      <w:lvlJc w:val="left"/>
      <w:pPr>
        <w:tabs>
          <w:tab w:val="num" w:pos="5040"/>
        </w:tabs>
        <w:ind w:left="5040" w:hanging="360"/>
      </w:pPr>
      <w:rPr>
        <w:rFonts w:ascii="Arial" w:hAnsi="Arial" w:hint="default"/>
      </w:rPr>
    </w:lvl>
    <w:lvl w:ilvl="7" w:tplc="6908CC40" w:tentative="1">
      <w:start w:val="1"/>
      <w:numFmt w:val="bullet"/>
      <w:lvlText w:val="•"/>
      <w:lvlJc w:val="left"/>
      <w:pPr>
        <w:tabs>
          <w:tab w:val="num" w:pos="5760"/>
        </w:tabs>
        <w:ind w:left="5760" w:hanging="360"/>
      </w:pPr>
      <w:rPr>
        <w:rFonts w:ascii="Arial" w:hAnsi="Arial" w:hint="default"/>
      </w:rPr>
    </w:lvl>
    <w:lvl w:ilvl="8" w:tplc="2FECD85C" w:tentative="1">
      <w:start w:val="1"/>
      <w:numFmt w:val="bullet"/>
      <w:lvlText w:val="•"/>
      <w:lvlJc w:val="left"/>
      <w:pPr>
        <w:tabs>
          <w:tab w:val="num" w:pos="6480"/>
        </w:tabs>
        <w:ind w:left="6480" w:hanging="360"/>
      </w:pPr>
      <w:rPr>
        <w:rFonts w:ascii="Arial" w:hAnsi="Arial" w:hint="default"/>
      </w:rPr>
    </w:lvl>
  </w:abstractNum>
  <w:abstractNum w:abstractNumId="26">
    <w:nsid w:val="55E03AAB"/>
    <w:multiLevelType w:val="hybridMultilevel"/>
    <w:tmpl w:val="F56AA2C8"/>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1C3EAF"/>
    <w:multiLevelType w:val="hybridMultilevel"/>
    <w:tmpl w:val="C61C96B2"/>
    <w:lvl w:ilvl="0" w:tplc="A8D227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313523"/>
    <w:multiLevelType w:val="hybridMultilevel"/>
    <w:tmpl w:val="E7C2C002"/>
    <w:lvl w:ilvl="0" w:tplc="A0928E2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5D3F0B"/>
    <w:multiLevelType w:val="hybridMultilevel"/>
    <w:tmpl w:val="BA583594"/>
    <w:lvl w:ilvl="0" w:tplc="B3FEA670">
      <w:start w:val="5"/>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C40432D"/>
    <w:multiLevelType w:val="hybridMultilevel"/>
    <w:tmpl w:val="C9766182"/>
    <w:lvl w:ilvl="0" w:tplc="0E06807E">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BE39C7"/>
    <w:multiLevelType w:val="hybridMultilevel"/>
    <w:tmpl w:val="68EE0D00"/>
    <w:lvl w:ilvl="0" w:tplc="28604CB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501864"/>
    <w:multiLevelType w:val="multilevel"/>
    <w:tmpl w:val="F73A133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2FA4EBD"/>
    <w:multiLevelType w:val="multilevel"/>
    <w:tmpl w:val="CD5830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4415A69"/>
    <w:multiLevelType w:val="multilevel"/>
    <w:tmpl w:val="7A0C865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7CE23E2"/>
    <w:multiLevelType w:val="multilevel"/>
    <w:tmpl w:val="9E86F0F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A620732"/>
    <w:multiLevelType w:val="hybridMultilevel"/>
    <w:tmpl w:val="2110AC8A"/>
    <w:lvl w:ilvl="0" w:tplc="4D760F30">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AE34ABE"/>
    <w:multiLevelType w:val="multilevel"/>
    <w:tmpl w:val="48684A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E5167CE"/>
    <w:multiLevelType w:val="hybridMultilevel"/>
    <w:tmpl w:val="20B4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1D1A0C"/>
    <w:multiLevelType w:val="multilevel"/>
    <w:tmpl w:val="E6B661E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D8228DF"/>
    <w:multiLevelType w:val="multilevel"/>
    <w:tmpl w:val="6394AF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FBA5035"/>
    <w:multiLevelType w:val="multilevel"/>
    <w:tmpl w:val="7A6856E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1"/>
  </w:num>
  <w:num w:numId="2">
    <w:abstractNumId w:val="6"/>
  </w:num>
  <w:num w:numId="3">
    <w:abstractNumId w:val="1"/>
  </w:num>
  <w:num w:numId="4">
    <w:abstractNumId w:val="11"/>
  </w:num>
  <w:num w:numId="5">
    <w:abstractNumId w:val="32"/>
  </w:num>
  <w:num w:numId="6">
    <w:abstractNumId w:val="10"/>
  </w:num>
  <w:num w:numId="7">
    <w:abstractNumId w:val="26"/>
  </w:num>
  <w:num w:numId="8">
    <w:abstractNumId w:val="33"/>
  </w:num>
  <w:num w:numId="9">
    <w:abstractNumId w:val="30"/>
  </w:num>
  <w:num w:numId="10">
    <w:abstractNumId w:val="23"/>
  </w:num>
  <w:num w:numId="11">
    <w:abstractNumId w:val="4"/>
  </w:num>
  <w:num w:numId="12">
    <w:abstractNumId w:val="17"/>
  </w:num>
  <w:num w:numId="13">
    <w:abstractNumId w:val="0"/>
  </w:num>
  <w:num w:numId="14">
    <w:abstractNumId w:val="35"/>
  </w:num>
  <w:num w:numId="15">
    <w:abstractNumId w:val="15"/>
  </w:num>
  <w:num w:numId="16">
    <w:abstractNumId w:val="9"/>
  </w:num>
  <w:num w:numId="17">
    <w:abstractNumId w:val="34"/>
  </w:num>
  <w:num w:numId="18">
    <w:abstractNumId w:val="12"/>
  </w:num>
  <w:num w:numId="19">
    <w:abstractNumId w:val="39"/>
  </w:num>
  <w:num w:numId="20">
    <w:abstractNumId w:val="19"/>
  </w:num>
  <w:num w:numId="21">
    <w:abstractNumId w:val="27"/>
  </w:num>
  <w:num w:numId="22">
    <w:abstractNumId w:val="25"/>
  </w:num>
  <w:num w:numId="23">
    <w:abstractNumId w:val="29"/>
  </w:num>
  <w:num w:numId="24">
    <w:abstractNumId w:val="41"/>
  </w:num>
  <w:num w:numId="25">
    <w:abstractNumId w:val="36"/>
  </w:num>
  <w:num w:numId="26">
    <w:abstractNumId w:val="2"/>
  </w:num>
  <w:num w:numId="27">
    <w:abstractNumId w:val="14"/>
  </w:num>
  <w:num w:numId="28">
    <w:abstractNumId w:val="24"/>
  </w:num>
  <w:num w:numId="29">
    <w:abstractNumId w:val="28"/>
  </w:num>
  <w:num w:numId="30">
    <w:abstractNumId w:val="20"/>
  </w:num>
  <w:num w:numId="31">
    <w:abstractNumId w:val="8"/>
  </w:num>
  <w:num w:numId="32">
    <w:abstractNumId w:val="40"/>
  </w:num>
  <w:num w:numId="33">
    <w:abstractNumId w:val="18"/>
  </w:num>
  <w:num w:numId="34">
    <w:abstractNumId w:val="13"/>
  </w:num>
  <w:num w:numId="35">
    <w:abstractNumId w:val="16"/>
  </w:num>
  <w:num w:numId="36">
    <w:abstractNumId w:val="37"/>
  </w:num>
  <w:num w:numId="37">
    <w:abstractNumId w:val="5"/>
  </w:num>
  <w:num w:numId="38">
    <w:abstractNumId w:val="38"/>
  </w:num>
  <w:num w:numId="39">
    <w:abstractNumId w:val="31"/>
  </w:num>
  <w:num w:numId="40">
    <w:abstractNumId w:val="3"/>
  </w:num>
  <w:num w:numId="41">
    <w:abstractNumId w:val="7"/>
  </w:num>
  <w:num w:numId="42">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trackRevisions/>
  <w:defaultTabStop w:val="720"/>
  <w:characterSpacingControl w:val="doNotCompres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t0rsz0asdtxrzetxr0prw9eexvwt9wxe5tx&quot;&gt;Water Foot-print Paper&lt;record-ids&gt;&lt;item&gt;2&lt;/item&gt;&lt;item&gt;3&lt;/item&gt;&lt;item&gt;4&lt;/item&gt;&lt;item&gt;5&lt;/item&gt;&lt;item&gt;7&lt;/item&gt;&lt;item&gt;8&lt;/item&gt;&lt;item&gt;12&lt;/item&gt;&lt;item&gt;15&lt;/item&gt;&lt;item&gt;27&lt;/item&gt;&lt;item&gt;30&lt;/item&gt;&lt;item&gt;31&lt;/item&gt;&lt;item&gt;32&lt;/item&gt;&lt;item&gt;33&lt;/item&gt;&lt;item&gt;37&lt;/item&gt;&lt;item&gt;38&lt;/item&gt;&lt;item&gt;39&lt;/item&gt;&lt;item&gt;40&lt;/item&gt;&lt;item&gt;42&lt;/item&gt;&lt;item&gt;47&lt;/item&gt;&lt;item&gt;48&lt;/item&gt;&lt;item&gt;49&lt;/item&gt;&lt;item&gt;50&lt;/item&gt;&lt;item&gt;55&lt;/item&gt;&lt;item&gt;56&lt;/item&gt;&lt;item&gt;61&lt;/item&gt;&lt;item&gt;62&lt;/item&gt;&lt;item&gt;63&lt;/item&gt;&lt;item&gt;64&lt;/item&gt;&lt;item&gt;67&lt;/item&gt;&lt;item&gt;72&lt;/item&gt;&lt;item&gt;73&lt;/item&gt;&lt;item&gt;74&lt;/item&gt;&lt;item&gt;75&lt;/item&gt;&lt;item&gt;76&lt;/item&gt;&lt;item&gt;77&lt;/item&gt;&lt;item&gt;78&lt;/item&gt;&lt;item&gt;86&lt;/item&gt;&lt;item&gt;87&lt;/item&gt;&lt;item&gt;88&lt;/item&gt;&lt;item&gt;90&lt;/item&gt;&lt;item&gt;91&lt;/item&gt;&lt;item&gt;92&lt;/item&gt;&lt;item&gt;93&lt;/item&gt;&lt;item&gt;94&lt;/item&gt;&lt;item&gt;95&lt;/item&gt;&lt;item&gt;101&lt;/item&gt;&lt;item&gt;102&lt;/item&gt;&lt;item&gt;106&lt;/item&gt;&lt;item&gt;107&lt;/item&gt;&lt;item&gt;108&lt;/item&gt;&lt;item&gt;111&lt;/item&gt;&lt;item&gt;112&lt;/item&gt;&lt;item&gt;113&lt;/item&gt;&lt;item&gt;114&lt;/item&gt;&lt;item&gt;115&lt;/item&gt;&lt;item&gt;116&lt;/item&gt;&lt;item&gt;117&lt;/item&gt;&lt;item&gt;118&lt;/item&gt;&lt;/record-ids&gt;&lt;/item&gt;&lt;/Libraries&gt;"/>
  </w:docVars>
  <w:rsids>
    <w:rsidRoot w:val="000E2E74"/>
    <w:rsid w:val="00001469"/>
    <w:rsid w:val="00001744"/>
    <w:rsid w:val="000027F1"/>
    <w:rsid w:val="0000751D"/>
    <w:rsid w:val="00012861"/>
    <w:rsid w:val="00023913"/>
    <w:rsid w:val="00023FE3"/>
    <w:rsid w:val="000242A7"/>
    <w:rsid w:val="00024CD4"/>
    <w:rsid w:val="0002769C"/>
    <w:rsid w:val="00027A03"/>
    <w:rsid w:val="00031EE1"/>
    <w:rsid w:val="00032C4B"/>
    <w:rsid w:val="00040F1C"/>
    <w:rsid w:val="000437AE"/>
    <w:rsid w:val="000438B5"/>
    <w:rsid w:val="000455E5"/>
    <w:rsid w:val="000457A5"/>
    <w:rsid w:val="0004685F"/>
    <w:rsid w:val="00067862"/>
    <w:rsid w:val="000708BA"/>
    <w:rsid w:val="00071FEB"/>
    <w:rsid w:val="00073530"/>
    <w:rsid w:val="00086491"/>
    <w:rsid w:val="000872FF"/>
    <w:rsid w:val="000942C1"/>
    <w:rsid w:val="000959AB"/>
    <w:rsid w:val="00096D65"/>
    <w:rsid w:val="000A1E3C"/>
    <w:rsid w:val="000A698E"/>
    <w:rsid w:val="000A6EC6"/>
    <w:rsid w:val="000A733F"/>
    <w:rsid w:val="000B0E4C"/>
    <w:rsid w:val="000B2595"/>
    <w:rsid w:val="000B4690"/>
    <w:rsid w:val="000B49D1"/>
    <w:rsid w:val="000D068F"/>
    <w:rsid w:val="000D084D"/>
    <w:rsid w:val="000D341E"/>
    <w:rsid w:val="000D38B9"/>
    <w:rsid w:val="000D49F6"/>
    <w:rsid w:val="000E154D"/>
    <w:rsid w:val="000E2E74"/>
    <w:rsid w:val="000E33EC"/>
    <w:rsid w:val="000E6919"/>
    <w:rsid w:val="000F0EA2"/>
    <w:rsid w:val="000F74D3"/>
    <w:rsid w:val="00102934"/>
    <w:rsid w:val="00102C00"/>
    <w:rsid w:val="00102E4B"/>
    <w:rsid w:val="00110621"/>
    <w:rsid w:val="00111BCB"/>
    <w:rsid w:val="001230B7"/>
    <w:rsid w:val="0013467B"/>
    <w:rsid w:val="001356A6"/>
    <w:rsid w:val="00137F80"/>
    <w:rsid w:val="00142CE9"/>
    <w:rsid w:val="00145A73"/>
    <w:rsid w:val="00146E68"/>
    <w:rsid w:val="00147FDC"/>
    <w:rsid w:val="00147FE8"/>
    <w:rsid w:val="00153169"/>
    <w:rsid w:val="00153FE7"/>
    <w:rsid w:val="00161DDB"/>
    <w:rsid w:val="0016236F"/>
    <w:rsid w:val="001626FE"/>
    <w:rsid w:val="00171E4E"/>
    <w:rsid w:val="00176E11"/>
    <w:rsid w:val="00180DD0"/>
    <w:rsid w:val="00192239"/>
    <w:rsid w:val="00192491"/>
    <w:rsid w:val="00194631"/>
    <w:rsid w:val="001A0298"/>
    <w:rsid w:val="001A042A"/>
    <w:rsid w:val="001A2DFF"/>
    <w:rsid w:val="001A4B56"/>
    <w:rsid w:val="001A7B16"/>
    <w:rsid w:val="001B0369"/>
    <w:rsid w:val="001B21B5"/>
    <w:rsid w:val="001B27D8"/>
    <w:rsid w:val="001B4588"/>
    <w:rsid w:val="001C0134"/>
    <w:rsid w:val="001C0361"/>
    <w:rsid w:val="001C3AFE"/>
    <w:rsid w:val="001C4B73"/>
    <w:rsid w:val="001D1C43"/>
    <w:rsid w:val="001D3E6D"/>
    <w:rsid w:val="001D3E98"/>
    <w:rsid w:val="001D43F5"/>
    <w:rsid w:val="001D603F"/>
    <w:rsid w:val="001D7DE0"/>
    <w:rsid w:val="001E2A30"/>
    <w:rsid w:val="001E3CF5"/>
    <w:rsid w:val="001E4280"/>
    <w:rsid w:val="001E4C0F"/>
    <w:rsid w:val="001E524E"/>
    <w:rsid w:val="001E532E"/>
    <w:rsid w:val="001F2044"/>
    <w:rsid w:val="00203CA9"/>
    <w:rsid w:val="00205091"/>
    <w:rsid w:val="00206BF4"/>
    <w:rsid w:val="00210CB5"/>
    <w:rsid w:val="002138CF"/>
    <w:rsid w:val="002227C1"/>
    <w:rsid w:val="002249FE"/>
    <w:rsid w:val="00224A5E"/>
    <w:rsid w:val="00224AD6"/>
    <w:rsid w:val="0022775B"/>
    <w:rsid w:val="00227F18"/>
    <w:rsid w:val="00230BF3"/>
    <w:rsid w:val="00234B26"/>
    <w:rsid w:val="00235820"/>
    <w:rsid w:val="00242278"/>
    <w:rsid w:val="002605F4"/>
    <w:rsid w:val="00261A6C"/>
    <w:rsid w:val="0026316C"/>
    <w:rsid w:val="00263B5D"/>
    <w:rsid w:val="002669C1"/>
    <w:rsid w:val="00270576"/>
    <w:rsid w:val="002725E7"/>
    <w:rsid w:val="00272B64"/>
    <w:rsid w:val="00274FBD"/>
    <w:rsid w:val="00275B11"/>
    <w:rsid w:val="00276530"/>
    <w:rsid w:val="002768A3"/>
    <w:rsid w:val="0028097C"/>
    <w:rsid w:val="00282AA4"/>
    <w:rsid w:val="00283836"/>
    <w:rsid w:val="00285EF6"/>
    <w:rsid w:val="00286740"/>
    <w:rsid w:val="00293CA8"/>
    <w:rsid w:val="00297859"/>
    <w:rsid w:val="002A0E52"/>
    <w:rsid w:val="002A38E5"/>
    <w:rsid w:val="002B0B32"/>
    <w:rsid w:val="002B5119"/>
    <w:rsid w:val="002B5830"/>
    <w:rsid w:val="002B698A"/>
    <w:rsid w:val="002C0F98"/>
    <w:rsid w:val="002C2CCB"/>
    <w:rsid w:val="002C588F"/>
    <w:rsid w:val="002D489E"/>
    <w:rsid w:val="002D591F"/>
    <w:rsid w:val="002D6718"/>
    <w:rsid w:val="002D6DCD"/>
    <w:rsid w:val="002E0942"/>
    <w:rsid w:val="002E2BA5"/>
    <w:rsid w:val="002E34B4"/>
    <w:rsid w:val="002E378C"/>
    <w:rsid w:val="002E51C7"/>
    <w:rsid w:val="002E5496"/>
    <w:rsid w:val="002E6501"/>
    <w:rsid w:val="002E7416"/>
    <w:rsid w:val="002F21B7"/>
    <w:rsid w:val="002F2CAE"/>
    <w:rsid w:val="002F6B39"/>
    <w:rsid w:val="002F759F"/>
    <w:rsid w:val="002F793B"/>
    <w:rsid w:val="003015C7"/>
    <w:rsid w:val="00302B0A"/>
    <w:rsid w:val="00302D93"/>
    <w:rsid w:val="003058F1"/>
    <w:rsid w:val="00310C7B"/>
    <w:rsid w:val="003146DC"/>
    <w:rsid w:val="0032274F"/>
    <w:rsid w:val="00324983"/>
    <w:rsid w:val="00330825"/>
    <w:rsid w:val="00337266"/>
    <w:rsid w:val="003375B8"/>
    <w:rsid w:val="0034377F"/>
    <w:rsid w:val="00352A77"/>
    <w:rsid w:val="003553A4"/>
    <w:rsid w:val="00361175"/>
    <w:rsid w:val="00366473"/>
    <w:rsid w:val="0037147C"/>
    <w:rsid w:val="00371C9F"/>
    <w:rsid w:val="00381CA6"/>
    <w:rsid w:val="00382294"/>
    <w:rsid w:val="00387231"/>
    <w:rsid w:val="00391FE7"/>
    <w:rsid w:val="00392AB5"/>
    <w:rsid w:val="00392C56"/>
    <w:rsid w:val="00393319"/>
    <w:rsid w:val="00393BFC"/>
    <w:rsid w:val="00396543"/>
    <w:rsid w:val="003A159C"/>
    <w:rsid w:val="003A48B6"/>
    <w:rsid w:val="003A4B1B"/>
    <w:rsid w:val="003A4D6B"/>
    <w:rsid w:val="003A6D10"/>
    <w:rsid w:val="003B3763"/>
    <w:rsid w:val="003B7B78"/>
    <w:rsid w:val="003C5E11"/>
    <w:rsid w:val="003D427D"/>
    <w:rsid w:val="003D49A6"/>
    <w:rsid w:val="003D6AD2"/>
    <w:rsid w:val="003E114B"/>
    <w:rsid w:val="003F37C4"/>
    <w:rsid w:val="003F6D91"/>
    <w:rsid w:val="003F7FCE"/>
    <w:rsid w:val="00403C92"/>
    <w:rsid w:val="00410DF2"/>
    <w:rsid w:val="00412C64"/>
    <w:rsid w:val="00414042"/>
    <w:rsid w:val="00415715"/>
    <w:rsid w:val="00417158"/>
    <w:rsid w:val="004173F1"/>
    <w:rsid w:val="00421D2A"/>
    <w:rsid w:val="0043366A"/>
    <w:rsid w:val="004342CC"/>
    <w:rsid w:val="00443E03"/>
    <w:rsid w:val="00447C60"/>
    <w:rsid w:val="00455CFD"/>
    <w:rsid w:val="00460191"/>
    <w:rsid w:val="00464F25"/>
    <w:rsid w:val="00465868"/>
    <w:rsid w:val="00467B2D"/>
    <w:rsid w:val="004762FA"/>
    <w:rsid w:val="004821D3"/>
    <w:rsid w:val="004849E7"/>
    <w:rsid w:val="00494362"/>
    <w:rsid w:val="00494838"/>
    <w:rsid w:val="00494B7D"/>
    <w:rsid w:val="004A1FFF"/>
    <w:rsid w:val="004A5924"/>
    <w:rsid w:val="004A5E77"/>
    <w:rsid w:val="004B13C9"/>
    <w:rsid w:val="004B4D2C"/>
    <w:rsid w:val="004C4316"/>
    <w:rsid w:val="004C5D71"/>
    <w:rsid w:val="004C602D"/>
    <w:rsid w:val="004C74F2"/>
    <w:rsid w:val="004D2834"/>
    <w:rsid w:val="004D5B23"/>
    <w:rsid w:val="004E36AF"/>
    <w:rsid w:val="004E45B3"/>
    <w:rsid w:val="004E5292"/>
    <w:rsid w:val="004E779D"/>
    <w:rsid w:val="004E7CE9"/>
    <w:rsid w:val="004F02AE"/>
    <w:rsid w:val="004F18BF"/>
    <w:rsid w:val="004F1DAD"/>
    <w:rsid w:val="004F63CA"/>
    <w:rsid w:val="004F67C7"/>
    <w:rsid w:val="005020FB"/>
    <w:rsid w:val="005135D4"/>
    <w:rsid w:val="00514047"/>
    <w:rsid w:val="00515607"/>
    <w:rsid w:val="0051612F"/>
    <w:rsid w:val="00523671"/>
    <w:rsid w:val="00524420"/>
    <w:rsid w:val="005264A2"/>
    <w:rsid w:val="005379D5"/>
    <w:rsid w:val="0054328A"/>
    <w:rsid w:val="0054338F"/>
    <w:rsid w:val="0054364E"/>
    <w:rsid w:val="005455E1"/>
    <w:rsid w:val="005466E1"/>
    <w:rsid w:val="0054756B"/>
    <w:rsid w:val="005503CB"/>
    <w:rsid w:val="00550B57"/>
    <w:rsid w:val="00554B15"/>
    <w:rsid w:val="0056508A"/>
    <w:rsid w:val="00565551"/>
    <w:rsid w:val="005662BB"/>
    <w:rsid w:val="005665C4"/>
    <w:rsid w:val="00566E7F"/>
    <w:rsid w:val="00567217"/>
    <w:rsid w:val="00567BD3"/>
    <w:rsid w:val="005721FB"/>
    <w:rsid w:val="00576C06"/>
    <w:rsid w:val="0057762D"/>
    <w:rsid w:val="00581E24"/>
    <w:rsid w:val="00582576"/>
    <w:rsid w:val="0059017F"/>
    <w:rsid w:val="005922C3"/>
    <w:rsid w:val="0059417D"/>
    <w:rsid w:val="0059456F"/>
    <w:rsid w:val="005A231F"/>
    <w:rsid w:val="005A2B40"/>
    <w:rsid w:val="005A5CA7"/>
    <w:rsid w:val="005A5D88"/>
    <w:rsid w:val="005A7362"/>
    <w:rsid w:val="005B0745"/>
    <w:rsid w:val="005B309B"/>
    <w:rsid w:val="005B5C22"/>
    <w:rsid w:val="005D05F5"/>
    <w:rsid w:val="005D5826"/>
    <w:rsid w:val="005D584D"/>
    <w:rsid w:val="005D5C2B"/>
    <w:rsid w:val="005D7175"/>
    <w:rsid w:val="005E14F8"/>
    <w:rsid w:val="005F1014"/>
    <w:rsid w:val="005F283C"/>
    <w:rsid w:val="005F28C5"/>
    <w:rsid w:val="005F4463"/>
    <w:rsid w:val="005F7688"/>
    <w:rsid w:val="006021CC"/>
    <w:rsid w:val="00604665"/>
    <w:rsid w:val="006103C9"/>
    <w:rsid w:val="00610F48"/>
    <w:rsid w:val="00614A49"/>
    <w:rsid w:val="00615972"/>
    <w:rsid w:val="0062193C"/>
    <w:rsid w:val="00622CA2"/>
    <w:rsid w:val="006238D8"/>
    <w:rsid w:val="0063295C"/>
    <w:rsid w:val="00634257"/>
    <w:rsid w:val="006377D8"/>
    <w:rsid w:val="006448F1"/>
    <w:rsid w:val="00646185"/>
    <w:rsid w:val="006504B9"/>
    <w:rsid w:val="00654030"/>
    <w:rsid w:val="00655951"/>
    <w:rsid w:val="00661259"/>
    <w:rsid w:val="00661EE5"/>
    <w:rsid w:val="006736C6"/>
    <w:rsid w:val="006748EF"/>
    <w:rsid w:val="00674E19"/>
    <w:rsid w:val="0067531A"/>
    <w:rsid w:val="0068527B"/>
    <w:rsid w:val="00686DF5"/>
    <w:rsid w:val="00690A5B"/>
    <w:rsid w:val="006910F2"/>
    <w:rsid w:val="00694AE6"/>
    <w:rsid w:val="00695376"/>
    <w:rsid w:val="006953A8"/>
    <w:rsid w:val="006A2048"/>
    <w:rsid w:val="006A651E"/>
    <w:rsid w:val="006A716B"/>
    <w:rsid w:val="006A7A13"/>
    <w:rsid w:val="006B23A5"/>
    <w:rsid w:val="006B2A3A"/>
    <w:rsid w:val="006B4E0A"/>
    <w:rsid w:val="006C0AC7"/>
    <w:rsid w:val="006C4C7A"/>
    <w:rsid w:val="006C7055"/>
    <w:rsid w:val="006D2C77"/>
    <w:rsid w:val="006D5AF2"/>
    <w:rsid w:val="006D77EA"/>
    <w:rsid w:val="006E04D8"/>
    <w:rsid w:val="006E11D8"/>
    <w:rsid w:val="006E1BAA"/>
    <w:rsid w:val="006E5A02"/>
    <w:rsid w:val="006E7156"/>
    <w:rsid w:val="006E75EA"/>
    <w:rsid w:val="006F5F49"/>
    <w:rsid w:val="00701700"/>
    <w:rsid w:val="0070214A"/>
    <w:rsid w:val="0070214C"/>
    <w:rsid w:val="00705CFE"/>
    <w:rsid w:val="00707161"/>
    <w:rsid w:val="00707E51"/>
    <w:rsid w:val="00713894"/>
    <w:rsid w:val="0071467F"/>
    <w:rsid w:val="00715DC8"/>
    <w:rsid w:val="0071753E"/>
    <w:rsid w:val="0071768B"/>
    <w:rsid w:val="00721C3B"/>
    <w:rsid w:val="00722D98"/>
    <w:rsid w:val="00724138"/>
    <w:rsid w:val="007245C8"/>
    <w:rsid w:val="00724814"/>
    <w:rsid w:val="007347AE"/>
    <w:rsid w:val="00736662"/>
    <w:rsid w:val="00736850"/>
    <w:rsid w:val="007372F4"/>
    <w:rsid w:val="00741493"/>
    <w:rsid w:val="00742ACE"/>
    <w:rsid w:val="00750827"/>
    <w:rsid w:val="007534C3"/>
    <w:rsid w:val="007538E5"/>
    <w:rsid w:val="007544CD"/>
    <w:rsid w:val="00754C8E"/>
    <w:rsid w:val="00761010"/>
    <w:rsid w:val="00761B02"/>
    <w:rsid w:val="00763941"/>
    <w:rsid w:val="00764716"/>
    <w:rsid w:val="0076703C"/>
    <w:rsid w:val="00771A47"/>
    <w:rsid w:val="007744D2"/>
    <w:rsid w:val="0078119C"/>
    <w:rsid w:val="007814D7"/>
    <w:rsid w:val="00783115"/>
    <w:rsid w:val="007836CD"/>
    <w:rsid w:val="00784274"/>
    <w:rsid w:val="00790848"/>
    <w:rsid w:val="00791621"/>
    <w:rsid w:val="007927E0"/>
    <w:rsid w:val="00796737"/>
    <w:rsid w:val="00796A21"/>
    <w:rsid w:val="007A0B37"/>
    <w:rsid w:val="007A10DF"/>
    <w:rsid w:val="007A6CE2"/>
    <w:rsid w:val="007A711B"/>
    <w:rsid w:val="007B04C2"/>
    <w:rsid w:val="007B2E0D"/>
    <w:rsid w:val="007B695B"/>
    <w:rsid w:val="007C1355"/>
    <w:rsid w:val="007C291A"/>
    <w:rsid w:val="007D1ECB"/>
    <w:rsid w:val="007D251B"/>
    <w:rsid w:val="007D75C8"/>
    <w:rsid w:val="007D7BD4"/>
    <w:rsid w:val="007E035C"/>
    <w:rsid w:val="007E0D31"/>
    <w:rsid w:val="007E5E42"/>
    <w:rsid w:val="007E6749"/>
    <w:rsid w:val="007E6E7D"/>
    <w:rsid w:val="007E7055"/>
    <w:rsid w:val="007E7291"/>
    <w:rsid w:val="007F0E05"/>
    <w:rsid w:val="007F30FE"/>
    <w:rsid w:val="0080018C"/>
    <w:rsid w:val="00802B44"/>
    <w:rsid w:val="00803E80"/>
    <w:rsid w:val="00804D63"/>
    <w:rsid w:val="00806A54"/>
    <w:rsid w:val="00812C95"/>
    <w:rsid w:val="00813DC2"/>
    <w:rsid w:val="0081654F"/>
    <w:rsid w:val="00816E65"/>
    <w:rsid w:val="008208BD"/>
    <w:rsid w:val="0082302B"/>
    <w:rsid w:val="00824C52"/>
    <w:rsid w:val="00834A7B"/>
    <w:rsid w:val="00835EB6"/>
    <w:rsid w:val="008459DC"/>
    <w:rsid w:val="00847FCB"/>
    <w:rsid w:val="00851C2D"/>
    <w:rsid w:val="00857B5E"/>
    <w:rsid w:val="00860632"/>
    <w:rsid w:val="00861743"/>
    <w:rsid w:val="00865DBA"/>
    <w:rsid w:val="0086633C"/>
    <w:rsid w:val="00875F4F"/>
    <w:rsid w:val="008762B8"/>
    <w:rsid w:val="008763B2"/>
    <w:rsid w:val="00877F9B"/>
    <w:rsid w:val="008828CA"/>
    <w:rsid w:val="00882C7E"/>
    <w:rsid w:val="00884B4E"/>
    <w:rsid w:val="00884E53"/>
    <w:rsid w:val="00886A9A"/>
    <w:rsid w:val="00891B22"/>
    <w:rsid w:val="008A0AB4"/>
    <w:rsid w:val="008A69FF"/>
    <w:rsid w:val="008B3B51"/>
    <w:rsid w:val="008B5D7A"/>
    <w:rsid w:val="008B6BEA"/>
    <w:rsid w:val="008C0A71"/>
    <w:rsid w:val="008C3454"/>
    <w:rsid w:val="008C4BE9"/>
    <w:rsid w:val="008C57E6"/>
    <w:rsid w:val="008C5E2E"/>
    <w:rsid w:val="008C6C67"/>
    <w:rsid w:val="008C7C21"/>
    <w:rsid w:val="008C7DE7"/>
    <w:rsid w:val="008D4AD9"/>
    <w:rsid w:val="008D7260"/>
    <w:rsid w:val="008E7D56"/>
    <w:rsid w:val="008F3680"/>
    <w:rsid w:val="009023FC"/>
    <w:rsid w:val="00903B9B"/>
    <w:rsid w:val="00903D5B"/>
    <w:rsid w:val="00903F0A"/>
    <w:rsid w:val="00910CCF"/>
    <w:rsid w:val="009139DC"/>
    <w:rsid w:val="00914496"/>
    <w:rsid w:val="00916161"/>
    <w:rsid w:val="00917C34"/>
    <w:rsid w:val="00920497"/>
    <w:rsid w:val="00923376"/>
    <w:rsid w:val="00925682"/>
    <w:rsid w:val="00926654"/>
    <w:rsid w:val="00930159"/>
    <w:rsid w:val="009310F7"/>
    <w:rsid w:val="00933EED"/>
    <w:rsid w:val="00935D2C"/>
    <w:rsid w:val="009362BB"/>
    <w:rsid w:val="00936479"/>
    <w:rsid w:val="00946512"/>
    <w:rsid w:val="009469AB"/>
    <w:rsid w:val="009478AB"/>
    <w:rsid w:val="009526DC"/>
    <w:rsid w:val="00953E43"/>
    <w:rsid w:val="00954FAF"/>
    <w:rsid w:val="00961A5E"/>
    <w:rsid w:val="00963FDB"/>
    <w:rsid w:val="00975150"/>
    <w:rsid w:val="00986CEC"/>
    <w:rsid w:val="009877E6"/>
    <w:rsid w:val="00993461"/>
    <w:rsid w:val="00995C04"/>
    <w:rsid w:val="0099685B"/>
    <w:rsid w:val="009B2394"/>
    <w:rsid w:val="009B5C50"/>
    <w:rsid w:val="009B60E4"/>
    <w:rsid w:val="009C5C25"/>
    <w:rsid w:val="009C7104"/>
    <w:rsid w:val="009D02CD"/>
    <w:rsid w:val="009D0824"/>
    <w:rsid w:val="009D19D7"/>
    <w:rsid w:val="009D299C"/>
    <w:rsid w:val="009D420C"/>
    <w:rsid w:val="009D5228"/>
    <w:rsid w:val="009D69F6"/>
    <w:rsid w:val="009E003E"/>
    <w:rsid w:val="009E29DB"/>
    <w:rsid w:val="009E4640"/>
    <w:rsid w:val="009E60DF"/>
    <w:rsid w:val="009E742E"/>
    <w:rsid w:val="009F291D"/>
    <w:rsid w:val="009F7DEA"/>
    <w:rsid w:val="009F7F06"/>
    <w:rsid w:val="00A07388"/>
    <w:rsid w:val="00A149DB"/>
    <w:rsid w:val="00A23999"/>
    <w:rsid w:val="00A24EE5"/>
    <w:rsid w:val="00A26E86"/>
    <w:rsid w:val="00A2749B"/>
    <w:rsid w:val="00A30C8C"/>
    <w:rsid w:val="00A3168B"/>
    <w:rsid w:val="00A31A75"/>
    <w:rsid w:val="00A33A3A"/>
    <w:rsid w:val="00A3439A"/>
    <w:rsid w:val="00A350F6"/>
    <w:rsid w:val="00A42674"/>
    <w:rsid w:val="00A44740"/>
    <w:rsid w:val="00A47106"/>
    <w:rsid w:val="00A47C73"/>
    <w:rsid w:val="00A50B02"/>
    <w:rsid w:val="00A61301"/>
    <w:rsid w:val="00A6190C"/>
    <w:rsid w:val="00A6217F"/>
    <w:rsid w:val="00A62A29"/>
    <w:rsid w:val="00A63A54"/>
    <w:rsid w:val="00A675DA"/>
    <w:rsid w:val="00A70840"/>
    <w:rsid w:val="00A735C4"/>
    <w:rsid w:val="00A756AC"/>
    <w:rsid w:val="00A82961"/>
    <w:rsid w:val="00A82BE6"/>
    <w:rsid w:val="00A8377A"/>
    <w:rsid w:val="00A837B0"/>
    <w:rsid w:val="00A947CD"/>
    <w:rsid w:val="00AA3CA5"/>
    <w:rsid w:val="00AB45D4"/>
    <w:rsid w:val="00AB5EBE"/>
    <w:rsid w:val="00AB61BB"/>
    <w:rsid w:val="00AC22D2"/>
    <w:rsid w:val="00AC463C"/>
    <w:rsid w:val="00AD597E"/>
    <w:rsid w:val="00AE4D5A"/>
    <w:rsid w:val="00AE661A"/>
    <w:rsid w:val="00AF21E5"/>
    <w:rsid w:val="00AF6FFA"/>
    <w:rsid w:val="00AF7F76"/>
    <w:rsid w:val="00B145BA"/>
    <w:rsid w:val="00B2073B"/>
    <w:rsid w:val="00B2491A"/>
    <w:rsid w:val="00B24AF1"/>
    <w:rsid w:val="00B33BCE"/>
    <w:rsid w:val="00B3517F"/>
    <w:rsid w:val="00B359B2"/>
    <w:rsid w:val="00B4108E"/>
    <w:rsid w:val="00B424B4"/>
    <w:rsid w:val="00B45085"/>
    <w:rsid w:val="00B46246"/>
    <w:rsid w:val="00B538E4"/>
    <w:rsid w:val="00B53C6E"/>
    <w:rsid w:val="00B54358"/>
    <w:rsid w:val="00B57B88"/>
    <w:rsid w:val="00B57EEA"/>
    <w:rsid w:val="00B64F8A"/>
    <w:rsid w:val="00B66636"/>
    <w:rsid w:val="00B6703F"/>
    <w:rsid w:val="00B801A1"/>
    <w:rsid w:val="00B82CFC"/>
    <w:rsid w:val="00B834C7"/>
    <w:rsid w:val="00B83F9C"/>
    <w:rsid w:val="00B85D81"/>
    <w:rsid w:val="00B85D83"/>
    <w:rsid w:val="00B90392"/>
    <w:rsid w:val="00B90A97"/>
    <w:rsid w:val="00B9394E"/>
    <w:rsid w:val="00B93F8D"/>
    <w:rsid w:val="00B97520"/>
    <w:rsid w:val="00B9794E"/>
    <w:rsid w:val="00BB3A3C"/>
    <w:rsid w:val="00BB58E7"/>
    <w:rsid w:val="00BB781F"/>
    <w:rsid w:val="00BB7EB5"/>
    <w:rsid w:val="00BC6D4B"/>
    <w:rsid w:val="00BC75A4"/>
    <w:rsid w:val="00BD02F4"/>
    <w:rsid w:val="00BD070E"/>
    <w:rsid w:val="00BD7ADF"/>
    <w:rsid w:val="00BE1413"/>
    <w:rsid w:val="00BE33B6"/>
    <w:rsid w:val="00BE571B"/>
    <w:rsid w:val="00BE5FD6"/>
    <w:rsid w:val="00BF0170"/>
    <w:rsid w:val="00BF027A"/>
    <w:rsid w:val="00BF0B12"/>
    <w:rsid w:val="00BF1013"/>
    <w:rsid w:val="00BF4182"/>
    <w:rsid w:val="00BF4F38"/>
    <w:rsid w:val="00C00D50"/>
    <w:rsid w:val="00C0222D"/>
    <w:rsid w:val="00C05394"/>
    <w:rsid w:val="00C07699"/>
    <w:rsid w:val="00C10F38"/>
    <w:rsid w:val="00C15E76"/>
    <w:rsid w:val="00C20AAE"/>
    <w:rsid w:val="00C21EDD"/>
    <w:rsid w:val="00C22598"/>
    <w:rsid w:val="00C23C03"/>
    <w:rsid w:val="00C25297"/>
    <w:rsid w:val="00C25C57"/>
    <w:rsid w:val="00C2600E"/>
    <w:rsid w:val="00C273C5"/>
    <w:rsid w:val="00C337E1"/>
    <w:rsid w:val="00C357AD"/>
    <w:rsid w:val="00C3614B"/>
    <w:rsid w:val="00C42A81"/>
    <w:rsid w:val="00C45A08"/>
    <w:rsid w:val="00C47665"/>
    <w:rsid w:val="00C514D7"/>
    <w:rsid w:val="00C54EC2"/>
    <w:rsid w:val="00C574C1"/>
    <w:rsid w:val="00C57AEE"/>
    <w:rsid w:val="00C727B8"/>
    <w:rsid w:val="00C851D5"/>
    <w:rsid w:val="00C864C2"/>
    <w:rsid w:val="00C90E15"/>
    <w:rsid w:val="00C93749"/>
    <w:rsid w:val="00C93B39"/>
    <w:rsid w:val="00C956D1"/>
    <w:rsid w:val="00C97BBD"/>
    <w:rsid w:val="00C97E15"/>
    <w:rsid w:val="00CA37CB"/>
    <w:rsid w:val="00CB445E"/>
    <w:rsid w:val="00CB6EE7"/>
    <w:rsid w:val="00CC1802"/>
    <w:rsid w:val="00CC2B7B"/>
    <w:rsid w:val="00CC6E88"/>
    <w:rsid w:val="00CC7131"/>
    <w:rsid w:val="00CD176C"/>
    <w:rsid w:val="00CD2114"/>
    <w:rsid w:val="00CD5E4E"/>
    <w:rsid w:val="00CD6540"/>
    <w:rsid w:val="00CD67F1"/>
    <w:rsid w:val="00CE4746"/>
    <w:rsid w:val="00CE5E61"/>
    <w:rsid w:val="00CF0A65"/>
    <w:rsid w:val="00CF3BAC"/>
    <w:rsid w:val="00CF6234"/>
    <w:rsid w:val="00D0323B"/>
    <w:rsid w:val="00D05C7A"/>
    <w:rsid w:val="00D1080C"/>
    <w:rsid w:val="00D1125D"/>
    <w:rsid w:val="00D1168C"/>
    <w:rsid w:val="00D11C95"/>
    <w:rsid w:val="00D12030"/>
    <w:rsid w:val="00D15E61"/>
    <w:rsid w:val="00D16B77"/>
    <w:rsid w:val="00D21DB1"/>
    <w:rsid w:val="00D220BE"/>
    <w:rsid w:val="00D238C4"/>
    <w:rsid w:val="00D26DA7"/>
    <w:rsid w:val="00D303CF"/>
    <w:rsid w:val="00D31EAB"/>
    <w:rsid w:val="00D33F50"/>
    <w:rsid w:val="00D40570"/>
    <w:rsid w:val="00D41D59"/>
    <w:rsid w:val="00D45A6D"/>
    <w:rsid w:val="00D5016F"/>
    <w:rsid w:val="00D504A7"/>
    <w:rsid w:val="00D53CE6"/>
    <w:rsid w:val="00D565B4"/>
    <w:rsid w:val="00D57BCD"/>
    <w:rsid w:val="00D64924"/>
    <w:rsid w:val="00D650CE"/>
    <w:rsid w:val="00D6767D"/>
    <w:rsid w:val="00D72702"/>
    <w:rsid w:val="00D80B76"/>
    <w:rsid w:val="00D8163B"/>
    <w:rsid w:val="00D8381B"/>
    <w:rsid w:val="00D86449"/>
    <w:rsid w:val="00D87C46"/>
    <w:rsid w:val="00D90316"/>
    <w:rsid w:val="00D909E0"/>
    <w:rsid w:val="00D9139A"/>
    <w:rsid w:val="00D9293E"/>
    <w:rsid w:val="00D93FB2"/>
    <w:rsid w:val="00D947AA"/>
    <w:rsid w:val="00D97558"/>
    <w:rsid w:val="00DA0295"/>
    <w:rsid w:val="00DA19AC"/>
    <w:rsid w:val="00DB0889"/>
    <w:rsid w:val="00DB6A62"/>
    <w:rsid w:val="00DB6B87"/>
    <w:rsid w:val="00DC50DE"/>
    <w:rsid w:val="00DD0BD1"/>
    <w:rsid w:val="00DD0BF3"/>
    <w:rsid w:val="00DD7C26"/>
    <w:rsid w:val="00DE23F1"/>
    <w:rsid w:val="00DE639C"/>
    <w:rsid w:val="00DF3C4C"/>
    <w:rsid w:val="00DF4A52"/>
    <w:rsid w:val="00E00B4F"/>
    <w:rsid w:val="00E0465F"/>
    <w:rsid w:val="00E05098"/>
    <w:rsid w:val="00E05512"/>
    <w:rsid w:val="00E075C1"/>
    <w:rsid w:val="00E15979"/>
    <w:rsid w:val="00E16C8C"/>
    <w:rsid w:val="00E255CA"/>
    <w:rsid w:val="00E33D35"/>
    <w:rsid w:val="00E34A32"/>
    <w:rsid w:val="00E37173"/>
    <w:rsid w:val="00E37D40"/>
    <w:rsid w:val="00E4380A"/>
    <w:rsid w:val="00E43819"/>
    <w:rsid w:val="00E54880"/>
    <w:rsid w:val="00E57680"/>
    <w:rsid w:val="00E61A4C"/>
    <w:rsid w:val="00E61BEF"/>
    <w:rsid w:val="00E70700"/>
    <w:rsid w:val="00E75D22"/>
    <w:rsid w:val="00E75FAC"/>
    <w:rsid w:val="00E77101"/>
    <w:rsid w:val="00E80AC3"/>
    <w:rsid w:val="00E82D31"/>
    <w:rsid w:val="00E851FB"/>
    <w:rsid w:val="00E92B72"/>
    <w:rsid w:val="00E94AFD"/>
    <w:rsid w:val="00E955F0"/>
    <w:rsid w:val="00E96FC7"/>
    <w:rsid w:val="00EA27BE"/>
    <w:rsid w:val="00EA575A"/>
    <w:rsid w:val="00EA58A0"/>
    <w:rsid w:val="00EA7371"/>
    <w:rsid w:val="00EA76C9"/>
    <w:rsid w:val="00EA7FD2"/>
    <w:rsid w:val="00EB1633"/>
    <w:rsid w:val="00EB1666"/>
    <w:rsid w:val="00EB4901"/>
    <w:rsid w:val="00EB5574"/>
    <w:rsid w:val="00EB5E9F"/>
    <w:rsid w:val="00EB790A"/>
    <w:rsid w:val="00EC086A"/>
    <w:rsid w:val="00EC2EA6"/>
    <w:rsid w:val="00EC7184"/>
    <w:rsid w:val="00ED0C0F"/>
    <w:rsid w:val="00ED1660"/>
    <w:rsid w:val="00ED1EFE"/>
    <w:rsid w:val="00ED2BA2"/>
    <w:rsid w:val="00ED5823"/>
    <w:rsid w:val="00EE60B6"/>
    <w:rsid w:val="00EF0A41"/>
    <w:rsid w:val="00EF57B8"/>
    <w:rsid w:val="00EF641B"/>
    <w:rsid w:val="00EF726E"/>
    <w:rsid w:val="00EF7446"/>
    <w:rsid w:val="00EF7DA7"/>
    <w:rsid w:val="00F00E8A"/>
    <w:rsid w:val="00F02742"/>
    <w:rsid w:val="00F050D4"/>
    <w:rsid w:val="00F0632E"/>
    <w:rsid w:val="00F14024"/>
    <w:rsid w:val="00F1545A"/>
    <w:rsid w:val="00F16DBF"/>
    <w:rsid w:val="00F23188"/>
    <w:rsid w:val="00F231AE"/>
    <w:rsid w:val="00F24C26"/>
    <w:rsid w:val="00F34820"/>
    <w:rsid w:val="00F34F4F"/>
    <w:rsid w:val="00F36287"/>
    <w:rsid w:val="00F37370"/>
    <w:rsid w:val="00F438B7"/>
    <w:rsid w:val="00F449FC"/>
    <w:rsid w:val="00F467FC"/>
    <w:rsid w:val="00F535BB"/>
    <w:rsid w:val="00F55ACD"/>
    <w:rsid w:val="00F55E1B"/>
    <w:rsid w:val="00F57BF2"/>
    <w:rsid w:val="00F61A0F"/>
    <w:rsid w:val="00F62D7B"/>
    <w:rsid w:val="00F656E3"/>
    <w:rsid w:val="00F70B80"/>
    <w:rsid w:val="00F7244F"/>
    <w:rsid w:val="00F749C1"/>
    <w:rsid w:val="00F74C94"/>
    <w:rsid w:val="00F76332"/>
    <w:rsid w:val="00F82AFD"/>
    <w:rsid w:val="00F82E1F"/>
    <w:rsid w:val="00F83A8B"/>
    <w:rsid w:val="00F86796"/>
    <w:rsid w:val="00F875B1"/>
    <w:rsid w:val="00F879C4"/>
    <w:rsid w:val="00F92E7D"/>
    <w:rsid w:val="00F943D2"/>
    <w:rsid w:val="00F96F61"/>
    <w:rsid w:val="00F9754E"/>
    <w:rsid w:val="00F9780E"/>
    <w:rsid w:val="00FA0304"/>
    <w:rsid w:val="00FA0CBD"/>
    <w:rsid w:val="00FA2B5F"/>
    <w:rsid w:val="00FA45D9"/>
    <w:rsid w:val="00FB17F8"/>
    <w:rsid w:val="00FB2CEE"/>
    <w:rsid w:val="00FB36AF"/>
    <w:rsid w:val="00FB441D"/>
    <w:rsid w:val="00FC08CF"/>
    <w:rsid w:val="00FC4EEB"/>
    <w:rsid w:val="00FC5737"/>
    <w:rsid w:val="00FC63B2"/>
    <w:rsid w:val="00FC7BBD"/>
    <w:rsid w:val="00FD1751"/>
    <w:rsid w:val="00FD2585"/>
    <w:rsid w:val="00FD411A"/>
    <w:rsid w:val="00FE36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FE7"/>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E74"/>
    <w:pPr>
      <w:ind w:left="720"/>
      <w:contextualSpacing/>
    </w:pPr>
  </w:style>
  <w:style w:type="character" w:styleId="CommentReference">
    <w:name w:val="annotation reference"/>
    <w:basedOn w:val="DefaultParagraphFont"/>
    <w:uiPriority w:val="99"/>
    <w:semiHidden/>
    <w:unhideWhenUsed/>
    <w:rsid w:val="00B45085"/>
    <w:rPr>
      <w:sz w:val="16"/>
      <w:szCs w:val="16"/>
    </w:rPr>
  </w:style>
  <w:style w:type="paragraph" w:styleId="CommentText">
    <w:name w:val="annotation text"/>
    <w:basedOn w:val="Normal"/>
    <w:link w:val="CommentTextChar"/>
    <w:uiPriority w:val="99"/>
    <w:unhideWhenUsed/>
    <w:rsid w:val="00B45085"/>
    <w:pPr>
      <w:spacing w:line="240" w:lineRule="auto"/>
    </w:pPr>
    <w:rPr>
      <w:sz w:val="20"/>
      <w:szCs w:val="20"/>
    </w:rPr>
  </w:style>
  <w:style w:type="character" w:customStyle="1" w:styleId="CommentTextChar">
    <w:name w:val="Comment Text Char"/>
    <w:basedOn w:val="DefaultParagraphFont"/>
    <w:link w:val="CommentText"/>
    <w:uiPriority w:val="99"/>
    <w:rsid w:val="00B45085"/>
    <w:rPr>
      <w:sz w:val="20"/>
      <w:szCs w:val="20"/>
    </w:rPr>
  </w:style>
  <w:style w:type="paragraph" w:styleId="CommentSubject">
    <w:name w:val="annotation subject"/>
    <w:basedOn w:val="CommentText"/>
    <w:next w:val="CommentText"/>
    <w:link w:val="CommentSubjectChar"/>
    <w:uiPriority w:val="99"/>
    <w:semiHidden/>
    <w:unhideWhenUsed/>
    <w:rsid w:val="00B45085"/>
    <w:rPr>
      <w:b/>
      <w:bCs/>
    </w:rPr>
  </w:style>
  <w:style w:type="character" w:customStyle="1" w:styleId="CommentSubjectChar">
    <w:name w:val="Comment Subject Char"/>
    <w:basedOn w:val="CommentTextChar"/>
    <w:link w:val="CommentSubject"/>
    <w:uiPriority w:val="99"/>
    <w:semiHidden/>
    <w:rsid w:val="00B45085"/>
    <w:rPr>
      <w:b/>
      <w:bCs/>
      <w:sz w:val="20"/>
      <w:szCs w:val="20"/>
    </w:rPr>
  </w:style>
  <w:style w:type="paragraph" w:styleId="BalloonText">
    <w:name w:val="Balloon Text"/>
    <w:basedOn w:val="Normal"/>
    <w:link w:val="BalloonTextChar"/>
    <w:uiPriority w:val="99"/>
    <w:semiHidden/>
    <w:unhideWhenUsed/>
    <w:rsid w:val="00B45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85"/>
    <w:rPr>
      <w:rFonts w:ascii="Tahoma" w:hAnsi="Tahoma" w:cs="Tahoma"/>
      <w:sz w:val="16"/>
      <w:szCs w:val="16"/>
    </w:rPr>
  </w:style>
  <w:style w:type="paragraph" w:styleId="Revision">
    <w:name w:val="Revision"/>
    <w:hidden/>
    <w:uiPriority w:val="99"/>
    <w:semiHidden/>
    <w:rsid w:val="00E0465F"/>
    <w:pPr>
      <w:spacing w:after="0" w:line="240" w:lineRule="auto"/>
    </w:pPr>
  </w:style>
  <w:style w:type="character" w:styleId="Hyperlink">
    <w:name w:val="Hyperlink"/>
    <w:basedOn w:val="DefaultParagraphFont"/>
    <w:uiPriority w:val="99"/>
    <w:unhideWhenUsed/>
    <w:rsid w:val="00BF027A"/>
    <w:rPr>
      <w:rFonts w:cs="Times New Roman"/>
      <w:color w:val="0000FF"/>
      <w:u w:val="single"/>
    </w:rPr>
  </w:style>
  <w:style w:type="paragraph" w:styleId="FootnoteText">
    <w:name w:val="footnote text"/>
    <w:basedOn w:val="Normal"/>
    <w:link w:val="FootnoteTextChar"/>
    <w:uiPriority w:val="99"/>
    <w:unhideWhenUsed/>
    <w:rsid w:val="00BF027A"/>
    <w:pPr>
      <w:spacing w:after="0" w:line="240" w:lineRule="auto"/>
    </w:pPr>
    <w:rPr>
      <w:rFonts w:ascii="Gill Sans MT" w:eastAsia="Times New Roman" w:hAnsi="Gill Sans MT" w:cs="Times New Roman"/>
      <w:sz w:val="20"/>
      <w:szCs w:val="20"/>
    </w:rPr>
  </w:style>
  <w:style w:type="character" w:customStyle="1" w:styleId="FootnoteTextChar">
    <w:name w:val="Footnote Text Char"/>
    <w:basedOn w:val="DefaultParagraphFont"/>
    <w:link w:val="FootnoteText"/>
    <w:uiPriority w:val="99"/>
    <w:rsid w:val="00BF027A"/>
    <w:rPr>
      <w:rFonts w:ascii="Gill Sans MT" w:eastAsia="Times New Roman" w:hAnsi="Gill Sans MT" w:cs="Times New Roman"/>
      <w:sz w:val="20"/>
      <w:szCs w:val="20"/>
    </w:rPr>
  </w:style>
  <w:style w:type="character" w:styleId="FootnoteReference">
    <w:name w:val="footnote reference"/>
    <w:basedOn w:val="DefaultParagraphFont"/>
    <w:uiPriority w:val="99"/>
    <w:semiHidden/>
    <w:unhideWhenUsed/>
    <w:rsid w:val="00BF027A"/>
    <w:rPr>
      <w:rFonts w:cs="Times New Roman"/>
      <w:vertAlign w:val="superscript"/>
    </w:rPr>
  </w:style>
  <w:style w:type="character" w:styleId="PlaceholderText">
    <w:name w:val="Placeholder Text"/>
    <w:basedOn w:val="DefaultParagraphFont"/>
    <w:uiPriority w:val="99"/>
    <w:semiHidden/>
    <w:rsid w:val="00A8377A"/>
    <w:rPr>
      <w:color w:val="808080"/>
    </w:rPr>
  </w:style>
  <w:style w:type="character" w:styleId="LineNumber">
    <w:name w:val="line number"/>
    <w:basedOn w:val="DefaultParagraphFont"/>
    <w:uiPriority w:val="99"/>
    <w:semiHidden/>
    <w:unhideWhenUsed/>
    <w:rsid w:val="009362BB"/>
  </w:style>
  <w:style w:type="paragraph" w:styleId="Header">
    <w:name w:val="header"/>
    <w:basedOn w:val="Normal"/>
    <w:link w:val="HeaderChar"/>
    <w:uiPriority w:val="99"/>
    <w:unhideWhenUsed/>
    <w:rsid w:val="0093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2BB"/>
  </w:style>
  <w:style w:type="paragraph" w:styleId="Footer">
    <w:name w:val="footer"/>
    <w:basedOn w:val="Normal"/>
    <w:link w:val="FooterChar"/>
    <w:uiPriority w:val="99"/>
    <w:unhideWhenUsed/>
    <w:rsid w:val="0093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2BB"/>
  </w:style>
  <w:style w:type="paragraph" w:styleId="NormalWeb">
    <w:name w:val="Normal (Web)"/>
    <w:basedOn w:val="Normal"/>
    <w:uiPriority w:val="99"/>
    <w:semiHidden/>
    <w:unhideWhenUsed/>
    <w:rsid w:val="006D77E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0716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E74"/>
    <w:pPr>
      <w:ind w:left="720"/>
      <w:contextualSpacing/>
    </w:pPr>
  </w:style>
  <w:style w:type="character" w:styleId="CommentReference">
    <w:name w:val="annotation reference"/>
    <w:basedOn w:val="DefaultParagraphFont"/>
    <w:uiPriority w:val="99"/>
    <w:semiHidden/>
    <w:unhideWhenUsed/>
    <w:rsid w:val="00B45085"/>
    <w:rPr>
      <w:sz w:val="16"/>
      <w:szCs w:val="16"/>
    </w:rPr>
  </w:style>
  <w:style w:type="paragraph" w:styleId="CommentText">
    <w:name w:val="annotation text"/>
    <w:basedOn w:val="Normal"/>
    <w:link w:val="CommentTextChar"/>
    <w:uiPriority w:val="99"/>
    <w:unhideWhenUsed/>
    <w:rsid w:val="00B45085"/>
    <w:pPr>
      <w:spacing w:line="240" w:lineRule="auto"/>
    </w:pPr>
    <w:rPr>
      <w:sz w:val="20"/>
      <w:szCs w:val="20"/>
    </w:rPr>
  </w:style>
  <w:style w:type="character" w:customStyle="1" w:styleId="CommentTextChar">
    <w:name w:val="Comment Text Char"/>
    <w:basedOn w:val="DefaultParagraphFont"/>
    <w:link w:val="CommentText"/>
    <w:uiPriority w:val="99"/>
    <w:rsid w:val="00B45085"/>
    <w:rPr>
      <w:sz w:val="20"/>
      <w:szCs w:val="20"/>
    </w:rPr>
  </w:style>
  <w:style w:type="paragraph" w:styleId="CommentSubject">
    <w:name w:val="annotation subject"/>
    <w:basedOn w:val="CommentText"/>
    <w:next w:val="CommentText"/>
    <w:link w:val="CommentSubjectChar"/>
    <w:uiPriority w:val="99"/>
    <w:semiHidden/>
    <w:unhideWhenUsed/>
    <w:rsid w:val="00B45085"/>
    <w:rPr>
      <w:b/>
      <w:bCs/>
    </w:rPr>
  </w:style>
  <w:style w:type="character" w:customStyle="1" w:styleId="CommentSubjectChar">
    <w:name w:val="Comment Subject Char"/>
    <w:basedOn w:val="CommentTextChar"/>
    <w:link w:val="CommentSubject"/>
    <w:uiPriority w:val="99"/>
    <w:semiHidden/>
    <w:rsid w:val="00B45085"/>
    <w:rPr>
      <w:b/>
      <w:bCs/>
      <w:sz w:val="20"/>
      <w:szCs w:val="20"/>
    </w:rPr>
  </w:style>
  <w:style w:type="paragraph" w:styleId="BalloonText">
    <w:name w:val="Balloon Text"/>
    <w:basedOn w:val="Normal"/>
    <w:link w:val="BalloonTextChar"/>
    <w:uiPriority w:val="99"/>
    <w:semiHidden/>
    <w:unhideWhenUsed/>
    <w:rsid w:val="00B45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85"/>
    <w:rPr>
      <w:rFonts w:ascii="Tahoma" w:hAnsi="Tahoma" w:cs="Tahoma"/>
      <w:sz w:val="16"/>
      <w:szCs w:val="16"/>
    </w:rPr>
  </w:style>
  <w:style w:type="paragraph" w:styleId="Revision">
    <w:name w:val="Revision"/>
    <w:hidden/>
    <w:uiPriority w:val="99"/>
    <w:semiHidden/>
    <w:rsid w:val="00E0465F"/>
    <w:pPr>
      <w:spacing w:after="0" w:line="240" w:lineRule="auto"/>
    </w:pPr>
  </w:style>
  <w:style w:type="character" w:styleId="Hyperlink">
    <w:name w:val="Hyperlink"/>
    <w:basedOn w:val="DefaultParagraphFont"/>
    <w:uiPriority w:val="99"/>
    <w:unhideWhenUsed/>
    <w:rsid w:val="00BF027A"/>
    <w:rPr>
      <w:rFonts w:cs="Times New Roman"/>
      <w:color w:val="0000FF"/>
      <w:u w:val="single"/>
    </w:rPr>
  </w:style>
  <w:style w:type="paragraph" w:styleId="FootnoteText">
    <w:name w:val="footnote text"/>
    <w:basedOn w:val="Normal"/>
    <w:link w:val="FootnoteTextChar"/>
    <w:uiPriority w:val="99"/>
    <w:unhideWhenUsed/>
    <w:rsid w:val="00BF027A"/>
    <w:pPr>
      <w:spacing w:after="0" w:line="240" w:lineRule="auto"/>
    </w:pPr>
    <w:rPr>
      <w:rFonts w:ascii="Gill Sans MT" w:eastAsia="Times New Roman" w:hAnsi="Gill Sans MT" w:cs="Times New Roman"/>
      <w:sz w:val="20"/>
      <w:szCs w:val="20"/>
    </w:rPr>
  </w:style>
  <w:style w:type="character" w:customStyle="1" w:styleId="FootnoteTextChar">
    <w:name w:val="Footnote Text Char"/>
    <w:basedOn w:val="DefaultParagraphFont"/>
    <w:link w:val="FootnoteText"/>
    <w:uiPriority w:val="99"/>
    <w:rsid w:val="00BF027A"/>
    <w:rPr>
      <w:rFonts w:ascii="Gill Sans MT" w:eastAsia="Times New Roman" w:hAnsi="Gill Sans MT" w:cs="Times New Roman"/>
      <w:sz w:val="20"/>
      <w:szCs w:val="20"/>
    </w:rPr>
  </w:style>
  <w:style w:type="character" w:styleId="FootnoteReference">
    <w:name w:val="footnote reference"/>
    <w:basedOn w:val="DefaultParagraphFont"/>
    <w:uiPriority w:val="99"/>
    <w:semiHidden/>
    <w:unhideWhenUsed/>
    <w:rsid w:val="00BF027A"/>
    <w:rPr>
      <w:rFonts w:cs="Times New Roman"/>
      <w:vertAlign w:val="superscript"/>
    </w:rPr>
  </w:style>
  <w:style w:type="character" w:styleId="PlaceholderText">
    <w:name w:val="Placeholder Text"/>
    <w:basedOn w:val="DefaultParagraphFont"/>
    <w:uiPriority w:val="99"/>
    <w:semiHidden/>
    <w:rsid w:val="00A8377A"/>
    <w:rPr>
      <w:color w:val="808080"/>
    </w:rPr>
  </w:style>
  <w:style w:type="character" w:styleId="LineNumber">
    <w:name w:val="line number"/>
    <w:basedOn w:val="DefaultParagraphFont"/>
    <w:uiPriority w:val="99"/>
    <w:semiHidden/>
    <w:unhideWhenUsed/>
    <w:rsid w:val="009362BB"/>
  </w:style>
  <w:style w:type="paragraph" w:styleId="Header">
    <w:name w:val="header"/>
    <w:basedOn w:val="Normal"/>
    <w:link w:val="HeaderChar"/>
    <w:uiPriority w:val="99"/>
    <w:unhideWhenUsed/>
    <w:rsid w:val="0093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2BB"/>
  </w:style>
  <w:style w:type="paragraph" w:styleId="Footer">
    <w:name w:val="footer"/>
    <w:basedOn w:val="Normal"/>
    <w:link w:val="FooterChar"/>
    <w:uiPriority w:val="99"/>
    <w:unhideWhenUsed/>
    <w:rsid w:val="0093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2BB"/>
  </w:style>
  <w:style w:type="paragraph" w:styleId="NormalWeb">
    <w:name w:val="Normal (Web)"/>
    <w:basedOn w:val="Normal"/>
    <w:uiPriority w:val="99"/>
    <w:semiHidden/>
    <w:unhideWhenUsed/>
    <w:rsid w:val="006D77E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0716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117254">
      <w:bodyDiv w:val="1"/>
      <w:marLeft w:val="0"/>
      <w:marRight w:val="0"/>
      <w:marTop w:val="0"/>
      <w:marBottom w:val="0"/>
      <w:divBdr>
        <w:top w:val="none" w:sz="0" w:space="0" w:color="auto"/>
        <w:left w:val="none" w:sz="0" w:space="0" w:color="auto"/>
        <w:bottom w:val="none" w:sz="0" w:space="0" w:color="auto"/>
        <w:right w:val="none" w:sz="0" w:space="0" w:color="auto"/>
      </w:divBdr>
    </w:div>
    <w:div w:id="85657330">
      <w:bodyDiv w:val="1"/>
      <w:marLeft w:val="0"/>
      <w:marRight w:val="0"/>
      <w:marTop w:val="0"/>
      <w:marBottom w:val="0"/>
      <w:divBdr>
        <w:top w:val="none" w:sz="0" w:space="0" w:color="auto"/>
        <w:left w:val="none" w:sz="0" w:space="0" w:color="auto"/>
        <w:bottom w:val="none" w:sz="0" w:space="0" w:color="auto"/>
        <w:right w:val="none" w:sz="0" w:space="0" w:color="auto"/>
      </w:divBdr>
    </w:div>
    <w:div w:id="402682067">
      <w:bodyDiv w:val="1"/>
      <w:marLeft w:val="0"/>
      <w:marRight w:val="0"/>
      <w:marTop w:val="0"/>
      <w:marBottom w:val="0"/>
      <w:divBdr>
        <w:top w:val="none" w:sz="0" w:space="0" w:color="auto"/>
        <w:left w:val="none" w:sz="0" w:space="0" w:color="auto"/>
        <w:bottom w:val="none" w:sz="0" w:space="0" w:color="auto"/>
        <w:right w:val="none" w:sz="0" w:space="0" w:color="auto"/>
      </w:divBdr>
    </w:div>
    <w:div w:id="703676773">
      <w:bodyDiv w:val="1"/>
      <w:marLeft w:val="0"/>
      <w:marRight w:val="0"/>
      <w:marTop w:val="0"/>
      <w:marBottom w:val="0"/>
      <w:divBdr>
        <w:top w:val="none" w:sz="0" w:space="0" w:color="auto"/>
        <w:left w:val="none" w:sz="0" w:space="0" w:color="auto"/>
        <w:bottom w:val="none" w:sz="0" w:space="0" w:color="auto"/>
        <w:right w:val="none" w:sz="0" w:space="0" w:color="auto"/>
      </w:divBdr>
    </w:div>
    <w:div w:id="1379545589">
      <w:bodyDiv w:val="1"/>
      <w:marLeft w:val="0"/>
      <w:marRight w:val="0"/>
      <w:marTop w:val="0"/>
      <w:marBottom w:val="0"/>
      <w:divBdr>
        <w:top w:val="none" w:sz="0" w:space="0" w:color="auto"/>
        <w:left w:val="none" w:sz="0" w:space="0" w:color="auto"/>
        <w:bottom w:val="none" w:sz="0" w:space="0" w:color="auto"/>
        <w:right w:val="none" w:sz="0" w:space="0" w:color="auto"/>
      </w:divBdr>
      <w:divsChild>
        <w:div w:id="85737675">
          <w:marLeft w:val="547"/>
          <w:marRight w:val="0"/>
          <w:marTop w:val="130"/>
          <w:marBottom w:val="0"/>
          <w:divBdr>
            <w:top w:val="none" w:sz="0" w:space="0" w:color="auto"/>
            <w:left w:val="none" w:sz="0" w:space="0" w:color="auto"/>
            <w:bottom w:val="none" w:sz="0" w:space="0" w:color="auto"/>
            <w:right w:val="none" w:sz="0" w:space="0" w:color="auto"/>
          </w:divBdr>
        </w:div>
        <w:div w:id="277446196">
          <w:marLeft w:val="547"/>
          <w:marRight w:val="0"/>
          <w:marTop w:val="130"/>
          <w:marBottom w:val="0"/>
          <w:divBdr>
            <w:top w:val="none" w:sz="0" w:space="0" w:color="auto"/>
            <w:left w:val="none" w:sz="0" w:space="0" w:color="auto"/>
            <w:bottom w:val="none" w:sz="0" w:space="0" w:color="auto"/>
            <w:right w:val="none" w:sz="0" w:space="0" w:color="auto"/>
          </w:divBdr>
        </w:div>
        <w:div w:id="350378612">
          <w:marLeft w:val="547"/>
          <w:marRight w:val="0"/>
          <w:marTop w:val="130"/>
          <w:marBottom w:val="0"/>
          <w:divBdr>
            <w:top w:val="none" w:sz="0" w:space="0" w:color="auto"/>
            <w:left w:val="none" w:sz="0" w:space="0" w:color="auto"/>
            <w:bottom w:val="none" w:sz="0" w:space="0" w:color="auto"/>
            <w:right w:val="none" w:sz="0" w:space="0" w:color="auto"/>
          </w:divBdr>
        </w:div>
        <w:div w:id="678970627">
          <w:marLeft w:val="547"/>
          <w:marRight w:val="0"/>
          <w:marTop w:val="130"/>
          <w:marBottom w:val="0"/>
          <w:divBdr>
            <w:top w:val="none" w:sz="0" w:space="0" w:color="auto"/>
            <w:left w:val="none" w:sz="0" w:space="0" w:color="auto"/>
            <w:bottom w:val="none" w:sz="0" w:space="0" w:color="auto"/>
            <w:right w:val="none" w:sz="0" w:space="0" w:color="auto"/>
          </w:divBdr>
        </w:div>
        <w:div w:id="1012537503">
          <w:marLeft w:val="1800"/>
          <w:marRight w:val="0"/>
          <w:marTop w:val="96"/>
          <w:marBottom w:val="0"/>
          <w:divBdr>
            <w:top w:val="none" w:sz="0" w:space="0" w:color="auto"/>
            <w:left w:val="none" w:sz="0" w:space="0" w:color="auto"/>
            <w:bottom w:val="none" w:sz="0" w:space="0" w:color="auto"/>
            <w:right w:val="none" w:sz="0" w:space="0" w:color="auto"/>
          </w:divBdr>
        </w:div>
        <w:div w:id="1175219477">
          <w:marLeft w:val="547"/>
          <w:marRight w:val="0"/>
          <w:marTop w:val="130"/>
          <w:marBottom w:val="0"/>
          <w:divBdr>
            <w:top w:val="none" w:sz="0" w:space="0" w:color="auto"/>
            <w:left w:val="none" w:sz="0" w:space="0" w:color="auto"/>
            <w:bottom w:val="none" w:sz="0" w:space="0" w:color="auto"/>
            <w:right w:val="none" w:sz="0" w:space="0" w:color="auto"/>
          </w:divBdr>
        </w:div>
        <w:div w:id="1590236380">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pacificbiomass.org/documents/OilSeed/BiofuelsVarietyTrialsHalCollins.pdf" TargetMode="External"/><Relationship Id="rId1" Type="http://schemas.openxmlformats.org/officeDocument/2006/relationships/hyperlink" Target="https://utextension.tennessee.edu/publications/Documents/pb378.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www.waterfootprint.org/tool/hom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EA671D-7244-4430-95FA-F826AA990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40</Pages>
  <Words>27739</Words>
  <Characters>158113</Characters>
  <Application>Microsoft Office Word</Application>
  <DocSecurity>0</DocSecurity>
  <Lines>1317</Lines>
  <Paragraphs>370</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185482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jmacknick</dc:creator>
  <cp:lastModifiedBy>Windows User</cp:lastModifiedBy>
  <cp:revision>3</cp:revision>
  <cp:lastPrinted>2013-12-19T16:40:00Z</cp:lastPrinted>
  <dcterms:created xsi:type="dcterms:W3CDTF">2014-07-22T16:56:00Z</dcterms:created>
  <dcterms:modified xsi:type="dcterms:W3CDTF">2014-07-22T17:05:00Z</dcterms:modified>
</cp:coreProperties>
</file>