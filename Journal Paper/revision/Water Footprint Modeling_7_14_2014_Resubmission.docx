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30C78B82" w:rsidR="00BF027A" w:rsidRPr="008D7260" w:rsidRDefault="00DF3C4C" w:rsidP="008D7260">
      <w:pPr>
        <w:jc w:val="center"/>
        <w:rPr>
          <w:rFonts w:ascii="Times New Roman" w:hAnsi="Times New Roman" w:cs="Times New Roman"/>
          <w:b/>
          <w:sz w:val="24"/>
          <w:szCs w:val="24"/>
        </w:rPr>
      </w:pPr>
      <w:commentRangeStart w:id="0"/>
      <w:commentRangeStart w:id="1"/>
      <w:commentRangeStart w:id="2"/>
      <w:r>
        <w:rPr>
          <w:rFonts w:ascii="Times New Roman" w:hAnsi="Times New Roman" w:cs="Times New Roman"/>
          <w:b/>
          <w:sz w:val="24"/>
          <w:szCs w:val="24"/>
        </w:rPr>
        <w:t>Estimating</w:t>
      </w:r>
      <w:commentRangeEnd w:id="0"/>
      <w:r w:rsidR="00337266">
        <w:rPr>
          <w:rStyle w:val="CommentReference"/>
        </w:rPr>
        <w:commentReference w:id="0"/>
      </w:r>
      <w:r>
        <w:rPr>
          <w:rFonts w:ascii="Times New Roman" w:hAnsi="Times New Roman" w:cs="Times New Roman"/>
          <w:b/>
          <w:sz w:val="24"/>
          <w:szCs w:val="24"/>
        </w:rPr>
        <w:t xml:space="preserve"> Bio</w:t>
      </w:r>
      <w:ins w:id="3" w:author="ewarner" w:date="2014-07-15T14:18:00Z">
        <w:r w:rsidR="00E80AC3">
          <w:rPr>
            <w:rFonts w:ascii="Times New Roman" w:hAnsi="Times New Roman" w:cs="Times New Roman"/>
            <w:b/>
            <w:sz w:val="24"/>
            <w:szCs w:val="24"/>
          </w:rPr>
          <w:t>fuel</w:t>
        </w:r>
      </w:ins>
      <w:del w:id="4" w:author="ewarner" w:date="2014-07-15T14:19:00Z">
        <w:r w:rsidDel="00E80AC3">
          <w:rPr>
            <w:rFonts w:ascii="Times New Roman" w:hAnsi="Times New Roman" w:cs="Times New Roman"/>
            <w:b/>
            <w:sz w:val="24"/>
            <w:szCs w:val="24"/>
          </w:rPr>
          <w:delText>energy</w:delText>
        </w:r>
      </w:del>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commentRangeEnd w:id="1"/>
      <w:r w:rsidR="00E955F0">
        <w:rPr>
          <w:rStyle w:val="CommentReference"/>
        </w:rPr>
        <w:commentReference w:id="1"/>
      </w:r>
      <w:commentRangeEnd w:id="2"/>
      <w:r w:rsidR="0071753E">
        <w:rPr>
          <w:rStyle w:val="CommentReference"/>
        </w:rPr>
        <w:commentReference w:id="2"/>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 xml:space="preserve">a </w:t>
      </w:r>
      <w:proofErr w:type="spellStart"/>
      <w:r w:rsidR="008D7260" w:rsidRPr="008D7260">
        <w:rPr>
          <w:rFonts w:ascii="Times New Roman" w:hAnsi="Times New Roman" w:cs="Times New Roman"/>
          <w:i/>
          <w:sz w:val="24"/>
          <w:szCs w:val="24"/>
        </w:rPr>
        <w:t>Stright</w:t>
      </w:r>
      <w:proofErr w:type="spellEnd"/>
      <w:r w:rsidR="008D7260" w:rsidRPr="008D7260">
        <w:rPr>
          <w:rFonts w:ascii="Times New Roman" w:hAnsi="Times New Roman" w:cs="Times New Roman"/>
          <w:i/>
          <w:sz w:val="24"/>
          <w:szCs w:val="24"/>
        </w:rPr>
        <w:t>, Jordan Macknick, Corey Peck</w:t>
      </w:r>
    </w:p>
    <w:p w14:paraId="556AB605" w14:textId="4A120EE0" w:rsidR="002C2CCB" w:rsidRPr="008D7260" w:rsidRDefault="00BF027A" w:rsidP="008D7260">
      <w:pPr>
        <w:spacing w:line="480" w:lineRule="auto"/>
        <w:rPr>
          <w:rFonts w:ascii="Times New Roman" w:hAnsi="Times New Roman" w:cs="Times New Roman"/>
          <w:sz w:val="24"/>
          <w:szCs w:val="24"/>
        </w:rPr>
      </w:pPr>
      <w:commentRangeStart w:id="5"/>
      <w:r w:rsidRPr="008D7260">
        <w:rPr>
          <w:rFonts w:ascii="Times New Roman" w:hAnsi="Times New Roman" w:cs="Times New Roman"/>
          <w:sz w:val="24"/>
          <w:szCs w:val="24"/>
        </w:rPr>
        <w:t xml:space="preserve">Abstract: </w:t>
      </w:r>
      <w:commentRangeEnd w:id="5"/>
      <w:r w:rsidR="002227C1">
        <w:rPr>
          <w:rStyle w:val="CommentReference"/>
        </w:rPr>
        <w:commentReference w:id="5"/>
      </w:r>
    </w:p>
    <w:p w14:paraId="2DB2B2CD" w14:textId="526D842B"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moveFromRangeStart w:id="6" w:author="ewarner" w:date="2014-07-15T15:40:00Z" w:name="move393202132"/>
      <w:moveFrom w:id="7" w:author="ewarner" w:date="2014-07-15T15:40:00Z">
        <w:r w:rsidR="00AF7F76" w:rsidDel="00FD411A">
          <w:rPr>
            <w:rFonts w:ascii="Times New Roman" w:hAnsi="Times New Roman" w:cs="Times New Roman"/>
            <w:sz w:val="24"/>
            <w:szCs w:val="24"/>
          </w:rPr>
          <w:t>Societal s</w:t>
        </w:r>
        <w:r w:rsidR="00CD5E4E" w:rsidDel="00FD411A">
          <w:rPr>
            <w:rFonts w:ascii="Times New Roman" w:hAnsi="Times New Roman" w:cs="Times New Roman"/>
            <w:sz w:val="24"/>
            <w:szCs w:val="24"/>
          </w:rPr>
          <w:t xml:space="preserve">crutiny </w:t>
        </w:r>
        <w:r w:rsidR="00AF7F76" w:rsidDel="00FD411A">
          <w:rPr>
            <w:rFonts w:ascii="Times New Roman" w:hAnsi="Times New Roman" w:cs="Times New Roman"/>
            <w:sz w:val="24"/>
            <w:szCs w:val="24"/>
          </w:rPr>
          <w:t>derives from fear of depleting rural water supplies through activities such as irrigation for</w:t>
        </w:r>
        <w:r w:rsidR="008D7260" w:rsidDel="00FD411A">
          <w:rPr>
            <w:rFonts w:ascii="Times New Roman" w:hAnsi="Times New Roman" w:cs="Times New Roman"/>
            <w:sz w:val="24"/>
            <w:szCs w:val="24"/>
          </w:rPr>
          <w:t xml:space="preserve"> large-scale agricultural production</w:t>
        </w:r>
        <w:r w:rsidR="00274FBD" w:rsidDel="00FD411A">
          <w:rPr>
            <w:rFonts w:ascii="Times New Roman" w:hAnsi="Times New Roman" w:cs="Times New Roman"/>
            <w:sz w:val="24"/>
            <w:szCs w:val="24"/>
          </w:rPr>
          <w:t>.</w:t>
        </w:r>
        <w:r w:rsidDel="00FD411A">
          <w:rPr>
            <w:rFonts w:ascii="Times New Roman" w:hAnsi="Times New Roman" w:cs="Times New Roman"/>
            <w:sz w:val="24"/>
            <w:szCs w:val="24"/>
          </w:rPr>
          <w:t xml:space="preserve"> </w:t>
        </w:r>
        <w:r w:rsidR="00AF7F76" w:rsidRPr="00AF7F76" w:rsidDel="00FD411A">
          <w:rPr>
            <w:rFonts w:ascii="Times New Roman" w:hAnsi="Times New Roman" w:cs="Times New Roman"/>
            <w:sz w:val="24"/>
            <w:szCs w:val="24"/>
          </w:rPr>
          <w:t xml:space="preserve"> </w:t>
        </w:r>
      </w:moveFrom>
      <w:moveFromRangeEnd w:id="6"/>
      <w:r w:rsidR="00AF7F76">
        <w:rPr>
          <w:rFonts w:ascii="Times New Roman" w:hAnsi="Times New Roman" w:cs="Times New Roman"/>
          <w:sz w:val="24"/>
          <w:szCs w:val="24"/>
        </w:rPr>
        <w:t xml:space="preserve">Water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has been proposed as a possible </w:t>
      </w:r>
      <w:del w:id="8" w:author="ewarner" w:date="2014-07-15T15:46:00Z">
        <w:r w:rsidR="00AF7F76" w:rsidDel="00914496">
          <w:rPr>
            <w:rFonts w:ascii="Times New Roman" w:hAnsi="Times New Roman" w:cs="Times New Roman"/>
            <w:sz w:val="24"/>
            <w:szCs w:val="24"/>
          </w:rPr>
          <w:delText>clear and comprehensive</w:delText>
        </w:r>
      </w:del>
      <w:ins w:id="9" w:author="ewarner" w:date="2014-07-15T15:46:00Z">
        <w:r w:rsidR="00914496">
          <w:rPr>
            <w:rFonts w:ascii="Times New Roman" w:hAnsi="Times New Roman" w:cs="Times New Roman"/>
            <w:sz w:val="24"/>
            <w:szCs w:val="24"/>
          </w:rPr>
          <w:t>complete</w:t>
        </w:r>
      </w:ins>
      <w:r w:rsidR="00AF7F76">
        <w:rPr>
          <w:rFonts w:ascii="Times New Roman" w:hAnsi="Times New Roman" w:cs="Times New Roman"/>
          <w:sz w:val="24"/>
          <w:szCs w:val="24"/>
        </w:rPr>
        <w:t xml:space="preserve"> measure to evaluate water use with regards to </w:t>
      </w:r>
      <w:del w:id="10" w:author="ewarner" w:date="2014-07-15T15:40:00Z">
        <w:r w:rsidR="00AF7F76" w:rsidDel="00FD411A">
          <w:rPr>
            <w:rFonts w:ascii="Times New Roman" w:hAnsi="Times New Roman" w:cs="Times New Roman"/>
            <w:sz w:val="24"/>
            <w:szCs w:val="24"/>
          </w:rPr>
          <w:delText xml:space="preserve">these </w:delText>
        </w:r>
      </w:del>
      <w:r w:rsidR="00AF7F76">
        <w:rPr>
          <w:rFonts w:ascii="Times New Roman" w:hAnsi="Times New Roman" w:cs="Times New Roman"/>
          <w:sz w:val="24"/>
          <w:szCs w:val="24"/>
        </w:rPr>
        <w:t>concerns</w:t>
      </w:r>
      <w:ins w:id="11" w:author="ewarner" w:date="2014-07-15T15:40:00Z">
        <w:r w:rsidR="00FD411A">
          <w:rPr>
            <w:rFonts w:ascii="Times New Roman" w:hAnsi="Times New Roman" w:cs="Times New Roman"/>
            <w:sz w:val="24"/>
            <w:szCs w:val="24"/>
          </w:rPr>
          <w:t xml:space="preserve"> </w:t>
        </w:r>
      </w:ins>
      <w:moveToRangeStart w:id="12" w:author="ewarner" w:date="2014-07-15T15:40:00Z" w:name="move393202132"/>
      <w:moveTo w:id="13" w:author="ewarner" w:date="2014-07-15T15:40:00Z">
        <w:del w:id="14" w:author="ewarner" w:date="2014-07-15T15:40:00Z">
          <w:r w:rsidR="00FD411A" w:rsidDel="00FD411A">
            <w:rPr>
              <w:rFonts w:ascii="Times New Roman" w:hAnsi="Times New Roman" w:cs="Times New Roman"/>
              <w:sz w:val="24"/>
              <w:szCs w:val="24"/>
            </w:rPr>
            <w:delText xml:space="preserve">Societal scrutiny derives from fear of </w:delText>
          </w:r>
        </w:del>
      </w:moveTo>
      <w:ins w:id="15" w:author="ewarner" w:date="2014-07-15T15:40:00Z">
        <w:r w:rsidR="00FD411A">
          <w:rPr>
            <w:rFonts w:ascii="Times New Roman" w:hAnsi="Times New Roman" w:cs="Times New Roman"/>
            <w:sz w:val="24"/>
            <w:szCs w:val="24"/>
          </w:rPr>
          <w:t xml:space="preserve">about </w:t>
        </w:r>
      </w:ins>
      <w:moveTo w:id="16" w:author="ewarner" w:date="2014-07-15T15:40:00Z">
        <w:r w:rsidR="00FD411A">
          <w:rPr>
            <w:rFonts w:ascii="Times New Roman" w:hAnsi="Times New Roman" w:cs="Times New Roman"/>
            <w:sz w:val="24"/>
            <w:szCs w:val="24"/>
          </w:rPr>
          <w:t>depleting rural water supplies through activities such as irrigation for large-scale agricultural production.</w:t>
        </w:r>
        <w:del w:id="17" w:author="ewarner" w:date="2014-07-15T15:40:00Z">
          <w:r w:rsidR="00FD411A" w:rsidDel="00FD411A">
            <w:rPr>
              <w:rFonts w:ascii="Times New Roman" w:hAnsi="Times New Roman" w:cs="Times New Roman"/>
              <w:sz w:val="24"/>
              <w:szCs w:val="24"/>
            </w:rPr>
            <w:delText xml:space="preserve"> </w:delText>
          </w:r>
          <w:r w:rsidR="00FD411A" w:rsidRPr="00AF7F76" w:rsidDel="00FD411A">
            <w:rPr>
              <w:rFonts w:ascii="Times New Roman" w:hAnsi="Times New Roman" w:cs="Times New Roman"/>
              <w:sz w:val="24"/>
              <w:szCs w:val="24"/>
            </w:rPr>
            <w:delText xml:space="preserve"> </w:delText>
          </w:r>
        </w:del>
      </w:moveTo>
      <w:moveToRangeEnd w:id="12"/>
    </w:p>
    <w:p w14:paraId="19775CBD" w14:textId="60848E5D" w:rsidR="00D8163B" w:rsidRDefault="00914496" w:rsidP="00EF57B8">
      <w:pPr>
        <w:spacing w:line="480" w:lineRule="auto"/>
        <w:ind w:firstLine="720"/>
        <w:rPr>
          <w:rFonts w:ascii="Times New Roman" w:hAnsi="Times New Roman" w:cs="Times New Roman"/>
          <w:sz w:val="24"/>
          <w:szCs w:val="24"/>
        </w:rPr>
      </w:pPr>
      <w:ins w:id="18" w:author="ewarner" w:date="2014-07-15T15:47:00Z">
        <w:r>
          <w:rPr>
            <w:rFonts w:ascii="Times New Roman" w:hAnsi="Times New Roman" w:cs="Times New Roman"/>
            <w:sz w:val="24"/>
            <w:szCs w:val="24"/>
          </w:rPr>
          <w:t>W</w:t>
        </w:r>
      </w:ins>
      <w:del w:id="19" w:author="ewarner" w:date="2014-07-15T15:47:00Z">
        <w:r w:rsidR="00AF7F76" w:rsidDel="00914496">
          <w:rPr>
            <w:rFonts w:ascii="Times New Roman" w:hAnsi="Times New Roman" w:cs="Times New Roman"/>
            <w:sz w:val="24"/>
            <w:szCs w:val="24"/>
          </w:rPr>
          <w:delText>Existing w</w:delText>
        </w:r>
      </w:del>
      <w:r w:rsidR="00AF7F76">
        <w:rPr>
          <w:rFonts w:ascii="Times New Roman" w:hAnsi="Times New Roman" w:cs="Times New Roman"/>
          <w:sz w:val="24"/>
          <w:szCs w:val="24"/>
        </w:rPr>
        <w:t xml:space="preserve">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literature</w:t>
      </w:r>
      <w:del w:id="20" w:author="ewarner" w:date="2014-07-15T15:47:00Z">
        <w:r w:rsidR="00AF7F76" w:rsidDel="00914496">
          <w:rPr>
            <w:rFonts w:ascii="Times New Roman" w:hAnsi="Times New Roman" w:cs="Times New Roman"/>
            <w:sz w:val="24"/>
            <w:szCs w:val="24"/>
          </w:rPr>
          <w:delText xml:space="preserve"> examining these concerns</w:delText>
        </w:r>
      </w:del>
      <w:r w:rsidR="00AF7F76">
        <w:rPr>
          <w:rFonts w:ascii="Times New Roman" w:hAnsi="Times New Roman" w:cs="Times New Roman"/>
          <w:sz w:val="24"/>
          <w:szCs w:val="24"/>
        </w:rPr>
        <w:t xml:space="preserve"> has often been limited in </w:t>
      </w:r>
      <w:ins w:id="21" w:author="ewarner" w:date="2014-07-15T14:53:00Z">
        <w:r w:rsidR="00337266">
          <w:rPr>
            <w:rFonts w:ascii="Times New Roman" w:hAnsi="Times New Roman" w:cs="Times New Roman"/>
            <w:sz w:val="24"/>
            <w:szCs w:val="24"/>
          </w:rPr>
          <w:t xml:space="preserve">one or more of the </w:t>
        </w:r>
      </w:ins>
      <w:r w:rsidR="00AF7F76">
        <w:rPr>
          <w:rFonts w:ascii="Times New Roman" w:hAnsi="Times New Roman" w:cs="Times New Roman"/>
          <w:sz w:val="24"/>
          <w:szCs w:val="24"/>
        </w:rPr>
        <w:t>several key aspects</w:t>
      </w:r>
      <w:ins w:id="22" w:author="ewarner" w:date="2014-07-15T14:53:00Z">
        <w:r w:rsidR="00337266">
          <w:rPr>
            <w:rFonts w:ascii="Times New Roman" w:hAnsi="Times New Roman" w:cs="Times New Roman"/>
            <w:sz w:val="24"/>
            <w:szCs w:val="24"/>
          </w:rPr>
          <w:t xml:space="preserve">: </w:t>
        </w:r>
      </w:ins>
      <w:del w:id="23" w:author="ewarner" w:date="2014-07-15T14:53:00Z">
        <w:r w:rsidR="00AF7F76" w:rsidDel="00337266">
          <w:rPr>
            <w:rFonts w:ascii="Times New Roman" w:hAnsi="Times New Roman" w:cs="Times New Roman"/>
            <w:sz w:val="24"/>
            <w:szCs w:val="24"/>
          </w:rPr>
          <w:delText xml:space="preserve">. Key limitations include </w:delText>
        </w:r>
      </w:del>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del w:id="24" w:author="ewarner" w:date="2014-07-15T14:53:00Z">
        <w:r w:rsidR="00AF7F76" w:rsidDel="00337266">
          <w:rPr>
            <w:rFonts w:ascii="Times New Roman" w:hAnsi="Times New Roman" w:cs="Times New Roman"/>
            <w:sz w:val="24"/>
            <w:szCs w:val="24"/>
          </w:rPr>
          <w:delText>s</w:delText>
        </w:r>
      </w:del>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 xml:space="preserve">stocks (e.g., </w:t>
      </w:r>
      <w:proofErr w:type="spellStart"/>
      <w:r w:rsidR="00803E80">
        <w:rPr>
          <w:rFonts w:ascii="Times New Roman" w:hAnsi="Times New Roman" w:cs="Times New Roman"/>
          <w:sz w:val="24"/>
          <w:szCs w:val="24"/>
        </w:rPr>
        <w:t>vadose</w:t>
      </w:r>
      <w:proofErr w:type="spellEnd"/>
      <w:r w:rsidR="00803E80">
        <w:rPr>
          <w:rFonts w:ascii="Times New Roman" w:hAnsi="Times New Roman" w:cs="Times New Roman"/>
          <w:sz w:val="24"/>
          <w:szCs w:val="24"/>
        </w:rPr>
        <w:t xml:space="preserv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del w:id="25" w:author="ewarner" w:date="2014-07-15T14:51:00Z">
        <w:r w:rsidR="00CD5E4E" w:rsidDel="00337266">
          <w:rPr>
            <w:rFonts w:ascii="Times New Roman" w:hAnsi="Times New Roman" w:cs="Times New Roman"/>
            <w:sz w:val="24"/>
            <w:szCs w:val="24"/>
          </w:rPr>
          <w:delText xml:space="preserve"> </w:delText>
        </w:r>
      </w:del>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 xml:space="preserve">resolution of </w:t>
      </w:r>
      <w:del w:id="26" w:author="ewarner" w:date="2014-07-15T15:47:00Z">
        <w:r w:rsidR="00CD5E4E" w:rsidDel="00914496">
          <w:rPr>
            <w:rFonts w:ascii="Times New Roman" w:hAnsi="Times New Roman" w:cs="Times New Roman"/>
            <w:sz w:val="24"/>
            <w:szCs w:val="24"/>
          </w:rPr>
          <w:delText xml:space="preserve">water footprinting </w:delText>
        </w:r>
      </w:del>
      <w:r w:rsidR="00CD5E4E">
        <w:rPr>
          <w:rFonts w:ascii="Times New Roman" w:hAnsi="Times New Roman" w:cs="Times New Roman"/>
          <w:sz w:val="24"/>
          <w:szCs w:val="24"/>
        </w:rPr>
        <w:t>data,</w:t>
      </w:r>
      <w:r w:rsidR="00803E80">
        <w:rPr>
          <w:rFonts w:ascii="Times New Roman" w:hAnsi="Times New Roman" w:cs="Times New Roman"/>
          <w:sz w:val="24"/>
          <w:szCs w:val="24"/>
        </w:rPr>
        <w:t xml:space="preserve"> </w:t>
      </w:r>
      <w:ins w:id="27" w:author="ewarner" w:date="2014-07-15T15:47:00Z">
        <w:r>
          <w:rPr>
            <w:rFonts w:ascii="Times New Roman" w:hAnsi="Times New Roman" w:cs="Times New Roman"/>
            <w:sz w:val="24"/>
            <w:szCs w:val="24"/>
          </w:rPr>
          <w:t xml:space="preserve">consistent </w:t>
        </w:r>
      </w:ins>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ins w:id="28" w:author="ewarner" w:date="2014-07-15T15:47:00Z">
        <w:r>
          <w:rPr>
            <w:rFonts w:ascii="Times New Roman" w:hAnsi="Times New Roman" w:cs="Times New Roman"/>
            <w:sz w:val="24"/>
            <w:szCs w:val="24"/>
          </w:rPr>
          <w:t xml:space="preserve">any </w:t>
        </w:r>
      </w:ins>
      <w:del w:id="29" w:author="ewarner" w:date="2014-07-15T15:47:00Z">
        <w:r w:rsidR="00330825" w:rsidDel="00914496">
          <w:rPr>
            <w:rFonts w:ascii="Times New Roman" w:hAnsi="Times New Roman" w:cs="Times New Roman"/>
            <w:sz w:val="24"/>
            <w:szCs w:val="24"/>
          </w:rPr>
          <w:delText xml:space="preserve">any </w:delText>
        </w:r>
        <w:r w:rsidR="00FD2585" w:rsidDel="00914496">
          <w:rPr>
            <w:rFonts w:ascii="Times New Roman" w:hAnsi="Times New Roman" w:cs="Times New Roman"/>
            <w:sz w:val="24"/>
            <w:szCs w:val="24"/>
          </w:rPr>
          <w:delText xml:space="preserve">agricultural </w:delText>
        </w:r>
      </w:del>
      <w:r w:rsidR="00FD2585">
        <w:rPr>
          <w:rFonts w:ascii="Times New Roman" w:hAnsi="Times New Roman" w:cs="Times New Roman"/>
          <w:sz w:val="24"/>
          <w:szCs w:val="24"/>
        </w:rPr>
        <w:t>feedstock</w:t>
      </w:r>
      <w:r w:rsidR="00803E80">
        <w:rPr>
          <w:rFonts w:ascii="Times New Roman" w:hAnsi="Times New Roman" w:cs="Times New Roman"/>
          <w:sz w:val="24"/>
          <w:szCs w:val="24"/>
        </w:rPr>
        <w:t>s</w:t>
      </w:r>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del w:id="30" w:author="ewarner" w:date="2014-07-15T15:34:00Z">
        <w:r w:rsidR="001E4280" w:rsidDel="00FD411A">
          <w:rPr>
            <w:rFonts w:ascii="Times New Roman" w:hAnsi="Times New Roman" w:cs="Times New Roman"/>
            <w:sz w:val="24"/>
            <w:szCs w:val="24"/>
          </w:rPr>
          <w:delText>W</w:delText>
        </w:r>
        <w:r w:rsidR="000455E5" w:rsidDel="00FD411A">
          <w:rPr>
            <w:rFonts w:ascii="Times New Roman" w:hAnsi="Times New Roman" w:cs="Times New Roman"/>
            <w:sz w:val="24"/>
            <w:szCs w:val="24"/>
          </w:rPr>
          <w:delText xml:space="preserve">e developed a </w:delText>
        </w:r>
        <w:r w:rsidR="002C588F" w:rsidDel="00FD411A">
          <w:rPr>
            <w:rFonts w:ascii="Times New Roman" w:hAnsi="Times New Roman" w:cs="Times New Roman"/>
            <w:sz w:val="24"/>
            <w:szCs w:val="24"/>
          </w:rPr>
          <w:delText>model</w:delText>
        </w:r>
        <w:r w:rsidR="00274FBD" w:rsidDel="00FD411A">
          <w:rPr>
            <w:rFonts w:ascii="Times New Roman" w:hAnsi="Times New Roman" w:cs="Times New Roman"/>
            <w:sz w:val="24"/>
            <w:szCs w:val="24"/>
          </w:rPr>
          <w:delText xml:space="preserve"> called BioSpatial H</w:delText>
        </w:r>
        <w:r w:rsidR="00274FBD" w:rsidRPr="00274FBD" w:rsidDel="00FD411A">
          <w:rPr>
            <w:rFonts w:ascii="Times New Roman" w:hAnsi="Times New Roman" w:cs="Times New Roman"/>
            <w:sz w:val="24"/>
            <w:szCs w:val="24"/>
            <w:vertAlign w:val="subscript"/>
          </w:rPr>
          <w:delText>2</w:delText>
        </w:r>
        <w:r w:rsidR="00274FBD" w:rsidDel="00FD411A">
          <w:rPr>
            <w:rFonts w:ascii="Times New Roman" w:hAnsi="Times New Roman" w:cs="Times New Roman"/>
            <w:sz w:val="24"/>
            <w:szCs w:val="24"/>
          </w:rPr>
          <w:delText>O</w:delText>
        </w:r>
        <w:r w:rsidR="002A0E52" w:rsidDel="00FD411A">
          <w:rPr>
            <w:rFonts w:ascii="Times New Roman" w:hAnsi="Times New Roman" w:cs="Times New Roman"/>
            <w:sz w:val="24"/>
            <w:szCs w:val="24"/>
          </w:rPr>
          <w:delText xml:space="preserve"> </w:delText>
        </w:r>
      </w:del>
      <w:del w:id="31" w:author="ewarner" w:date="2014-07-15T14:55:00Z">
        <w:r w:rsidR="00EF0A41" w:rsidDel="00337266">
          <w:rPr>
            <w:rFonts w:ascii="Times New Roman" w:hAnsi="Times New Roman" w:cs="Times New Roman"/>
            <w:sz w:val="24"/>
            <w:szCs w:val="24"/>
          </w:rPr>
          <w:delText>to</w:delText>
        </w:r>
      </w:del>
      <w:del w:id="32" w:author="ewarner" w:date="2014-07-15T15:35:00Z">
        <w:r w:rsidR="00EF0A41" w:rsidDel="00FD411A">
          <w:rPr>
            <w:rFonts w:ascii="Times New Roman" w:hAnsi="Times New Roman" w:cs="Times New Roman"/>
            <w:sz w:val="24"/>
            <w:szCs w:val="24"/>
          </w:rPr>
          <w:delText xml:space="preserve"> </w:delText>
        </w:r>
      </w:del>
      <w:del w:id="33" w:author="ewarner" w:date="2014-07-15T14:54:00Z">
        <w:r w:rsidR="00CD5E4E" w:rsidDel="00337266">
          <w:rPr>
            <w:rFonts w:ascii="Times New Roman" w:hAnsi="Times New Roman" w:cs="Times New Roman"/>
            <w:sz w:val="24"/>
            <w:szCs w:val="24"/>
          </w:rPr>
          <w:delText>address some of these limitations</w:delText>
        </w:r>
      </w:del>
      <w:del w:id="34" w:author="ewarner" w:date="2014-07-15T15:35:00Z">
        <w:r w:rsidR="00EF0A41" w:rsidDel="00FD411A">
          <w:rPr>
            <w:rFonts w:ascii="Times New Roman" w:hAnsi="Times New Roman" w:cs="Times New Roman"/>
            <w:sz w:val="24"/>
            <w:szCs w:val="24"/>
          </w:rPr>
          <w:delText>.</w:delText>
        </w:r>
      </w:del>
      <w:r w:rsidR="00EF0A41">
        <w:rPr>
          <w:rFonts w:ascii="Times New Roman" w:hAnsi="Times New Roman" w:cs="Times New Roman"/>
          <w:sz w:val="24"/>
          <w:szCs w:val="24"/>
        </w:rPr>
        <w:t xml:space="preserve"> </w:t>
      </w:r>
    </w:p>
    <w:p w14:paraId="57EB3C27" w14:textId="0F440884" w:rsidR="00FD411A" w:rsidRDefault="00FD411A" w:rsidP="00FD411A">
      <w:pPr>
        <w:spacing w:line="480" w:lineRule="auto"/>
        <w:ind w:firstLine="720"/>
        <w:rPr>
          <w:ins w:id="35" w:author="ewarner" w:date="2014-07-15T15:35:00Z"/>
          <w:rFonts w:ascii="Times New Roman" w:hAnsi="Times New Roman" w:cs="Times New Roman"/>
          <w:sz w:val="24"/>
          <w:szCs w:val="24"/>
        </w:rPr>
      </w:pPr>
      <w:ins w:id="36" w:author="ewarner" w:date="2014-07-15T15:34:00Z">
        <w:r>
          <w:rPr>
            <w:rFonts w:ascii="Times New Roman" w:hAnsi="Times New Roman" w:cs="Times New Roman"/>
            <w:sz w:val="24"/>
            <w:szCs w:val="24"/>
          </w:rPr>
          <w:t>W</w:t>
        </w:r>
        <w:r w:rsidR="00914496">
          <w:rPr>
            <w:rFonts w:ascii="Times New Roman" w:hAnsi="Times New Roman" w:cs="Times New Roman"/>
            <w:sz w:val="24"/>
            <w:szCs w:val="24"/>
          </w:rPr>
          <w:t>e developed a</w:t>
        </w:r>
      </w:ins>
      <w:ins w:id="37" w:author="ewarner" w:date="2014-07-15T15:49:00Z">
        <w:r w:rsidR="00914496">
          <w:rPr>
            <w:rFonts w:ascii="Times New Roman" w:hAnsi="Times New Roman" w:cs="Times New Roman"/>
            <w:sz w:val="24"/>
            <w:szCs w:val="24"/>
          </w:rPr>
          <w:t xml:space="preserve"> </w:t>
        </w:r>
      </w:ins>
      <w:ins w:id="38" w:author="ewarner" w:date="2014-07-15T15:34:00Z">
        <w:r>
          <w:rPr>
            <w:rFonts w:ascii="Times New Roman" w:hAnsi="Times New Roman" w:cs="Times New Roman"/>
            <w:sz w:val="24"/>
            <w:szCs w:val="24"/>
          </w:rPr>
          <w:t xml:space="preserve">model called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ins>
      <w:ins w:id="39" w:author="ewarner" w:date="2014-07-15T15:40:00Z">
        <w:r>
          <w:rPr>
            <w:rFonts w:ascii="Times New Roman" w:hAnsi="Times New Roman" w:cs="Times New Roman"/>
            <w:sz w:val="24"/>
            <w:szCs w:val="24"/>
          </w:rPr>
          <w:t xml:space="preserve"> </w:t>
        </w:r>
      </w:ins>
      <w:ins w:id="40" w:author="ewarner" w:date="2014-07-15T15:50:00Z">
        <w:r w:rsidR="00914496">
          <w:rPr>
            <w:rFonts w:ascii="Times New Roman" w:hAnsi="Times New Roman" w:cs="Times New Roman"/>
            <w:sz w:val="24"/>
            <w:szCs w:val="24"/>
          </w:rPr>
          <w:t>using a</w:t>
        </w:r>
      </w:ins>
      <w:ins w:id="41" w:author="ewarner" w:date="2014-07-15T15:40:00Z">
        <w:r>
          <w:rPr>
            <w:rFonts w:ascii="Times New Roman" w:hAnsi="Times New Roman" w:cs="Times New Roman"/>
            <w:sz w:val="24"/>
            <w:szCs w:val="24"/>
          </w:rPr>
          <w:t xml:space="preserve"> flexible modeling and database framework </w:t>
        </w:r>
      </w:ins>
      <w:ins w:id="42" w:author="ewarner" w:date="2014-07-15T15:50:00Z">
        <w:r w:rsidR="00914496">
          <w:rPr>
            <w:rFonts w:ascii="Times New Roman" w:hAnsi="Times New Roman" w:cs="Times New Roman"/>
            <w:sz w:val="24"/>
            <w:szCs w:val="24"/>
          </w:rPr>
          <w:t xml:space="preserve">that </w:t>
        </w:r>
      </w:ins>
      <w:ins w:id="43" w:author="ewarner" w:date="2014-07-15T15:40:00Z">
        <w:r>
          <w:rPr>
            <w:rFonts w:ascii="Times New Roman" w:hAnsi="Times New Roman" w:cs="Times New Roman"/>
            <w:sz w:val="24"/>
            <w:szCs w:val="24"/>
          </w:rPr>
          <w:t>could be used to</w:t>
        </w:r>
      </w:ins>
      <w:ins w:id="44" w:author="ewarner" w:date="2014-07-15T15:41:00Z">
        <w:r>
          <w:rPr>
            <w:rFonts w:ascii="Times New Roman" w:hAnsi="Times New Roman" w:cs="Times New Roman"/>
            <w:sz w:val="24"/>
            <w:szCs w:val="24"/>
          </w:rPr>
          <w:t xml:space="preserve"> </w:t>
        </w:r>
      </w:ins>
      <w:ins w:id="45" w:author="ewarner" w:date="2014-07-15T15:49:00Z">
        <w:r w:rsidR="00914496">
          <w:rPr>
            <w:rFonts w:ascii="Times New Roman" w:hAnsi="Times New Roman" w:cs="Times New Roman"/>
            <w:sz w:val="24"/>
            <w:szCs w:val="24"/>
          </w:rPr>
          <w:t xml:space="preserve">consistently </w:t>
        </w:r>
      </w:ins>
      <w:ins w:id="46" w:author="ewarner" w:date="2014-07-15T15:41:00Z">
        <w:r>
          <w:rPr>
            <w:rFonts w:ascii="Times New Roman" w:hAnsi="Times New Roman" w:cs="Times New Roman"/>
            <w:sz w:val="24"/>
            <w:szCs w:val="24"/>
          </w:rPr>
          <w:t>evaluate the water footprints of multiple biomass feedstocks at high geo-spatial resolutions</w:t>
        </w:r>
      </w:ins>
      <w:ins w:id="47" w:author="ewarner" w:date="2014-07-15T15:49:00Z">
        <w:r w:rsidR="00914496">
          <w:rPr>
            <w:rFonts w:ascii="Times New Roman" w:hAnsi="Times New Roman" w:cs="Times New Roman"/>
            <w:sz w:val="24"/>
            <w:szCs w:val="24"/>
          </w:rPr>
          <w:t xml:space="preserve"> under alternative scenarios</w:t>
        </w:r>
      </w:ins>
      <w:ins w:id="48" w:author="ewarner" w:date="2014-07-15T15:41:00Z">
        <w:r>
          <w:rPr>
            <w:rFonts w:ascii="Times New Roman" w:hAnsi="Times New Roman" w:cs="Times New Roman"/>
            <w:sz w:val="24"/>
            <w:szCs w:val="24"/>
          </w:rPr>
          <w:t>.</w:t>
        </w:r>
      </w:ins>
      <w:ins w:id="49" w:author="ewarner" w:date="2014-07-15T15:34:00Z">
        <w:r w:rsidDel="00FD411A">
          <w:rPr>
            <w:rFonts w:ascii="Times New Roman" w:hAnsi="Times New Roman" w:cs="Times New Roman"/>
            <w:sz w:val="24"/>
            <w:szCs w:val="24"/>
          </w:rPr>
          <w:t xml:space="preserve"> </w:t>
        </w:r>
      </w:ins>
      <w:proofErr w:type="spellStart"/>
      <w:ins w:id="50" w:author="ewarner" w:date="2014-07-15T15:41:00Z">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914496">
          <w:rPr>
            <w:rFonts w:ascii="Times New Roman" w:hAnsi="Times New Roman" w:cs="Times New Roman"/>
            <w:sz w:val="24"/>
            <w:szCs w:val="24"/>
            <w:vertAlign w:val="subscript"/>
            <w:rPrChange w:id="51" w:author="ewarner" w:date="2014-07-15T15:42:00Z">
              <w:rPr>
                <w:rFonts w:ascii="Times New Roman" w:hAnsi="Times New Roman" w:cs="Times New Roman"/>
                <w:sz w:val="24"/>
                <w:szCs w:val="24"/>
              </w:rPr>
            </w:rPrChange>
          </w:rPr>
          <w:t>2</w:t>
        </w:r>
        <w:r>
          <w:rPr>
            <w:rFonts w:ascii="Times New Roman" w:hAnsi="Times New Roman" w:cs="Times New Roman"/>
            <w:sz w:val="24"/>
            <w:szCs w:val="24"/>
          </w:rPr>
          <w:t>O</w:t>
        </w:r>
      </w:ins>
      <w:ins w:id="52" w:author="ewarner" w:date="2014-07-15T15:34:00Z">
        <w:r>
          <w:rPr>
            <w:rFonts w:ascii="Times New Roman" w:hAnsi="Times New Roman" w:cs="Times New Roman"/>
            <w:sz w:val="24"/>
            <w:szCs w:val="24"/>
          </w:rPr>
          <w:t xml:space="preserve"> uses </w:t>
        </w:r>
      </w:ins>
      <w:del w:id="53" w:author="ewarner" w:date="2014-07-15T15:34:00Z">
        <w:r w:rsidR="00C42A81" w:rsidDel="00FD411A">
          <w:rPr>
            <w:rFonts w:ascii="Times New Roman" w:hAnsi="Times New Roman" w:cs="Times New Roman"/>
            <w:sz w:val="24"/>
            <w:szCs w:val="24"/>
          </w:rPr>
          <w:delText>BioSpatial H</w:delText>
        </w:r>
        <w:r w:rsidR="00C42A81" w:rsidRPr="00274FBD" w:rsidDel="00FD411A">
          <w:rPr>
            <w:rFonts w:ascii="Times New Roman" w:hAnsi="Times New Roman" w:cs="Times New Roman"/>
            <w:sz w:val="24"/>
            <w:szCs w:val="24"/>
            <w:vertAlign w:val="subscript"/>
          </w:rPr>
          <w:delText>2</w:delText>
        </w:r>
        <w:r w:rsidR="00C42A81" w:rsidDel="00FD411A">
          <w:rPr>
            <w:rFonts w:ascii="Times New Roman" w:hAnsi="Times New Roman" w:cs="Times New Roman"/>
            <w:sz w:val="24"/>
            <w:szCs w:val="24"/>
          </w:rPr>
          <w:delText xml:space="preserve">O </w:delText>
        </w:r>
        <w:r w:rsidR="00EC7184" w:rsidDel="00FD411A">
          <w:rPr>
            <w:rFonts w:ascii="Times New Roman" w:hAnsi="Times New Roman" w:cs="Times New Roman"/>
            <w:sz w:val="24"/>
            <w:szCs w:val="24"/>
          </w:rPr>
          <w:delText xml:space="preserve">uses </w:delText>
        </w:r>
      </w:del>
      <w:r w:rsidR="00EC7184">
        <w:rPr>
          <w:rFonts w:ascii="Times New Roman" w:hAnsi="Times New Roman" w:cs="Times New Roman"/>
          <w:sz w:val="24"/>
          <w:szCs w:val="24"/>
        </w:rPr>
        <w:t>the Penman-</w:t>
      </w:r>
      <w:proofErr w:type="spellStart"/>
      <w:r w:rsidR="00EC7184">
        <w:rPr>
          <w:rFonts w:ascii="Times New Roman" w:hAnsi="Times New Roman" w:cs="Times New Roman"/>
          <w:sz w:val="24"/>
          <w:szCs w:val="24"/>
        </w:rPr>
        <w:t>Monteith</w:t>
      </w:r>
      <w:proofErr w:type="spellEnd"/>
      <w:r w:rsidR="00EC7184">
        <w:rPr>
          <w:rFonts w:ascii="Times New Roman" w:hAnsi="Times New Roman" w:cs="Times New Roman"/>
          <w:sz w:val="24"/>
          <w:szCs w:val="24"/>
        </w:rPr>
        <w:t xml:space="preserve"> approach to calculate </w:t>
      </w:r>
      <w:r w:rsidR="00C20AAE">
        <w:rPr>
          <w:rFonts w:ascii="Times New Roman" w:hAnsi="Times New Roman" w:cs="Times New Roman"/>
          <w:sz w:val="24"/>
          <w:szCs w:val="24"/>
        </w:rPr>
        <w:t xml:space="preserve">a complete </w:t>
      </w:r>
      <w:r w:rsidR="00EC7184">
        <w:rPr>
          <w:rFonts w:ascii="Times New Roman" w:hAnsi="Times New Roman" w:cs="Times New Roman"/>
          <w:sz w:val="24"/>
          <w:szCs w:val="24"/>
        </w:rPr>
        <w:t xml:space="preserve">water footprint. </w:t>
      </w:r>
      <w:proofErr w:type="spellStart"/>
      <w:r w:rsidR="00C20AAE">
        <w:rPr>
          <w:rFonts w:ascii="Times New Roman" w:hAnsi="Times New Roman" w:cs="Times New Roman"/>
          <w:sz w:val="24"/>
          <w:szCs w:val="24"/>
        </w:rPr>
        <w:t>BioSpatial</w:t>
      </w:r>
      <w:proofErr w:type="spellEnd"/>
      <w:r w:rsidR="00C20AAE">
        <w:rPr>
          <w:rFonts w:ascii="Times New Roman" w:hAnsi="Times New Roman" w:cs="Times New Roman"/>
          <w:sz w:val="24"/>
          <w:szCs w:val="24"/>
        </w:rPr>
        <w:t xml:space="preserve"> H</w:t>
      </w:r>
      <w:r w:rsidR="00C20AAE" w:rsidRPr="00096D65">
        <w:rPr>
          <w:rFonts w:ascii="Times New Roman" w:hAnsi="Times New Roman" w:cs="Times New Roman"/>
          <w:sz w:val="24"/>
          <w:szCs w:val="24"/>
          <w:vertAlign w:val="subscript"/>
        </w:rPr>
        <w:t>2</w:t>
      </w:r>
      <w:r w:rsidR="00C20AAE">
        <w:rPr>
          <w:rFonts w:ascii="Times New Roman" w:hAnsi="Times New Roman" w:cs="Times New Roman"/>
          <w:sz w:val="24"/>
          <w:szCs w:val="24"/>
        </w:rPr>
        <w:t xml:space="preserve">O </w:t>
      </w:r>
      <w:del w:id="54" w:author="ewarner" w:date="2014-07-15T15:33:00Z">
        <w:r w:rsidR="00C20AAE" w:rsidDel="00FD411A">
          <w:rPr>
            <w:rFonts w:ascii="Times New Roman" w:hAnsi="Times New Roman" w:cs="Times New Roman"/>
            <w:sz w:val="24"/>
            <w:szCs w:val="24"/>
          </w:rPr>
          <w:delText xml:space="preserve">is unique in </w:delText>
        </w:r>
        <w:r w:rsidR="00AF7F76" w:rsidDel="00FD411A">
          <w:rPr>
            <w:rFonts w:ascii="Times New Roman" w:hAnsi="Times New Roman" w:cs="Times New Roman"/>
            <w:sz w:val="24"/>
            <w:szCs w:val="24"/>
          </w:rPr>
          <w:delText>its</w:delText>
        </w:r>
        <w:r w:rsidR="00274FBD" w:rsidDel="00FD411A">
          <w:rPr>
            <w:rFonts w:ascii="Times New Roman" w:hAnsi="Times New Roman" w:cs="Times New Roman"/>
            <w:sz w:val="24"/>
            <w:szCs w:val="24"/>
          </w:rPr>
          <w:delText xml:space="preserve"> </w:delText>
        </w:r>
      </w:del>
      <w:r w:rsidR="00EC7184">
        <w:rPr>
          <w:rFonts w:ascii="Times New Roman" w:hAnsi="Times New Roman" w:cs="Times New Roman"/>
          <w:sz w:val="24"/>
          <w:szCs w:val="24"/>
        </w:rPr>
        <w:t>link</w:t>
      </w:r>
      <w:r w:rsidR="00274FBD">
        <w:rPr>
          <w:rFonts w:ascii="Times New Roman" w:hAnsi="Times New Roman" w:cs="Times New Roman"/>
          <w:sz w:val="24"/>
          <w:szCs w:val="24"/>
        </w:rPr>
        <w:t>s</w:t>
      </w:r>
      <w:r w:rsidR="00EC7184">
        <w:rPr>
          <w:rFonts w:ascii="Times New Roman" w:hAnsi="Times New Roman" w:cs="Times New Roman"/>
          <w:sz w:val="24"/>
          <w:szCs w:val="24"/>
        </w:rPr>
        <w:t xml:space="preserve"> to a</w:t>
      </w:r>
      <w:ins w:id="55" w:author="ewarner" w:date="2014-07-15T15:36:00Z">
        <w:r>
          <w:rPr>
            <w:rFonts w:ascii="Times New Roman" w:hAnsi="Times New Roman" w:cs="Times New Roman"/>
            <w:sz w:val="24"/>
            <w:szCs w:val="24"/>
          </w:rPr>
          <w:t xml:space="preserve"> unique</w:t>
        </w:r>
      </w:ins>
      <w:r w:rsidR="00EC7184">
        <w:rPr>
          <w:rFonts w:ascii="Times New Roman" w:hAnsi="Times New Roman" w:cs="Times New Roman"/>
          <w:sz w:val="24"/>
          <w:szCs w:val="24"/>
        </w:rPr>
        <w:t xml:space="preserve"> </w:t>
      </w:r>
      <w:r w:rsidR="00EF0A41">
        <w:rPr>
          <w:rFonts w:ascii="Times New Roman" w:hAnsi="Times New Roman" w:cs="Times New Roman"/>
          <w:sz w:val="24"/>
          <w:szCs w:val="24"/>
        </w:rPr>
        <w:t>database composed of</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annual </w:t>
      </w:r>
      <w:r w:rsidR="00EC7184">
        <w:rPr>
          <w:rFonts w:ascii="Times New Roman" w:hAnsi="Times New Roman" w:cs="Times New Roman"/>
          <w:sz w:val="24"/>
          <w:szCs w:val="24"/>
        </w:rPr>
        <w:t xml:space="preserve">spatial </w:t>
      </w:r>
      <w:r w:rsidR="00C20AAE">
        <w:rPr>
          <w:rFonts w:ascii="Times New Roman" w:hAnsi="Times New Roman" w:cs="Times New Roman"/>
          <w:sz w:val="24"/>
          <w:szCs w:val="24"/>
        </w:rPr>
        <w:t>explicit</w:t>
      </w:r>
      <w:r w:rsidR="00EC7184">
        <w:rPr>
          <w:rFonts w:ascii="Times New Roman" w:hAnsi="Times New Roman" w:cs="Times New Roman"/>
          <w:sz w:val="24"/>
          <w:szCs w:val="24"/>
        </w:rPr>
        <w:t xml:space="preserve"> </w:t>
      </w:r>
      <w:r w:rsidR="00EF0A41">
        <w:rPr>
          <w:rFonts w:ascii="Times New Roman" w:hAnsi="Times New Roman" w:cs="Times New Roman"/>
          <w:sz w:val="24"/>
          <w:szCs w:val="24"/>
        </w:rPr>
        <w:t>climate</w:t>
      </w:r>
      <w:r w:rsidR="002C588F">
        <w:rPr>
          <w:rFonts w:ascii="Times New Roman" w:hAnsi="Times New Roman" w:cs="Times New Roman"/>
          <w:sz w:val="24"/>
          <w:szCs w:val="24"/>
        </w:rPr>
        <w:t>, soil</w:t>
      </w:r>
      <w:r w:rsidR="00272B64">
        <w:rPr>
          <w:rFonts w:ascii="Times New Roman" w:hAnsi="Times New Roman" w:cs="Times New Roman"/>
          <w:sz w:val="24"/>
          <w:szCs w:val="24"/>
        </w:rPr>
        <w:t>,</w:t>
      </w:r>
      <w:r w:rsidR="002C588F">
        <w:rPr>
          <w:rFonts w:ascii="Times New Roman" w:hAnsi="Times New Roman" w:cs="Times New Roman"/>
          <w:sz w:val="24"/>
          <w:szCs w:val="24"/>
        </w:rPr>
        <w:t xml:space="preserve"> and plant physiological</w:t>
      </w:r>
      <w:r w:rsidR="00EF0A41">
        <w:rPr>
          <w:rFonts w:ascii="Times New Roman" w:hAnsi="Times New Roman" w:cs="Times New Roman"/>
          <w:sz w:val="24"/>
          <w:szCs w:val="24"/>
        </w:rPr>
        <w:t xml:space="preserve"> data</w:t>
      </w:r>
      <w:r w:rsidR="00CD5E4E">
        <w:rPr>
          <w:rFonts w:ascii="Times New Roman" w:hAnsi="Times New Roman" w:cs="Times New Roman"/>
          <w:sz w:val="24"/>
          <w:szCs w:val="24"/>
        </w:rPr>
        <w:t xml:space="preserve"> used to estimate annual crop water requirements</w:t>
      </w:r>
      <w:r w:rsidR="00EF0A41">
        <w:rPr>
          <w:rFonts w:ascii="Times New Roman" w:hAnsi="Times New Roman" w:cs="Times New Roman"/>
          <w:sz w:val="24"/>
          <w:szCs w:val="24"/>
        </w:rPr>
        <w:t>.</w:t>
      </w:r>
      <w:del w:id="56" w:author="ewarner" w:date="2014-07-15T15:42:00Z">
        <w:r w:rsidR="00330825" w:rsidDel="00FD411A">
          <w:rPr>
            <w:rFonts w:ascii="Times New Roman" w:hAnsi="Times New Roman" w:cs="Times New Roman"/>
            <w:sz w:val="24"/>
            <w:szCs w:val="24"/>
          </w:rPr>
          <w:delText xml:space="preserve"> </w:delText>
        </w:r>
      </w:del>
    </w:p>
    <w:p w14:paraId="132D6F71" w14:textId="79DD5AE2" w:rsidR="00B66636" w:rsidRPr="000E154D" w:rsidRDefault="00FD411A" w:rsidP="000E154D">
      <w:pPr>
        <w:spacing w:line="480" w:lineRule="auto"/>
        <w:ind w:firstLine="720"/>
        <w:rPr>
          <w:rFonts w:ascii="Times New Roman" w:hAnsi="Times New Roman" w:cs="Times New Roman"/>
          <w:sz w:val="24"/>
          <w:szCs w:val="24"/>
        </w:rPr>
      </w:pPr>
      <w:ins w:id="57" w:author="ewarner" w:date="2014-07-15T15:34:00Z">
        <w:r>
          <w:rPr>
            <w:rFonts w:ascii="Times New Roman" w:hAnsi="Times New Roman" w:cs="Times New Roman"/>
            <w:sz w:val="24"/>
            <w:szCs w:val="24"/>
          </w:rPr>
          <w:t xml:space="preserve"> </w:t>
        </w:r>
      </w:ins>
      <w:r w:rsidR="00EC7184">
        <w:rPr>
          <w:rFonts w:ascii="Times New Roman" w:hAnsi="Times New Roman" w:cs="Times New Roman"/>
          <w:sz w:val="24"/>
          <w:szCs w:val="24"/>
        </w:rPr>
        <w:t xml:space="preserve">In this paper we present </w:t>
      </w:r>
      <w:ins w:id="58" w:author="ewarner" w:date="2014-07-15T15:50:00Z">
        <w:r w:rsidR="00914496">
          <w:rPr>
            <w:rFonts w:ascii="Times New Roman" w:hAnsi="Times New Roman" w:cs="Times New Roman"/>
            <w:sz w:val="24"/>
            <w:szCs w:val="24"/>
          </w:rPr>
          <w:t xml:space="preserve">a proof of </w:t>
        </w:r>
      </w:ins>
      <w:del w:id="59" w:author="ewarner" w:date="2014-07-15T15:50:00Z">
        <w:r w:rsidR="00EC7184" w:rsidDel="00914496">
          <w:rPr>
            <w:rFonts w:ascii="Times New Roman" w:hAnsi="Times New Roman" w:cs="Times New Roman"/>
            <w:sz w:val="24"/>
            <w:szCs w:val="24"/>
          </w:rPr>
          <w:delText xml:space="preserve">the </w:delText>
        </w:r>
      </w:del>
      <w:r w:rsidR="00EC7184">
        <w:rPr>
          <w:rFonts w:ascii="Times New Roman" w:hAnsi="Times New Roman" w:cs="Times New Roman"/>
          <w:sz w:val="24"/>
          <w:szCs w:val="24"/>
        </w:rPr>
        <w:t>model</w:t>
      </w:r>
      <w:r w:rsidR="00274FBD">
        <w:rPr>
          <w:rFonts w:ascii="Times New Roman" w:hAnsi="Times New Roman" w:cs="Times New Roman"/>
          <w:sz w:val="24"/>
          <w:szCs w:val="24"/>
        </w:rPr>
        <w:t xml:space="preserve">ing </w:t>
      </w:r>
      <w:ins w:id="60" w:author="ewarner" w:date="2014-07-15T15:50:00Z">
        <w:r w:rsidR="00914496">
          <w:rPr>
            <w:rFonts w:ascii="Times New Roman" w:hAnsi="Times New Roman" w:cs="Times New Roman"/>
            <w:sz w:val="24"/>
            <w:szCs w:val="24"/>
          </w:rPr>
          <w:t>concept</w:t>
        </w:r>
      </w:ins>
      <w:del w:id="61" w:author="ewarner" w:date="2014-07-15T15:50:00Z">
        <w:r w:rsidR="00274FBD" w:rsidDel="00914496">
          <w:rPr>
            <w:rFonts w:ascii="Times New Roman" w:hAnsi="Times New Roman" w:cs="Times New Roman"/>
            <w:sz w:val="24"/>
            <w:szCs w:val="24"/>
          </w:rPr>
          <w:delText>approach</w:delText>
        </w:r>
      </w:del>
      <w:r w:rsidR="00EC7184">
        <w:rPr>
          <w:rFonts w:ascii="Times New Roman" w:hAnsi="Times New Roman" w:cs="Times New Roman"/>
          <w:sz w:val="24"/>
          <w:szCs w:val="24"/>
        </w:rPr>
        <w:t xml:space="preserve"> </w:t>
      </w:r>
      <w:r w:rsidR="005F283C">
        <w:rPr>
          <w:rFonts w:ascii="Times New Roman" w:hAnsi="Times New Roman" w:cs="Times New Roman"/>
          <w:sz w:val="24"/>
          <w:szCs w:val="24"/>
        </w:rPr>
        <w:t>and</w:t>
      </w:r>
      <w:r w:rsidR="00EC7184">
        <w:rPr>
          <w:rFonts w:ascii="Times New Roman" w:hAnsi="Times New Roman" w:cs="Times New Roman"/>
          <w:sz w:val="24"/>
          <w:szCs w:val="24"/>
        </w:rPr>
        <w:t xml:space="preserve"> illustrative results using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ins w:id="62" w:author="ewarner" w:date="2014-07-15T15:42:00Z">
        <w:r w:rsidR="00914496">
          <w:rPr>
            <w:rFonts w:ascii="Times New Roman" w:hAnsi="Times New Roman" w:cs="Times New Roman"/>
            <w:sz w:val="24"/>
            <w:szCs w:val="24"/>
          </w:rPr>
          <w:t xml:space="preserve">under current conditions </w:t>
        </w:r>
      </w:ins>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Estimated </w:t>
      </w:r>
      <w:r w:rsidR="005F283C">
        <w:rPr>
          <w:rFonts w:ascii="Times New Roman" w:hAnsi="Times New Roman" w:cs="Times New Roman"/>
          <w:sz w:val="24"/>
          <w:szCs w:val="24"/>
        </w:rPr>
        <w:lastRenderedPageBreak/>
        <w:t xml:space="preserve">green water footprints </w:t>
      </w:r>
      <w:r w:rsidR="00EC7184">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proofErr w:type="spellStart"/>
      <w:ins w:id="63" w:author="ewarner" w:date="2014-07-15T15:43:00Z">
        <w:r w:rsidR="00914496">
          <w:rPr>
            <w:rFonts w:ascii="Times New Roman" w:hAnsi="Times New Roman" w:cs="Times New Roman"/>
            <w:sz w:val="24"/>
            <w:szCs w:val="24"/>
          </w:rPr>
          <w:t>Bio</w:t>
        </w:r>
      </w:ins>
      <w:r w:rsidR="00C42A81">
        <w:rPr>
          <w:rFonts w:ascii="Times New Roman" w:hAnsi="Times New Roman" w:cs="Times New Roman"/>
          <w:sz w:val="24"/>
          <w:szCs w:val="24"/>
        </w:rPr>
        <w:t>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r w:rsidR="00C20AAE">
        <w:rPr>
          <w:rFonts w:ascii="Times New Roman" w:hAnsi="Times New Roman" w:cs="Times New Roman"/>
          <w:sz w:val="24"/>
          <w:szCs w:val="24"/>
        </w:rPr>
        <w:t xml:space="preserve"> </w:t>
      </w:r>
      <w:del w:id="64" w:author="ewarner" w:date="2014-07-15T15:51:00Z">
        <w:r w:rsidR="005F283C" w:rsidDel="00914496">
          <w:rPr>
            <w:rFonts w:ascii="Times New Roman" w:hAnsi="Times New Roman" w:cs="Times New Roman"/>
            <w:sz w:val="24"/>
            <w:szCs w:val="24"/>
          </w:rPr>
          <w:delText>The database</w:delText>
        </w:r>
      </w:del>
      <w:proofErr w:type="spellStart"/>
      <w:ins w:id="65" w:author="ewarner" w:date="2014-07-15T15:51:00Z">
        <w:r w:rsidR="00914496">
          <w:rPr>
            <w:rFonts w:ascii="Times New Roman" w:hAnsi="Times New Roman" w:cs="Times New Roman"/>
            <w:sz w:val="24"/>
            <w:szCs w:val="24"/>
          </w:rPr>
          <w:t>BioSpatial</w:t>
        </w:r>
        <w:proofErr w:type="spellEnd"/>
        <w:r w:rsidR="00914496">
          <w:rPr>
            <w:rFonts w:ascii="Times New Roman" w:hAnsi="Times New Roman" w:cs="Times New Roman"/>
            <w:sz w:val="24"/>
            <w:szCs w:val="24"/>
          </w:rPr>
          <w:t xml:space="preserve"> H</w:t>
        </w:r>
        <w:r w:rsidR="00914496" w:rsidRPr="00914496">
          <w:rPr>
            <w:rFonts w:ascii="Times New Roman" w:hAnsi="Times New Roman" w:cs="Times New Roman"/>
            <w:sz w:val="24"/>
            <w:szCs w:val="24"/>
            <w:vertAlign w:val="subscript"/>
            <w:rPrChange w:id="66" w:author="ewarner" w:date="2014-07-15T15:51:00Z">
              <w:rPr>
                <w:rFonts w:ascii="Times New Roman" w:hAnsi="Times New Roman" w:cs="Times New Roman"/>
                <w:sz w:val="24"/>
                <w:szCs w:val="24"/>
              </w:rPr>
            </w:rPrChange>
          </w:rPr>
          <w:t>2</w:t>
        </w:r>
        <w:r w:rsidR="00914496">
          <w:rPr>
            <w:rFonts w:ascii="Times New Roman" w:hAnsi="Times New Roman" w:cs="Times New Roman"/>
            <w:sz w:val="24"/>
            <w:szCs w:val="24"/>
          </w:rPr>
          <w:t>O</w:t>
        </w:r>
      </w:ins>
      <w:ins w:id="67" w:author="ewarner" w:date="2014-07-15T15:38:00Z">
        <w:r>
          <w:rPr>
            <w:rFonts w:ascii="Times New Roman" w:hAnsi="Times New Roman" w:cs="Times New Roman"/>
            <w:sz w:val="24"/>
            <w:szCs w:val="24"/>
          </w:rPr>
          <w:t xml:space="preserve"> </w:t>
        </w:r>
      </w:ins>
      <w:ins w:id="68" w:author="ewarner" w:date="2014-07-15T15:54:00Z">
        <w:r w:rsidR="00D41D59">
          <w:rPr>
            <w:rFonts w:ascii="Times New Roman" w:hAnsi="Times New Roman" w:cs="Times New Roman"/>
            <w:sz w:val="24"/>
            <w:szCs w:val="24"/>
          </w:rPr>
          <w:t xml:space="preserve">has the flexibility to </w:t>
        </w:r>
      </w:ins>
      <w:ins w:id="69" w:author="ewarner" w:date="2014-07-15T15:38:00Z">
        <w:r>
          <w:rPr>
            <w:rFonts w:ascii="Times New Roman" w:hAnsi="Times New Roman" w:cs="Times New Roman"/>
            <w:sz w:val="24"/>
            <w:szCs w:val="24"/>
          </w:rPr>
          <w:t xml:space="preserve">allow </w:t>
        </w:r>
      </w:ins>
      <w:ins w:id="70" w:author="ewarner" w:date="2014-07-15T15:53:00Z">
        <w:r w:rsidR="00D41D59">
          <w:rPr>
            <w:rFonts w:ascii="Times New Roman" w:hAnsi="Times New Roman" w:cs="Times New Roman"/>
            <w:sz w:val="24"/>
            <w:szCs w:val="24"/>
          </w:rPr>
          <w:t xml:space="preserve">for simultaneous </w:t>
        </w:r>
      </w:ins>
      <w:ins w:id="71" w:author="ewarner" w:date="2014-07-15T15:52:00Z">
        <w:r w:rsidR="00D41D59">
          <w:rPr>
            <w:rFonts w:ascii="Times New Roman" w:hAnsi="Times New Roman" w:cs="Times New Roman"/>
            <w:sz w:val="24"/>
            <w:szCs w:val="24"/>
          </w:rPr>
          <w:t>scenario analysis of</w:t>
        </w:r>
      </w:ins>
      <w:del w:id="72" w:author="ewarner" w:date="2014-07-15T15:38:00Z">
        <w:r w:rsidR="005F283C" w:rsidDel="00FD411A">
          <w:rPr>
            <w:rFonts w:ascii="Times New Roman" w:hAnsi="Times New Roman" w:cs="Times New Roman"/>
            <w:sz w:val="24"/>
            <w:szCs w:val="24"/>
          </w:rPr>
          <w:delText xml:space="preserve"> includes o</w:delText>
        </w:r>
        <w:r w:rsidR="00180DD0" w:rsidDel="00FD411A">
          <w:rPr>
            <w:rFonts w:ascii="Times New Roman" w:hAnsi="Times New Roman" w:cs="Times New Roman"/>
            <w:sz w:val="24"/>
            <w:szCs w:val="24"/>
          </w:rPr>
          <w:delText>t</w:delText>
        </w:r>
        <w:r w:rsidR="005F283C" w:rsidDel="00FD411A">
          <w:rPr>
            <w:rFonts w:ascii="Times New Roman" w:hAnsi="Times New Roman" w:cs="Times New Roman"/>
            <w:sz w:val="24"/>
            <w:szCs w:val="24"/>
          </w:rPr>
          <w:delText>her</w:delText>
        </w:r>
        <w:r w:rsidR="00C20AAE" w:rsidDel="00FD411A">
          <w:rPr>
            <w:rFonts w:ascii="Times New Roman" w:hAnsi="Times New Roman" w:cs="Times New Roman"/>
            <w:sz w:val="24"/>
            <w:szCs w:val="24"/>
          </w:rPr>
          <w:delText xml:space="preserve"> crop categories</w:delText>
        </w:r>
        <w:r w:rsidR="00180DD0" w:rsidDel="00FD411A">
          <w:rPr>
            <w:rFonts w:ascii="Times New Roman" w:hAnsi="Times New Roman" w:cs="Times New Roman"/>
            <w:sz w:val="24"/>
            <w:szCs w:val="24"/>
          </w:rPr>
          <w:delText xml:space="preserve"> such as</w:delText>
        </w:r>
      </w:del>
      <w:ins w:id="73" w:author="ewarner" w:date="2014-07-15T15:52:00Z">
        <w:r w:rsidR="00D41D59">
          <w:rPr>
            <w:rFonts w:ascii="Times New Roman" w:hAnsi="Times New Roman" w:cs="Times New Roman"/>
            <w:sz w:val="24"/>
            <w:szCs w:val="24"/>
          </w:rPr>
          <w:t xml:space="preserve"> m</w:t>
        </w:r>
      </w:ins>
      <w:ins w:id="74" w:author="ewarner" w:date="2014-07-15T15:53:00Z">
        <w:r w:rsidR="00D41D59">
          <w:rPr>
            <w:rFonts w:ascii="Times New Roman" w:hAnsi="Times New Roman" w:cs="Times New Roman"/>
            <w:sz w:val="24"/>
            <w:szCs w:val="24"/>
          </w:rPr>
          <w:t>ultiple</w:t>
        </w:r>
      </w:ins>
      <w:ins w:id="75" w:author="ewarner" w:date="2014-07-15T15:38:00Z">
        <w:r>
          <w:rPr>
            <w:rFonts w:ascii="Times New Roman" w:hAnsi="Times New Roman" w:cs="Times New Roman"/>
            <w:sz w:val="24"/>
            <w:szCs w:val="24"/>
          </w:rPr>
          <w:t xml:space="preserve"> crop categories </w:t>
        </w:r>
      </w:ins>
      <w:del w:id="76" w:author="ewarner" w:date="2014-07-15T15:51:00Z">
        <w:r w:rsidR="00180DD0" w:rsidDel="00914496">
          <w:rPr>
            <w:rFonts w:ascii="Times New Roman" w:hAnsi="Times New Roman" w:cs="Times New Roman"/>
            <w:sz w:val="24"/>
            <w:szCs w:val="24"/>
          </w:rPr>
          <w:delText xml:space="preserve"> perennial grasses</w:delText>
        </w:r>
        <w:r w:rsidR="00C20AAE" w:rsidDel="00914496">
          <w:rPr>
            <w:rFonts w:ascii="Times New Roman" w:hAnsi="Times New Roman" w:cs="Times New Roman"/>
            <w:sz w:val="24"/>
            <w:szCs w:val="24"/>
          </w:rPr>
          <w:delText xml:space="preserve"> </w:delText>
        </w:r>
      </w:del>
      <w:ins w:id="77" w:author="ewarner" w:date="2014-07-15T15:53:00Z">
        <w:r w:rsidR="00D41D59">
          <w:rPr>
            <w:rFonts w:ascii="Times New Roman" w:hAnsi="Times New Roman" w:cs="Times New Roman"/>
            <w:sz w:val="24"/>
            <w:szCs w:val="24"/>
          </w:rPr>
          <w:t>under</w:t>
        </w:r>
      </w:ins>
      <w:del w:id="78" w:author="ewarner" w:date="2014-07-15T15:53:00Z">
        <w:r w:rsidR="005F283C" w:rsidDel="00D41D59">
          <w:rPr>
            <w:rFonts w:ascii="Times New Roman" w:hAnsi="Times New Roman" w:cs="Times New Roman"/>
            <w:sz w:val="24"/>
            <w:szCs w:val="24"/>
          </w:rPr>
          <w:delText>and</w:delText>
        </w:r>
      </w:del>
      <w:ins w:id="79" w:author="ewarner" w:date="2014-07-15T15:51:00Z">
        <w:r w:rsidR="00914496">
          <w:rPr>
            <w:rFonts w:ascii="Times New Roman" w:hAnsi="Times New Roman" w:cs="Times New Roman"/>
            <w:sz w:val="24"/>
            <w:szCs w:val="24"/>
          </w:rPr>
          <w:t xml:space="preserve"> alter</w:t>
        </w:r>
      </w:ins>
      <w:del w:id="80" w:author="ewarner" w:date="2014-07-15T15:51:00Z">
        <w:r w:rsidR="00C20AAE" w:rsidDel="00914496">
          <w:rPr>
            <w:rFonts w:ascii="Times New Roman" w:hAnsi="Times New Roman" w:cs="Times New Roman"/>
            <w:sz w:val="24"/>
            <w:szCs w:val="24"/>
          </w:rPr>
          <w:delText xml:space="preserve"> </w:delText>
        </w:r>
      </w:del>
      <w:del w:id="81" w:author="ewarner" w:date="2014-07-15T15:45:00Z">
        <w:r w:rsidR="00C20AAE" w:rsidDel="00914496">
          <w:rPr>
            <w:rFonts w:ascii="Times New Roman" w:hAnsi="Times New Roman" w:cs="Times New Roman"/>
            <w:sz w:val="24"/>
            <w:szCs w:val="24"/>
          </w:rPr>
          <w:delText>c</w:delText>
        </w:r>
        <w:r w:rsidR="005F283C" w:rsidDel="00914496">
          <w:rPr>
            <w:rFonts w:ascii="Times New Roman" w:hAnsi="Times New Roman" w:cs="Times New Roman"/>
            <w:sz w:val="24"/>
            <w:szCs w:val="24"/>
          </w:rPr>
          <w:delText>ould</w:delText>
        </w:r>
        <w:r w:rsidR="00C20AAE" w:rsidDel="00914496">
          <w:rPr>
            <w:rFonts w:ascii="Times New Roman" w:hAnsi="Times New Roman" w:cs="Times New Roman"/>
            <w:sz w:val="24"/>
            <w:szCs w:val="24"/>
          </w:rPr>
          <w:delText xml:space="preserve"> </w:delText>
        </w:r>
        <w:r w:rsidR="005F283C" w:rsidDel="00914496">
          <w:rPr>
            <w:rFonts w:ascii="Times New Roman" w:hAnsi="Times New Roman" w:cs="Times New Roman"/>
            <w:sz w:val="24"/>
            <w:szCs w:val="24"/>
          </w:rPr>
          <w:delText xml:space="preserve">also </w:delText>
        </w:r>
        <w:r w:rsidR="00C20AAE" w:rsidDel="00914496">
          <w:rPr>
            <w:rFonts w:ascii="Times New Roman" w:hAnsi="Times New Roman" w:cs="Times New Roman"/>
            <w:sz w:val="24"/>
            <w:szCs w:val="24"/>
          </w:rPr>
          <w:delText>be modified</w:delText>
        </w:r>
      </w:del>
      <w:del w:id="82" w:author="ewarner" w:date="2014-07-15T15:51:00Z">
        <w:r w:rsidR="00C20AAE" w:rsidDel="00914496">
          <w:rPr>
            <w:rFonts w:ascii="Times New Roman" w:hAnsi="Times New Roman" w:cs="Times New Roman"/>
            <w:sz w:val="24"/>
            <w:szCs w:val="24"/>
          </w:rPr>
          <w:delText xml:space="preserve"> to represent alternative</w:delText>
        </w:r>
      </w:del>
      <w:ins w:id="83" w:author="ewarner" w:date="2014-07-15T15:51:00Z">
        <w:r w:rsidR="00914496">
          <w:rPr>
            <w:rFonts w:ascii="Times New Roman" w:hAnsi="Times New Roman" w:cs="Times New Roman"/>
            <w:sz w:val="24"/>
            <w:szCs w:val="24"/>
          </w:rPr>
          <w:t>native</w:t>
        </w:r>
      </w:ins>
      <w:r w:rsidR="00C20AAE">
        <w:rPr>
          <w:rFonts w:ascii="Times New Roman" w:hAnsi="Times New Roman" w:cs="Times New Roman"/>
          <w:sz w:val="24"/>
          <w:szCs w:val="24"/>
        </w:rPr>
        <w:t xml:space="preserve"> </w:t>
      </w:r>
      <w:del w:id="84" w:author="ewarner" w:date="2014-07-15T15:39:00Z">
        <w:r w:rsidR="00C20AAE" w:rsidDel="00FD411A">
          <w:rPr>
            <w:rFonts w:ascii="Times New Roman" w:hAnsi="Times New Roman" w:cs="Times New Roman"/>
            <w:sz w:val="24"/>
            <w:szCs w:val="24"/>
          </w:rPr>
          <w:delText xml:space="preserve">climatic </w:delText>
        </w:r>
      </w:del>
      <w:r w:rsidR="00C20AAE">
        <w:rPr>
          <w:rFonts w:ascii="Times New Roman" w:hAnsi="Times New Roman" w:cs="Times New Roman"/>
          <w:sz w:val="24"/>
          <w:szCs w:val="24"/>
        </w:rPr>
        <w:t>conditions</w:t>
      </w:r>
      <w:ins w:id="85" w:author="ewarner" w:date="2014-07-15T15:38:00Z">
        <w:r>
          <w:rPr>
            <w:rFonts w:ascii="Times New Roman" w:hAnsi="Times New Roman" w:cs="Times New Roman"/>
            <w:sz w:val="24"/>
            <w:szCs w:val="24"/>
          </w:rPr>
          <w:t xml:space="preserve"> </w:t>
        </w:r>
      </w:ins>
      <w:ins w:id="86" w:author="ewarner" w:date="2014-07-15T15:39:00Z">
        <w:r w:rsidR="00D41D59">
          <w:rPr>
            <w:rFonts w:ascii="Times New Roman" w:hAnsi="Times New Roman" w:cs="Times New Roman"/>
            <w:sz w:val="24"/>
            <w:szCs w:val="24"/>
          </w:rPr>
          <w:t xml:space="preserve">such those related to yield and </w:t>
        </w:r>
      </w:ins>
      <w:ins w:id="87" w:author="ewarner" w:date="2014-07-15T15:45:00Z">
        <w:r w:rsidR="00914496">
          <w:rPr>
            <w:rFonts w:ascii="Times New Roman" w:hAnsi="Times New Roman" w:cs="Times New Roman"/>
            <w:sz w:val="24"/>
            <w:szCs w:val="24"/>
          </w:rPr>
          <w:t>climat</w:t>
        </w:r>
      </w:ins>
      <w:ins w:id="88" w:author="ewarner" w:date="2014-07-15T15:54:00Z">
        <w:r w:rsidR="00D41D59">
          <w:rPr>
            <w:rFonts w:ascii="Times New Roman" w:hAnsi="Times New Roman" w:cs="Times New Roman"/>
            <w:sz w:val="24"/>
            <w:szCs w:val="24"/>
          </w:rPr>
          <w:t>e</w:t>
        </w:r>
      </w:ins>
      <w:r w:rsidR="00C20AAE">
        <w:rPr>
          <w:rFonts w:ascii="Times New Roman" w:hAnsi="Times New Roman" w:cs="Times New Roman"/>
          <w:sz w:val="24"/>
          <w:szCs w:val="24"/>
        </w:rPr>
        <w:t>.</w:t>
      </w:r>
      <w:del w:id="89" w:author="ewarner" w:date="2014-07-15T15:39:00Z">
        <w:r w:rsidR="00C20AAE" w:rsidDel="00FD411A">
          <w:rPr>
            <w:rFonts w:ascii="Times New Roman" w:hAnsi="Times New Roman" w:cs="Times New Roman"/>
            <w:sz w:val="24"/>
            <w:szCs w:val="24"/>
          </w:rPr>
          <w:delText xml:space="preserve"> </w:delText>
        </w:r>
      </w:del>
      <w:ins w:id="90" w:author="ewarner" w:date="2014-07-15T15:45:00Z">
        <w:r w:rsidR="00914496">
          <w:rPr>
            <w:rFonts w:ascii="Times New Roman" w:hAnsi="Times New Roman" w:cs="Times New Roman"/>
            <w:sz w:val="24"/>
            <w:szCs w:val="24"/>
          </w:rPr>
          <w:t xml:space="preserve"> </w:t>
        </w:r>
      </w:ins>
      <w:del w:id="91" w:author="ewarner" w:date="2014-07-15T15:45:00Z">
        <w:r w:rsidR="005F283C" w:rsidDel="00914496">
          <w:rPr>
            <w:rFonts w:ascii="Times New Roman" w:hAnsi="Times New Roman" w:cs="Times New Roman"/>
            <w:sz w:val="24"/>
            <w:szCs w:val="24"/>
          </w:rPr>
          <w:delText>S</w:delText>
        </w:r>
      </w:del>
      <w:del w:id="92" w:author="ewarner" w:date="2014-07-15T15:53:00Z">
        <w:r w:rsidR="005F283C" w:rsidDel="00D41D59">
          <w:rPr>
            <w:rFonts w:ascii="Times New Roman" w:hAnsi="Times New Roman" w:cs="Times New Roman"/>
            <w:sz w:val="24"/>
            <w:szCs w:val="24"/>
          </w:rPr>
          <w:delText xml:space="preserve">cenario analysis examining the implication of expanding cellulosic biofuels </w:delText>
        </w:r>
        <w:r w:rsidR="00180DD0" w:rsidDel="00D41D59">
          <w:rPr>
            <w:rFonts w:ascii="Times New Roman" w:hAnsi="Times New Roman" w:cs="Times New Roman"/>
            <w:sz w:val="24"/>
            <w:szCs w:val="24"/>
          </w:rPr>
          <w:delText>is</w:delText>
        </w:r>
      </w:del>
      <w:del w:id="93" w:author="ewarner" w:date="2014-07-15T15:45:00Z">
        <w:r w:rsidR="00180DD0" w:rsidDel="00914496">
          <w:rPr>
            <w:rFonts w:ascii="Times New Roman" w:hAnsi="Times New Roman" w:cs="Times New Roman"/>
            <w:sz w:val="24"/>
            <w:szCs w:val="24"/>
          </w:rPr>
          <w:delText xml:space="preserve"> a unique </w:delText>
        </w:r>
      </w:del>
      <w:del w:id="94" w:author="ewarner" w:date="2014-07-15T15:46:00Z">
        <w:r w:rsidR="00180DD0" w:rsidDel="00914496">
          <w:rPr>
            <w:rFonts w:ascii="Times New Roman" w:hAnsi="Times New Roman" w:cs="Times New Roman"/>
            <w:sz w:val="24"/>
            <w:szCs w:val="24"/>
          </w:rPr>
          <w:delText>feature of</w:delText>
        </w:r>
        <w:r w:rsidR="005F283C" w:rsidDel="00914496">
          <w:rPr>
            <w:rFonts w:ascii="Times New Roman" w:hAnsi="Times New Roman" w:cs="Times New Roman"/>
            <w:sz w:val="24"/>
            <w:szCs w:val="24"/>
          </w:rPr>
          <w:delText xml:space="preserve"> </w:delText>
        </w:r>
      </w:del>
      <w:del w:id="95" w:author="ewarner" w:date="2014-07-15T15:53:00Z">
        <w:r w:rsidR="005F283C" w:rsidDel="00D41D59">
          <w:rPr>
            <w:rFonts w:ascii="Times New Roman" w:hAnsi="Times New Roman" w:cs="Times New Roman"/>
            <w:sz w:val="24"/>
            <w:szCs w:val="24"/>
          </w:rPr>
          <w:delText>BioSpatial H</w:delText>
        </w:r>
        <w:r w:rsidR="005F283C" w:rsidRPr="00096D65" w:rsidDel="00D41D59">
          <w:rPr>
            <w:rFonts w:ascii="Times New Roman" w:hAnsi="Times New Roman" w:cs="Times New Roman"/>
            <w:sz w:val="24"/>
            <w:szCs w:val="24"/>
            <w:vertAlign w:val="subscript"/>
          </w:rPr>
          <w:delText>2</w:delText>
        </w:r>
        <w:r w:rsidR="005F283C" w:rsidDel="00D41D59">
          <w:rPr>
            <w:rFonts w:ascii="Times New Roman" w:hAnsi="Times New Roman" w:cs="Times New Roman"/>
            <w:sz w:val="24"/>
            <w:szCs w:val="24"/>
          </w:rPr>
          <w:delText>O.</w:delText>
        </w:r>
      </w:del>
    </w:p>
    <w:p w14:paraId="775986FB" w14:textId="77777777" w:rsidR="008D7260" w:rsidRDefault="008D7260" w:rsidP="002D6718">
      <w:pPr>
        <w:rPr>
          <w:rFonts w:ascii="Times New Roman" w:hAnsi="Times New Roman" w:cs="Times New Roman"/>
          <w:sz w:val="24"/>
          <w:szCs w:val="24"/>
        </w:rPr>
        <w:sectPr w:rsidR="008D7260" w:rsidSect="00234B26">
          <w:footerReference w:type="default" r:id="rId10"/>
          <w:pgSz w:w="12240" w:h="15840"/>
          <w:pgMar w:top="1440" w:right="1440" w:bottom="1440" w:left="1440" w:header="720" w:footer="720" w:gutter="0"/>
          <w:cols w:space="720"/>
          <w:docGrid w:linePitch="360"/>
        </w:sectPr>
      </w:pPr>
    </w:p>
    <w:p w14:paraId="409C48FD" w14:textId="2C426084"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commentRangeStart w:id="96"/>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commentRangeEnd w:id="96"/>
      <w:r w:rsidR="002227C1">
        <w:rPr>
          <w:rStyle w:val="CommentReference"/>
        </w:rPr>
        <w:commentReference w:id="96"/>
      </w:r>
    </w:p>
    <w:p w14:paraId="300380D1" w14:textId="5B8058CB" w:rsidR="00102934" w:rsidRDefault="00102934" w:rsidP="00102934">
      <w:pPr>
        <w:spacing w:line="480" w:lineRule="auto"/>
        <w:ind w:firstLine="720"/>
        <w:rPr>
          <w:ins w:id="97" w:author="ewarner" w:date="2014-07-15T11:36:00Z"/>
          <w:rFonts w:ascii="Times New Roman" w:hAnsi="Times New Roman" w:cs="Times New Roman"/>
          <w:sz w:val="24"/>
          <w:szCs w:val="24"/>
          <w:highlight w:val="yellow"/>
        </w:rPr>
      </w:pPr>
      <w:ins w:id="98" w:author="ewarner" w:date="2014-07-15T11:36:00Z">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ins w:id="99"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1" w:tooltip="Pfister, (2009) #86" w:history="1">
        <w:r w:rsidR="006D2C77">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ins w:id="100"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ins w:id="101"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2" w:tooltip="Matti, (2010) #87" w:history="1">
        <w:r w:rsidR="006D2C77">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ins w:id="102" w:author="ewarner" w:date="2014-07-15T11:36:00Z">
        <w:r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ins w:id="103"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ins w:id="104"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ins>
      <w:ins w:id="105" w:author="ewarner" w:date="2014-07-15T15:56:00Z">
        <w:r w:rsidR="00D41D59">
          <w:rPr>
            <w:rFonts w:ascii="Times New Roman" w:hAnsi="Times New Roman" w:cs="Times New Roman"/>
            <w:sz w:val="24"/>
            <w:szCs w:val="24"/>
          </w:rPr>
          <w:t xml:space="preserve">2013 in </w:t>
        </w:r>
      </w:ins>
      <w:ins w:id="106" w:author="ewarner" w:date="2014-07-15T11:36:00Z">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Pr="002D6718">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ins w:id="107" w:author="ewarner" w:date="2014-07-15T11:36:00Z">
        <w:r w:rsidRPr="002D6718">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4" w:tooltip="National Drought Mitigation Center, (2013) #55" w:history="1">
        <w:r w:rsidR="006D2C77">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ins w:id="108" w:author="ewarner" w:date="2014-07-15T11:36:00Z">
        <w:r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ins w:id="109" w:author="ewarner" w:date="2014-07-15T11:36:00Z">
        <w:r>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5" w:tooltip="Kenneth, (2010) #56" w:history="1">
        <w:r w:rsidR="006D2C77">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ins w:id="110" w:author="ewarner" w:date="2014-07-15T11:36:00Z">
        <w:r>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ins>
    </w:p>
    <w:p w14:paraId="594677F9" w14:textId="0564AD35" w:rsidR="003D427D" w:rsidRPr="00B57EEA" w:rsidDel="00102934" w:rsidRDefault="00E57680" w:rsidP="00B57EEA">
      <w:pPr>
        <w:spacing w:line="480" w:lineRule="auto"/>
        <w:rPr>
          <w:del w:id="111" w:author="ewarner" w:date="2014-07-15T11:35:00Z"/>
          <w:rFonts w:ascii="Times New Roman" w:hAnsi="Times New Roman" w:cs="Times New Roman"/>
          <w:i/>
          <w:sz w:val="24"/>
          <w:szCs w:val="24"/>
        </w:rPr>
      </w:pPr>
      <w:del w:id="112" w:author="ewarner" w:date="2014-07-15T11:35:00Z">
        <w:r w:rsidRPr="00B57EEA" w:rsidDel="00102934">
          <w:rPr>
            <w:rFonts w:ascii="Times New Roman" w:hAnsi="Times New Roman" w:cs="Times New Roman"/>
            <w:i/>
            <w:sz w:val="24"/>
            <w:szCs w:val="24"/>
          </w:rPr>
          <w:delText xml:space="preserve">1.1. </w:delText>
        </w:r>
        <w:r w:rsidR="003D427D" w:rsidRPr="00B57EEA" w:rsidDel="00102934">
          <w:rPr>
            <w:rFonts w:ascii="Times New Roman" w:hAnsi="Times New Roman" w:cs="Times New Roman"/>
            <w:i/>
            <w:sz w:val="24"/>
            <w:szCs w:val="24"/>
          </w:rPr>
          <w:delText>Water Scarcity</w:delText>
        </w:r>
      </w:del>
    </w:p>
    <w:p w14:paraId="724731CB" w14:textId="590788F8" w:rsidR="001F2044" w:rsidRDefault="00761B02" w:rsidP="00BB781F">
      <w:pPr>
        <w:spacing w:line="480" w:lineRule="auto"/>
        <w:ind w:firstLine="720"/>
        <w:rPr>
          <w:ins w:id="113" w:author="ewarner" w:date="2014-07-15T11:48:00Z"/>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del w:id="114" w:author="ewarner" w:date="2014-07-15T11:37:00Z">
        <w:r w:rsidDel="00C357AD">
          <w:rPr>
            <w:rFonts w:ascii="Times New Roman" w:hAnsi="Times New Roman" w:cs="Times New Roman"/>
            <w:sz w:val="24"/>
            <w:szCs w:val="24"/>
          </w:rPr>
          <w:delText xml:space="preserve">Agricultural water consumption </w:delText>
        </w:r>
        <w:r w:rsidRPr="00761B02" w:rsidDel="00C357AD">
          <w:rPr>
            <w:rFonts w:ascii="Times New Roman" w:hAnsi="Times New Roman" w:cs="Times New Roman"/>
            <w:sz w:val="24"/>
            <w:szCs w:val="24"/>
          </w:rPr>
          <w:delText>has the potential to become an even more contentious issue in the future</w:delText>
        </w:r>
        <w:r w:rsidDel="00C357AD">
          <w:rPr>
            <w:rFonts w:ascii="Times New Roman" w:hAnsi="Times New Roman" w:cs="Times New Roman"/>
            <w:sz w:val="24"/>
            <w:szCs w:val="24"/>
          </w:rPr>
          <w:delText xml:space="preserve"> due to expansion of biofuels</w:delText>
        </w:r>
        <w:r w:rsidRPr="00761B02" w:rsidDel="00C357AD">
          <w:rPr>
            <w:rFonts w:ascii="Times New Roman" w:hAnsi="Times New Roman" w:cs="Times New Roman"/>
            <w:sz w:val="24"/>
            <w:szCs w:val="24"/>
          </w:rPr>
          <w:delText>.</w:delText>
        </w:r>
        <w:r w:rsidDel="00C357AD">
          <w:rPr>
            <w:rFonts w:ascii="Times New Roman" w:hAnsi="Times New Roman" w:cs="Times New Roman"/>
            <w:sz w:val="24"/>
            <w:szCs w:val="24"/>
          </w:rPr>
          <w:delText xml:space="preserve"> </w:delText>
        </w:r>
      </w:del>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6D2C77">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6D2C77">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ins w:id="115" w:author="ewarner" w:date="2014-07-15T11:37:00Z">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C357AD"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C357AD"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ins>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"_ENREF_8" \o "Postel, (2000) #95" </w:instrText>
      </w:r>
      <w:r w:rsidR="006D2C77">
        <w:rPr>
          <w:rFonts w:ascii="Times New Roman" w:hAnsi="Times New Roman" w:cs="Times New Roman"/>
          <w:noProof/>
          <w:sz w:val="24"/>
          <w:szCs w:val="24"/>
          <w:vertAlign w:val="superscript"/>
        </w:rPr>
        <w:fldChar w:fldCharType="separate"/>
      </w:r>
      <w:ins w:id="116" w:author="ewarner" w:date="2014-07-15T11:37:00Z">
        <w:r w:rsidR="006D2C77">
          <w:rPr>
            <w:rFonts w:ascii="Times New Roman" w:hAnsi="Times New Roman" w:cs="Times New Roman"/>
            <w:noProof/>
            <w:sz w:val="24"/>
            <w:szCs w:val="24"/>
            <w:vertAlign w:val="superscript"/>
          </w:rPr>
          <w:t>8</w:t>
        </w:r>
      </w:ins>
      <w:r w:rsidR="006D2C77">
        <w:rPr>
          <w:rFonts w:ascii="Times New Roman" w:hAnsi="Times New Roman" w:cs="Times New Roman"/>
          <w:noProof/>
          <w:sz w:val="24"/>
          <w:szCs w:val="24"/>
          <w:vertAlign w:val="superscript"/>
        </w:rPr>
        <w:fldChar w:fldCharType="end"/>
      </w:r>
      <w:ins w:id="117" w:author="ewarner" w:date="2014-07-15T11:37:00Z">
        <w:r w:rsidR="00C357AD">
          <w:rPr>
            <w:rFonts w:ascii="Times New Roman" w:hAnsi="Times New Roman" w:cs="Times New Roman"/>
            <w:noProof/>
            <w:sz w:val="24"/>
            <w:szCs w:val="24"/>
            <w:vertAlign w:val="superscript"/>
          </w:rPr>
          <w:t>)</w:t>
        </w:r>
        <w:r w:rsidR="00C357AD"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ins>
    </w:p>
    <w:p w14:paraId="7F756FEF" w14:textId="30CFDA8A" w:rsidR="0043366A" w:rsidRPr="00C357AD" w:rsidRDefault="003F6D91" w:rsidP="00BB781F">
      <w:pPr>
        <w:spacing w:line="480" w:lineRule="auto"/>
        <w:ind w:firstLine="720"/>
        <w:rPr>
          <w:rFonts w:ascii="Times New Roman" w:hAnsi="Times New Roman" w:cs="Times New Roman"/>
          <w:sz w:val="24"/>
          <w:szCs w:val="24"/>
          <w:vertAlign w:val="superscript"/>
          <w:rPrChange w:id="118" w:author="ewarner" w:date="2014-07-15T11:38:00Z">
            <w:rPr>
              <w:rFonts w:ascii="Times New Roman" w:hAnsi="Times New Roman" w:cs="Times New Roman"/>
              <w:sz w:val="24"/>
              <w:szCs w:val="24"/>
            </w:rPr>
          </w:rPrChange>
        </w:rPr>
      </w:pPr>
      <w:del w:id="119" w:author="ewarner" w:date="2014-07-15T11:02:00Z">
        <w:r w:rsidDel="009C5C25">
          <w:rPr>
            <w:rFonts w:ascii="Times New Roman" w:hAnsi="Times New Roman" w:cs="Times New Roman"/>
            <w:sz w:val="24"/>
            <w:szCs w:val="24"/>
          </w:rPr>
          <w:delText xml:space="preserve">Balancing </w:delText>
        </w:r>
        <w:r w:rsidR="006B4E0A" w:rsidDel="009C5C25">
          <w:rPr>
            <w:rFonts w:ascii="Times New Roman" w:hAnsi="Times New Roman" w:cs="Times New Roman"/>
            <w:sz w:val="24"/>
            <w:szCs w:val="24"/>
          </w:rPr>
          <w:delText xml:space="preserve">the </w:delText>
        </w:r>
        <w:r w:rsidDel="009C5C25">
          <w:rPr>
            <w:rFonts w:ascii="Times New Roman" w:hAnsi="Times New Roman" w:cs="Times New Roman"/>
            <w:sz w:val="24"/>
            <w:szCs w:val="24"/>
          </w:rPr>
          <w:delText xml:space="preserve">competing uses for </w:delText>
        </w:r>
        <w:r w:rsidR="006B4E0A" w:rsidDel="009C5C25">
          <w:rPr>
            <w:rFonts w:ascii="Times New Roman" w:hAnsi="Times New Roman" w:cs="Times New Roman"/>
            <w:sz w:val="24"/>
            <w:szCs w:val="24"/>
          </w:rPr>
          <w:delText xml:space="preserve">a </w:delText>
        </w:r>
        <w:r w:rsidDel="009C5C25">
          <w:rPr>
            <w:rFonts w:ascii="Times New Roman" w:hAnsi="Times New Roman" w:cs="Times New Roman"/>
            <w:sz w:val="24"/>
            <w:szCs w:val="24"/>
          </w:rPr>
          <w:delText>limited water suppl</w:delText>
        </w:r>
        <w:r w:rsidR="006B4E0A" w:rsidDel="009C5C25">
          <w:rPr>
            <w:rFonts w:ascii="Times New Roman" w:hAnsi="Times New Roman" w:cs="Times New Roman"/>
            <w:sz w:val="24"/>
            <w:szCs w:val="24"/>
          </w:rPr>
          <w:delText>y is contentious and can have significant societal and environmental impacts</w:delText>
        </w:r>
        <w:r w:rsidR="00B93F8D" w:rsidDel="009C5C25">
          <w:rPr>
            <w:rFonts w:ascii="Times New Roman" w:hAnsi="Times New Roman" w:cs="Times New Roman"/>
            <w:sz w:val="24"/>
            <w:szCs w:val="24"/>
          </w:rPr>
          <w:delText>. For example,</w:delText>
        </w:r>
        <w:r w:rsidR="00EB5E9F" w:rsidDel="009C5C25">
          <w:rPr>
            <w:rFonts w:ascii="Times New Roman" w:hAnsi="Times New Roman" w:cs="Times New Roman"/>
            <w:sz w:val="24"/>
            <w:szCs w:val="24"/>
          </w:rPr>
          <w:delText xml:space="preserve"> </w:delText>
        </w:r>
        <w:r w:rsidR="006A716B" w:rsidRPr="008D7260" w:rsidDel="009C5C25">
          <w:rPr>
            <w:rFonts w:ascii="Times New Roman" w:hAnsi="Times New Roman" w:cs="Times New Roman"/>
            <w:sz w:val="24"/>
            <w:szCs w:val="24"/>
          </w:rPr>
          <w:delText>a</w:delText>
        </w:r>
      </w:del>
      <w:del w:id="120" w:author="ewarner" w:date="2014-07-15T11:37:00Z">
        <w:r w:rsidR="006A716B" w:rsidRPr="008D7260" w:rsidDel="00C357AD">
          <w:rPr>
            <w:rFonts w:ascii="Times New Roman" w:hAnsi="Times New Roman" w:cs="Times New Roman"/>
            <w:sz w:val="24"/>
            <w:szCs w:val="24"/>
          </w:rPr>
          <w:delText>quatic environment</w:delText>
        </w:r>
        <w:r w:rsidR="00EB5E9F" w:rsidDel="00C357AD">
          <w:rPr>
            <w:rFonts w:ascii="Times New Roman" w:hAnsi="Times New Roman" w:cs="Times New Roman"/>
            <w:sz w:val="24"/>
            <w:szCs w:val="24"/>
          </w:rPr>
          <w:delText>s</w:delText>
        </w:r>
        <w:r w:rsidR="006A716B" w:rsidRPr="008D7260" w:rsidDel="00C357AD">
          <w:rPr>
            <w:rFonts w:ascii="Times New Roman" w:hAnsi="Times New Roman" w:cs="Times New Roman"/>
            <w:sz w:val="24"/>
            <w:szCs w:val="24"/>
          </w:rPr>
          <w:delText xml:space="preserve"> </w:delText>
        </w:r>
        <w:r w:rsidR="00EB5E9F" w:rsidDel="00C357AD">
          <w:rPr>
            <w:rFonts w:ascii="Times New Roman" w:hAnsi="Times New Roman" w:cs="Times New Roman"/>
            <w:sz w:val="24"/>
            <w:szCs w:val="24"/>
          </w:rPr>
          <w:delText>show</w:delText>
        </w:r>
        <w:r w:rsidR="006A716B" w:rsidRPr="008D7260" w:rsidDel="00C357AD">
          <w:rPr>
            <w:rFonts w:ascii="Times New Roman" w:hAnsi="Times New Roman" w:cs="Times New Roman"/>
            <w:sz w:val="24"/>
            <w:szCs w:val="24"/>
          </w:rPr>
          <w:delText xml:space="preserve"> signs of </w:delText>
        </w:r>
        <w:r w:rsidR="00B801A1" w:rsidRPr="008D7260" w:rsidDel="00C357AD">
          <w:rPr>
            <w:rFonts w:ascii="Times New Roman" w:hAnsi="Times New Roman" w:cs="Times New Roman"/>
            <w:sz w:val="24"/>
            <w:szCs w:val="24"/>
          </w:rPr>
          <w:delText xml:space="preserve">decline and </w:delText>
        </w:r>
        <w:r w:rsidR="006A716B" w:rsidRPr="008D7260" w:rsidDel="00C357AD">
          <w:rPr>
            <w:rFonts w:ascii="Times New Roman" w:hAnsi="Times New Roman" w:cs="Times New Roman"/>
            <w:sz w:val="24"/>
            <w:szCs w:val="24"/>
          </w:rPr>
          <w:delText xml:space="preserve">degradation </w:delText>
        </w:r>
        <w:r w:rsidR="00B801A1" w:rsidRPr="008D7260" w:rsidDel="00C357AD">
          <w:rPr>
            <w:rFonts w:ascii="Times New Roman" w:hAnsi="Times New Roman" w:cs="Times New Roman"/>
            <w:sz w:val="24"/>
            <w:szCs w:val="24"/>
          </w:rPr>
          <w:delText xml:space="preserve">due in part to how water is managed in many </w:delText>
        </w:r>
        <w:r w:rsidR="006A651E" w:rsidDel="00C357AD">
          <w:rPr>
            <w:rFonts w:ascii="Times New Roman" w:hAnsi="Times New Roman" w:cs="Times New Roman"/>
            <w:sz w:val="24"/>
            <w:szCs w:val="24"/>
          </w:rPr>
          <w:delText>nations</w:delText>
        </w:r>
        <w:r w:rsidR="006A716B" w:rsidRPr="008D7260" w:rsidDel="00C357AD">
          <w:rPr>
            <w:rFonts w:ascii="Times New Roman" w:hAnsi="Times New Roman" w:cs="Times New Roman"/>
            <w:sz w:val="24"/>
            <w:szCs w:val="24"/>
          </w:rPr>
          <w:delText>.</w:delText>
        </w:r>
        <w:r w:rsidR="0071467F" w:rsidRPr="008D7260" w:rsidDel="00C357AD">
          <w:rPr>
            <w:rFonts w:ascii="Times New Roman" w:hAnsi="Times New Roman" w:cs="Times New Roman"/>
            <w:sz w:val="24"/>
            <w:szCs w:val="24"/>
            <w:vertAlign w:val="superscript"/>
          </w:rPr>
          <w:fldChar w:fldCharType="begin"/>
        </w:r>
        <w:r w:rsidR="00102934" w:rsidDel="00C357AD">
          <w:rPr>
            <w:rFonts w:ascii="Times New Roman" w:hAnsi="Times New Roman" w:cs="Times New Roman"/>
            <w:sz w:val="24"/>
            <w:szCs w:val="24"/>
            <w:vertAlign w:val="superscript"/>
          </w:rPr>
          <w:del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delInstrText>
        </w:r>
        <w:r w:rsidR="0071467F" w:rsidRPr="008D7260" w:rsidDel="00C357AD">
          <w:rPr>
            <w:rFonts w:ascii="Times New Roman" w:hAnsi="Times New Roman" w:cs="Times New Roman"/>
            <w:sz w:val="24"/>
            <w:szCs w:val="24"/>
            <w:vertAlign w:val="superscript"/>
          </w:rPr>
          <w:fldChar w:fldCharType="separate"/>
        </w:r>
        <w:r w:rsidR="00102934" w:rsidDel="00C357AD">
          <w:rPr>
            <w:rFonts w:ascii="Times New Roman" w:hAnsi="Times New Roman" w:cs="Times New Roman"/>
            <w:noProof/>
            <w:sz w:val="24"/>
            <w:szCs w:val="24"/>
            <w:vertAlign w:val="superscript"/>
          </w:rPr>
          <w:delText>(</w:delText>
        </w:r>
        <w:r w:rsidR="00102934" w:rsidDel="00C357AD">
          <w:rPr>
            <w:rFonts w:ascii="Times New Roman" w:hAnsi="Times New Roman" w:cs="Times New Roman"/>
            <w:noProof/>
            <w:sz w:val="24"/>
            <w:szCs w:val="24"/>
            <w:vertAlign w:val="superscript"/>
          </w:rPr>
          <w:fldChar w:fldCharType="begin"/>
        </w:r>
        <w:r w:rsidR="00102934" w:rsidDel="00C357AD">
          <w:rPr>
            <w:rFonts w:ascii="Times New Roman" w:hAnsi="Times New Roman" w:cs="Times New Roman"/>
            <w:noProof/>
            <w:sz w:val="24"/>
            <w:szCs w:val="24"/>
            <w:vertAlign w:val="superscript"/>
          </w:rPr>
          <w:delInstrText xml:space="preserve"> HYPERLINK \l "_ENREF_8" \o "Postel, (2000) #95" </w:delInstrText>
        </w:r>
        <w:r w:rsidR="00102934" w:rsidDel="00C357AD">
          <w:rPr>
            <w:rFonts w:ascii="Times New Roman" w:hAnsi="Times New Roman" w:cs="Times New Roman"/>
            <w:noProof/>
            <w:sz w:val="24"/>
            <w:szCs w:val="24"/>
            <w:vertAlign w:val="superscript"/>
          </w:rPr>
          <w:fldChar w:fldCharType="separate"/>
        </w:r>
        <w:r w:rsidR="00102934" w:rsidDel="00C357AD">
          <w:rPr>
            <w:rFonts w:ascii="Times New Roman" w:hAnsi="Times New Roman" w:cs="Times New Roman"/>
            <w:noProof/>
            <w:sz w:val="24"/>
            <w:szCs w:val="24"/>
            <w:vertAlign w:val="superscript"/>
          </w:rPr>
          <w:delText>8</w:delText>
        </w:r>
        <w:r w:rsidR="00102934" w:rsidDel="00C357AD">
          <w:rPr>
            <w:rFonts w:ascii="Times New Roman" w:hAnsi="Times New Roman" w:cs="Times New Roman"/>
            <w:noProof/>
            <w:sz w:val="24"/>
            <w:szCs w:val="24"/>
            <w:vertAlign w:val="superscript"/>
          </w:rPr>
          <w:fldChar w:fldCharType="end"/>
        </w:r>
        <w:r w:rsidR="00102934" w:rsidDel="00C357AD">
          <w:rPr>
            <w:rFonts w:ascii="Times New Roman" w:hAnsi="Times New Roman" w:cs="Times New Roman"/>
            <w:noProof/>
            <w:sz w:val="24"/>
            <w:szCs w:val="24"/>
            <w:vertAlign w:val="superscript"/>
          </w:rPr>
          <w:delText>)</w:delText>
        </w:r>
        <w:r w:rsidR="0071467F" w:rsidRPr="008D7260" w:rsidDel="00C357AD">
          <w:rPr>
            <w:rFonts w:ascii="Times New Roman" w:hAnsi="Times New Roman" w:cs="Times New Roman"/>
            <w:sz w:val="24"/>
            <w:szCs w:val="24"/>
            <w:vertAlign w:val="superscript"/>
          </w:rPr>
          <w:fldChar w:fldCharType="end"/>
        </w:r>
        <w:r w:rsidR="006A716B" w:rsidRPr="008D7260" w:rsidDel="00C357AD">
          <w:rPr>
            <w:rFonts w:ascii="Times New Roman" w:hAnsi="Times New Roman" w:cs="Times New Roman"/>
            <w:sz w:val="24"/>
            <w:szCs w:val="24"/>
            <w:vertAlign w:val="superscript"/>
          </w:rPr>
          <w:delText xml:space="preserve">  </w:delText>
        </w:r>
      </w:del>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del w:id="121" w:author="ewarner" w:date="2014-07-15T15:57:00Z">
        <w:r w:rsidR="006B4E0A" w:rsidDel="00D41D59">
          <w:rPr>
            <w:rFonts w:ascii="Times New Roman" w:hAnsi="Times New Roman" w:cs="Times New Roman"/>
            <w:sz w:val="24"/>
            <w:szCs w:val="24"/>
          </w:rPr>
          <w:delText>while still</w:delText>
        </w:r>
        <w:r w:rsidR="00D64924" w:rsidDel="00D41D59">
          <w:rPr>
            <w:rFonts w:ascii="Times New Roman" w:hAnsi="Times New Roman" w:cs="Times New Roman"/>
            <w:sz w:val="24"/>
            <w:szCs w:val="24"/>
          </w:rPr>
          <w:delText xml:space="preserve"> </w:delText>
        </w:r>
        <w:r w:rsidR="00884E53" w:rsidRPr="008D7260" w:rsidDel="00D41D59">
          <w:rPr>
            <w:rFonts w:ascii="Times New Roman" w:hAnsi="Times New Roman" w:cs="Times New Roman"/>
            <w:sz w:val="24"/>
            <w:szCs w:val="24"/>
          </w:rPr>
          <w:delText>m</w:delText>
        </w:r>
        <w:r w:rsidR="00B801A1" w:rsidRPr="008D7260" w:rsidDel="00D41D59">
          <w:rPr>
            <w:rFonts w:ascii="Times New Roman" w:hAnsi="Times New Roman" w:cs="Times New Roman"/>
            <w:sz w:val="24"/>
            <w:szCs w:val="24"/>
          </w:rPr>
          <w:delText>eet</w:delText>
        </w:r>
        <w:r w:rsidR="006B4E0A" w:rsidDel="00D41D59">
          <w:rPr>
            <w:rFonts w:ascii="Times New Roman" w:hAnsi="Times New Roman" w:cs="Times New Roman"/>
            <w:sz w:val="24"/>
            <w:szCs w:val="24"/>
          </w:rPr>
          <w:delText>ing</w:delText>
        </w:r>
        <w:r w:rsidR="00B801A1" w:rsidRPr="008D7260" w:rsidDel="00D41D59">
          <w:rPr>
            <w:rFonts w:ascii="Times New Roman" w:hAnsi="Times New Roman" w:cs="Times New Roman"/>
            <w:sz w:val="24"/>
            <w:szCs w:val="24"/>
          </w:rPr>
          <w:delText xml:space="preserve"> b</w:delText>
        </w:r>
        <w:r w:rsidR="00EA27BE" w:rsidRPr="008D7260" w:rsidDel="00D41D59">
          <w:rPr>
            <w:rFonts w:ascii="Times New Roman" w:hAnsi="Times New Roman" w:cs="Times New Roman"/>
            <w:sz w:val="24"/>
            <w:szCs w:val="24"/>
          </w:rPr>
          <w:delText>asic human need</w:delText>
        </w:r>
        <w:r w:rsidR="00D64924" w:rsidDel="00D41D59">
          <w:rPr>
            <w:rFonts w:ascii="Times New Roman" w:hAnsi="Times New Roman" w:cs="Times New Roman"/>
            <w:sz w:val="24"/>
            <w:szCs w:val="24"/>
          </w:rPr>
          <w:delText>s</w:delText>
        </w:r>
        <w:r w:rsidR="00884E53" w:rsidRPr="008D7260" w:rsidDel="00D41D59">
          <w:rPr>
            <w:rFonts w:ascii="Times New Roman" w:hAnsi="Times New Roman" w:cs="Times New Roman"/>
            <w:sz w:val="24"/>
            <w:szCs w:val="24"/>
          </w:rPr>
          <w:delText xml:space="preserve"> </w:delText>
        </w:r>
      </w:del>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ins w:id="122" w:author="ewarner" w:date="2014-07-15T15:57:00Z">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ins>
      <w:r w:rsidR="00884E53"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C357A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1F2044">
        <w:rPr>
          <w:rFonts w:ascii="Times New Roman" w:hAnsi="Times New Roman" w:cs="Times New Roman"/>
          <w:sz w:val="24"/>
          <w:szCs w:val="24"/>
          <w:vertAlign w:val="superscript"/>
        </w:rPr>
        <w:instrText xml:space="preserve"> ADDIN EN.CITE.DATA </w:instrText>
      </w:r>
      <w:r w:rsidR="00C357AD">
        <w:rPr>
          <w:rFonts w:ascii="Times New Roman" w:hAnsi="Times New Roman" w:cs="Times New Roman"/>
          <w:sz w:val="24"/>
          <w:szCs w:val="24"/>
          <w:vertAlign w:val="superscript"/>
        </w:rPr>
      </w:r>
      <w:r w:rsidR="00C357A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6D2C77">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6D2C77">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del w:id="123" w:author="ewarner" w:date="2014-07-15T15:57:00Z">
        <w:r w:rsidR="00180DD0" w:rsidDel="00D41D59">
          <w:rPr>
            <w:rFonts w:ascii="Times New Roman" w:hAnsi="Times New Roman" w:cs="Times New Roman"/>
            <w:sz w:val="24"/>
            <w:szCs w:val="24"/>
          </w:rPr>
          <w:delText>If</w:delText>
        </w:r>
        <w:r w:rsidR="006B4E0A" w:rsidDel="00D41D59">
          <w:rPr>
            <w:rFonts w:ascii="Times New Roman" w:hAnsi="Times New Roman" w:cs="Times New Roman"/>
            <w:sz w:val="24"/>
            <w:szCs w:val="24"/>
          </w:rPr>
          <w:delText xml:space="preserve"> water becomes more scarce, d</w:delText>
        </w:r>
      </w:del>
      <w:ins w:id="124" w:author="ewarner" w:date="2014-07-15T15:57:00Z">
        <w:r w:rsidR="00D41D59">
          <w:rPr>
            <w:rFonts w:ascii="Times New Roman" w:hAnsi="Times New Roman" w:cs="Times New Roman"/>
            <w:sz w:val="24"/>
            <w:szCs w:val="24"/>
          </w:rPr>
          <w:t>D</w:t>
        </w:r>
      </w:ins>
      <w:r w:rsidR="006B4E0A">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ins w:id="125" w:author="ewarner" w:date="2014-07-15T15:57:00Z">
        <w:r w:rsidR="00D41D59">
          <w:rPr>
            <w:rFonts w:ascii="Times New Roman" w:hAnsi="Times New Roman" w:cs="Times New Roman"/>
            <w:sz w:val="24"/>
            <w:szCs w:val="24"/>
          </w:rPr>
          <w:t xml:space="preserve"> if water becomes more scarce</w:t>
        </w:r>
      </w:ins>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6D2C77">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ins w:id="126" w:author="ewarner" w:date="2014-07-15T11:38:00Z">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ins>
      <w:ins w:id="127" w:author="ewarner" w:date="2014-07-15T11:39:00Z">
        <w:r w:rsidR="00C357AD">
          <w:rPr>
            <w:rFonts w:ascii="Times New Roman" w:hAnsi="Times New Roman" w:cs="Times New Roman"/>
            <w:sz w:val="24"/>
            <w:szCs w:val="24"/>
          </w:rPr>
          <w:t>.</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Understanding the water use implications of expan</w:t>
        </w:r>
      </w:ins>
      <w:ins w:id="128" w:author="ewarner" w:date="2014-07-15T11:40:00Z">
        <w:r w:rsidR="00C357AD">
          <w:rPr>
            <w:rFonts w:ascii="Times New Roman" w:hAnsi="Times New Roman" w:cs="Times New Roman"/>
            <w:sz w:val="24"/>
            <w:szCs w:val="24"/>
          </w:rPr>
          <w:t>ding</w:t>
        </w:r>
      </w:ins>
      <w:ins w:id="129" w:author="ewarner" w:date="2014-07-15T11:39:00Z">
        <w:r w:rsidR="00C357AD">
          <w:rPr>
            <w:rFonts w:ascii="Times New Roman" w:hAnsi="Times New Roman" w:cs="Times New Roman"/>
            <w:sz w:val="24"/>
            <w:szCs w:val="24"/>
          </w:rPr>
          <w:t xml:space="preserve"> </w:t>
        </w:r>
        <w:r w:rsidR="00C357AD">
          <w:rPr>
            <w:rFonts w:ascii="Times New Roman" w:hAnsi="Times New Roman" w:cs="Times New Roman"/>
            <w:sz w:val="24"/>
            <w:szCs w:val="24"/>
          </w:rPr>
          <w:lastRenderedPageBreak/>
          <w:t>bio</w:t>
        </w:r>
      </w:ins>
      <w:ins w:id="130" w:author="ewarner" w:date="2014-07-15T11:42:00Z">
        <w:r w:rsidR="00C357AD">
          <w:rPr>
            <w:rFonts w:ascii="Times New Roman" w:hAnsi="Times New Roman" w:cs="Times New Roman"/>
            <w:sz w:val="24"/>
            <w:szCs w:val="24"/>
          </w:rPr>
          <w:t>fuel</w:t>
        </w:r>
      </w:ins>
      <w:ins w:id="131" w:author="ewarner" w:date="2014-07-15T11:39:00Z">
        <w:r w:rsidR="00C357AD">
          <w:rPr>
            <w:rFonts w:ascii="Times New Roman" w:hAnsi="Times New Roman" w:cs="Times New Roman"/>
            <w:sz w:val="24"/>
            <w:szCs w:val="24"/>
          </w:rPr>
          <w:t xml:space="preserve"> </w:t>
        </w:r>
      </w:ins>
      <w:ins w:id="132" w:author="ewarner" w:date="2014-07-15T11:40:00Z">
        <w:r w:rsidR="00C357AD">
          <w:rPr>
            <w:rFonts w:ascii="Times New Roman" w:hAnsi="Times New Roman" w:cs="Times New Roman"/>
            <w:sz w:val="24"/>
            <w:szCs w:val="24"/>
          </w:rPr>
          <w:t xml:space="preserve">use through water </w:t>
        </w:r>
        <w:proofErr w:type="spellStart"/>
        <w:r w:rsidR="00C357AD">
          <w:rPr>
            <w:rFonts w:ascii="Times New Roman" w:hAnsi="Times New Roman" w:cs="Times New Roman"/>
            <w:sz w:val="24"/>
            <w:szCs w:val="24"/>
          </w:rPr>
          <w:t>footprinting</w:t>
        </w:r>
        <w:proofErr w:type="spellEnd"/>
        <w:r w:rsidR="00C357AD">
          <w:rPr>
            <w:rFonts w:ascii="Times New Roman" w:hAnsi="Times New Roman" w:cs="Times New Roman"/>
            <w:sz w:val="24"/>
            <w:szCs w:val="24"/>
          </w:rPr>
          <w:t xml:space="preserve"> is important for</w:t>
        </w:r>
      </w:ins>
      <w:ins w:id="133" w:author="ewarner" w:date="2014-07-15T11:39:00Z">
        <w:r w:rsidR="00C357AD">
          <w:rPr>
            <w:rFonts w:ascii="Times New Roman" w:hAnsi="Times New Roman" w:cs="Times New Roman"/>
            <w:sz w:val="24"/>
            <w:szCs w:val="24"/>
          </w:rPr>
          <w:t xml:space="preserve"> </w:t>
        </w:r>
      </w:ins>
      <w:ins w:id="134" w:author="ewarner" w:date="2014-07-15T11:49:00Z">
        <w:r w:rsidR="001F2044">
          <w:rPr>
            <w:rFonts w:ascii="Times New Roman" w:hAnsi="Times New Roman" w:cs="Times New Roman"/>
            <w:sz w:val="24"/>
            <w:szCs w:val="24"/>
          </w:rPr>
          <w:t>managing</w:t>
        </w:r>
      </w:ins>
      <w:ins w:id="135" w:author="ewarner" w:date="2014-07-15T11:41:00Z">
        <w:r w:rsidR="00C357AD">
          <w:rPr>
            <w:rFonts w:ascii="Times New Roman" w:hAnsi="Times New Roman" w:cs="Times New Roman"/>
            <w:sz w:val="24"/>
            <w:szCs w:val="24"/>
          </w:rPr>
          <w:t xml:space="preserve"> </w:t>
        </w:r>
      </w:ins>
      <w:ins w:id="136" w:author="ewarner" w:date="2014-07-15T11:39:00Z">
        <w:r w:rsidR="00C357AD">
          <w:rPr>
            <w:rFonts w:ascii="Times New Roman" w:hAnsi="Times New Roman" w:cs="Times New Roman"/>
            <w:sz w:val="24"/>
            <w:szCs w:val="24"/>
          </w:rPr>
          <w:t>water resources</w:t>
        </w:r>
      </w:ins>
      <w:ins w:id="137" w:author="ewarner" w:date="2014-07-15T11:41:00Z">
        <w:r w:rsidR="00C357AD">
          <w:rPr>
            <w:rFonts w:ascii="Times New Roman" w:hAnsi="Times New Roman" w:cs="Times New Roman"/>
            <w:sz w:val="24"/>
            <w:szCs w:val="24"/>
          </w:rPr>
          <w:t xml:space="preserve"> at multiple geographic scales</w:t>
        </w:r>
      </w:ins>
      <w:ins w:id="138" w:author="ewarner" w:date="2014-07-15T11:39:00Z">
        <w:r w:rsidR="00C357AD">
          <w:rPr>
            <w:rFonts w:ascii="Times New Roman" w:hAnsi="Times New Roman" w:cs="Times New Roman"/>
            <w:sz w:val="24"/>
            <w:szCs w:val="24"/>
          </w:rPr>
          <w:t>.</w:t>
        </w:r>
      </w:ins>
    </w:p>
    <w:p w14:paraId="575413EA" w14:textId="011FF8BD" w:rsidR="008C5E2E" w:rsidRPr="002D6718" w:rsidDel="009C5C25" w:rsidRDefault="002E0942" w:rsidP="00B57EEA">
      <w:pPr>
        <w:spacing w:line="480" w:lineRule="auto"/>
        <w:ind w:firstLine="720"/>
        <w:rPr>
          <w:del w:id="139" w:author="ewarner" w:date="2014-07-15T11:04:00Z"/>
          <w:rFonts w:ascii="Times New Roman" w:hAnsi="Times New Roman" w:cs="Times New Roman"/>
          <w:sz w:val="24"/>
          <w:szCs w:val="24"/>
          <w:highlight w:val="yellow"/>
        </w:rPr>
      </w:pPr>
      <w:del w:id="140" w:author="ewarner" w:date="2014-07-15T11:36:00Z">
        <w:r w:rsidDel="00102934">
          <w:rPr>
            <w:rFonts w:ascii="Times New Roman" w:hAnsi="Times New Roman" w:cs="Times New Roman"/>
            <w:sz w:val="24"/>
            <w:szCs w:val="24"/>
          </w:rPr>
          <w:delText>Population growth and climate change are a</w:delText>
        </w:r>
        <w:r w:rsidR="00865DBA" w:rsidDel="00102934">
          <w:rPr>
            <w:rFonts w:ascii="Times New Roman" w:hAnsi="Times New Roman" w:cs="Times New Roman"/>
            <w:sz w:val="24"/>
            <w:szCs w:val="24"/>
          </w:rPr>
          <w:delText xml:space="preserve">lready </w:delText>
        </w:r>
        <w:r w:rsidDel="00102934">
          <w:rPr>
            <w:rFonts w:ascii="Times New Roman" w:hAnsi="Times New Roman" w:cs="Times New Roman"/>
            <w:sz w:val="24"/>
            <w:szCs w:val="24"/>
          </w:rPr>
          <w:delText>stressing some water-</w:delText>
        </w:r>
        <w:r w:rsidR="00272B64" w:rsidDel="00102934">
          <w:rPr>
            <w:rFonts w:ascii="Times New Roman" w:hAnsi="Times New Roman" w:cs="Times New Roman"/>
            <w:sz w:val="24"/>
            <w:szCs w:val="24"/>
          </w:rPr>
          <w:delText xml:space="preserve">scarce </w:delText>
        </w:r>
        <w:r w:rsidDel="00102934">
          <w:rPr>
            <w:rFonts w:ascii="Times New Roman" w:hAnsi="Times New Roman" w:cs="Times New Roman"/>
            <w:sz w:val="24"/>
            <w:szCs w:val="24"/>
          </w:rPr>
          <w:delText>regions of the world</w:delText>
        </w:r>
        <w:r w:rsidR="000A6EC6"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"_ENREF_7" \o "Pfister, (2009) #86"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7</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EB5E9F" w:rsidDel="00102934">
          <w:rPr>
            <w:rFonts w:ascii="Times New Roman" w:hAnsi="Times New Roman" w:cs="Times New Roman"/>
            <w:sz w:val="24"/>
            <w:szCs w:val="24"/>
          </w:rPr>
          <w:delText xml:space="preserve"> In 2005</w:delText>
        </w:r>
        <w:r w:rsidR="00D1168C" w:rsidDel="00102934">
          <w:rPr>
            <w:rFonts w:ascii="Times New Roman" w:hAnsi="Times New Roman" w:cs="Times New Roman"/>
            <w:sz w:val="24"/>
            <w:szCs w:val="24"/>
          </w:rPr>
          <w:delText>,</w:delText>
        </w:r>
        <w:r w:rsidR="00EB5E9F" w:rsidDel="00102934">
          <w:rPr>
            <w:rFonts w:ascii="Times New Roman" w:hAnsi="Times New Roman" w:cs="Times New Roman"/>
            <w:sz w:val="24"/>
            <w:szCs w:val="24"/>
          </w:rPr>
          <w:delText xml:space="preserve"> it was</w:delText>
        </w:r>
        <w:r w:rsidR="00865DBA" w:rsidDel="00102934">
          <w:rPr>
            <w:rFonts w:ascii="Times New Roman" w:hAnsi="Times New Roman" w:cs="Times New Roman"/>
            <w:sz w:val="24"/>
            <w:szCs w:val="24"/>
          </w:rPr>
          <w:delText xml:space="preserve"> estimated that </w:delText>
        </w:r>
        <w:r w:rsidR="009D19D7" w:rsidRPr="00D1125D" w:rsidDel="00102934">
          <w:rPr>
            <w:rFonts w:ascii="Times New Roman" w:hAnsi="Times New Roman" w:cs="Times New Roman"/>
            <w:sz w:val="24"/>
            <w:szCs w:val="24"/>
          </w:rPr>
          <w:delText>about 35% of the world populat</w:delText>
        </w:r>
        <w:r w:rsidR="00865DBA" w:rsidDel="00102934">
          <w:rPr>
            <w:rFonts w:ascii="Times New Roman" w:hAnsi="Times New Roman" w:cs="Times New Roman"/>
            <w:sz w:val="24"/>
            <w:szCs w:val="24"/>
          </w:rPr>
          <w:delText xml:space="preserve">ion </w:delText>
        </w:r>
        <w:r w:rsidDel="00102934">
          <w:rPr>
            <w:rFonts w:ascii="Times New Roman" w:hAnsi="Times New Roman" w:cs="Times New Roman"/>
            <w:sz w:val="24"/>
            <w:szCs w:val="24"/>
          </w:rPr>
          <w:delText>experienced</w:delText>
        </w:r>
        <w:r w:rsidR="00865DBA" w:rsidDel="00102934">
          <w:rPr>
            <w:rFonts w:ascii="Times New Roman" w:hAnsi="Times New Roman" w:cs="Times New Roman"/>
            <w:sz w:val="24"/>
            <w:szCs w:val="24"/>
          </w:rPr>
          <w:delText xml:space="preserve"> </w:delText>
        </w:r>
        <w:r w:rsidR="00EB5E9F" w:rsidDel="00102934">
          <w:rPr>
            <w:rFonts w:ascii="Times New Roman" w:hAnsi="Times New Roman" w:cs="Times New Roman"/>
            <w:sz w:val="24"/>
            <w:szCs w:val="24"/>
          </w:rPr>
          <w:delText xml:space="preserve">long-term </w:delText>
        </w:r>
        <w:r w:rsidR="009D19D7" w:rsidRPr="00D1125D" w:rsidDel="00102934">
          <w:rPr>
            <w:rFonts w:ascii="Times New Roman" w:hAnsi="Times New Roman" w:cs="Times New Roman"/>
            <w:sz w:val="24"/>
            <w:szCs w:val="24"/>
          </w:rPr>
          <w:delText>wa</w:delText>
        </w:r>
        <w:r w:rsidR="00D1125D" w:rsidRPr="00D1125D" w:rsidDel="00102934">
          <w:rPr>
            <w:rFonts w:ascii="Times New Roman" w:hAnsi="Times New Roman" w:cs="Times New Roman"/>
            <w:sz w:val="24"/>
            <w:szCs w:val="24"/>
          </w:rPr>
          <w:delText>ter shortage</w:delText>
        </w:r>
        <w:r w:rsidR="00865DBA" w:rsidDel="00102934">
          <w:rPr>
            <w:rFonts w:ascii="Times New Roman" w:hAnsi="Times New Roman" w:cs="Times New Roman"/>
            <w:sz w:val="24"/>
            <w:szCs w:val="24"/>
          </w:rPr>
          <w:delText>s</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"_ENREF_8" \o "Matti, (2010) #87"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8</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9D19D7" w:rsidRPr="00D1125D" w:rsidDel="00102934">
          <w:rPr>
            <w:rFonts w:ascii="Times New Roman" w:hAnsi="Times New Roman" w:cs="Times New Roman"/>
            <w:sz w:val="24"/>
            <w:szCs w:val="24"/>
          </w:rPr>
          <w:delText xml:space="preserve"> </w:delText>
        </w:r>
        <w:r w:rsidR="00A62A29" w:rsidRPr="00A62A29" w:rsidDel="00102934">
          <w:rPr>
            <w:rFonts w:ascii="Times New Roman" w:hAnsi="Times New Roman" w:cs="Times New Roman"/>
            <w:sz w:val="24"/>
            <w:szCs w:val="24"/>
          </w:rPr>
          <w:delText>United Nations Educational, Scientific and Cultural Organization</w:delText>
        </w:r>
        <w:r w:rsidR="0063295C" w:rsidDel="00102934">
          <w:rPr>
            <w:rFonts w:ascii="Times New Roman" w:hAnsi="Times New Roman" w:cs="Times New Roman"/>
            <w:sz w:val="24"/>
            <w:szCs w:val="24"/>
          </w:rPr>
          <w:delText xml:space="preserve"> </w:delText>
        </w:r>
        <w:r w:rsidR="00230BF3" w:rsidDel="00102934">
          <w:rPr>
            <w:rFonts w:ascii="Times New Roman" w:hAnsi="Times New Roman" w:cs="Times New Roman"/>
            <w:sz w:val="24"/>
            <w:szCs w:val="24"/>
          </w:rPr>
          <w:delText xml:space="preserve">(UNESCO) </w:delText>
        </w:r>
        <w:r w:rsidR="00865DBA" w:rsidDel="00102934">
          <w:rPr>
            <w:rFonts w:ascii="Times New Roman" w:hAnsi="Times New Roman" w:cs="Times New Roman"/>
            <w:sz w:val="24"/>
            <w:szCs w:val="24"/>
          </w:rPr>
          <w:delText>estimates that w</w:delText>
        </w:r>
        <w:r w:rsidR="009D19D7" w:rsidRPr="00D1125D" w:rsidDel="00102934">
          <w:rPr>
            <w:rFonts w:ascii="Times New Roman" w:hAnsi="Times New Roman" w:cs="Times New Roman"/>
            <w:sz w:val="24"/>
            <w:szCs w:val="24"/>
          </w:rPr>
          <w:delText xml:space="preserve">ater shortages are already </w:delText>
        </w:r>
        <w:r w:rsidR="00865DBA" w:rsidDel="00102934">
          <w:rPr>
            <w:rFonts w:ascii="Times New Roman" w:hAnsi="Times New Roman" w:cs="Times New Roman"/>
            <w:sz w:val="24"/>
            <w:szCs w:val="24"/>
          </w:rPr>
          <w:delText>a</w:delText>
        </w:r>
        <w:r w:rsidR="009D19D7" w:rsidRPr="00D1125D" w:rsidDel="00102934">
          <w:rPr>
            <w:rFonts w:ascii="Times New Roman" w:hAnsi="Times New Roman" w:cs="Times New Roman"/>
            <w:sz w:val="24"/>
            <w:szCs w:val="24"/>
          </w:rPr>
          <w:delText xml:space="preserve"> constrain</w:delText>
        </w:r>
        <w:r w:rsidR="00865DBA" w:rsidDel="00102934">
          <w:rPr>
            <w:rFonts w:ascii="Times New Roman" w:hAnsi="Times New Roman" w:cs="Times New Roman"/>
            <w:sz w:val="24"/>
            <w:szCs w:val="24"/>
          </w:rPr>
          <w:delText>t on</w:delText>
        </w:r>
        <w:r w:rsidR="009D19D7" w:rsidRPr="00D1125D" w:rsidDel="00102934">
          <w:rPr>
            <w:rFonts w:ascii="Times New Roman" w:hAnsi="Times New Roman" w:cs="Times New Roman"/>
            <w:sz w:val="24"/>
            <w:szCs w:val="24"/>
          </w:rPr>
          <w:delText xml:space="preserve"> economic growth in </w:delText>
        </w:r>
        <w:r w:rsidR="00467B2D" w:rsidDel="00102934">
          <w:rPr>
            <w:rFonts w:ascii="Times New Roman" w:hAnsi="Times New Roman" w:cs="Times New Roman"/>
            <w:sz w:val="24"/>
            <w:szCs w:val="24"/>
          </w:rPr>
          <w:delText xml:space="preserve">India, </w:delText>
        </w:r>
        <w:r w:rsidR="009D19D7" w:rsidRPr="00D1125D" w:rsidDel="00102934">
          <w:rPr>
            <w:rFonts w:ascii="Times New Roman" w:hAnsi="Times New Roman" w:cs="Times New Roman"/>
            <w:sz w:val="24"/>
            <w:szCs w:val="24"/>
          </w:rPr>
          <w:delText xml:space="preserve">China, </w:delText>
        </w:r>
        <w:r w:rsidR="00467B2D" w:rsidDel="00102934">
          <w:rPr>
            <w:rFonts w:ascii="Times New Roman" w:hAnsi="Times New Roman" w:cs="Times New Roman"/>
            <w:sz w:val="24"/>
            <w:szCs w:val="24"/>
          </w:rPr>
          <w:delText xml:space="preserve">and </w:delText>
        </w:r>
        <w:r w:rsidR="009D19D7" w:rsidRPr="00D1125D" w:rsidDel="00102934">
          <w:rPr>
            <w:rFonts w:ascii="Times New Roman" w:hAnsi="Times New Roman" w:cs="Times New Roman"/>
            <w:sz w:val="24"/>
            <w:szCs w:val="24"/>
          </w:rPr>
          <w:delText>Australia</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EF57B8" w:rsidDel="00102934">
          <w:rPr>
            <w:rFonts w:ascii="Times New Roman" w:hAnsi="Times New Roman" w:cs="Times New Roman"/>
            <w:sz w:val="24"/>
            <w:szCs w:val="24"/>
            <w:vertAlign w:val="superscript"/>
          </w:rPr>
          <w:del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EF57B8"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 \o "UNESCO, (2009) #88"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w:delText>
        </w:r>
        <w:r w:rsidR="00102934" w:rsidDel="00102934">
          <w:rPr>
            <w:rFonts w:ascii="Times New Roman" w:hAnsi="Times New Roman" w:cs="Times New Roman"/>
            <w:noProof/>
            <w:sz w:val="24"/>
            <w:szCs w:val="24"/>
            <w:vertAlign w:val="superscript"/>
          </w:rPr>
          <w:fldChar w:fldCharType="end"/>
        </w:r>
        <w:r w:rsidR="00EF57B8"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865DBA" w:rsidDel="00102934">
          <w:rPr>
            <w:rFonts w:ascii="Times New Roman" w:hAnsi="Times New Roman" w:cs="Times New Roman"/>
            <w:sz w:val="24"/>
            <w:szCs w:val="24"/>
          </w:rPr>
          <w:delText xml:space="preserve"> </w:delText>
        </w:r>
      </w:del>
      <w:del w:id="141" w:author="ewarner" w:date="2014-07-15T11:04:00Z">
        <w:r w:rsidR="00467B2D" w:rsidDel="009C5C25">
          <w:rPr>
            <w:rFonts w:ascii="Times New Roman" w:hAnsi="Times New Roman" w:cs="Times New Roman"/>
            <w:sz w:val="24"/>
            <w:szCs w:val="24"/>
          </w:rPr>
          <w:delText xml:space="preserve">Projections by </w:delText>
        </w:r>
        <w:r w:rsidR="00A62A29" w:rsidRPr="00A62A29" w:rsidDel="009C5C25">
          <w:rPr>
            <w:rFonts w:ascii="Times New Roman" w:hAnsi="Times New Roman" w:cs="Times New Roman"/>
            <w:sz w:val="24"/>
            <w:szCs w:val="24"/>
          </w:rPr>
          <w:delText>United Nations Environment Program</w:delText>
        </w:r>
        <w:r w:rsidR="006D5AF2" w:rsidDel="009C5C25">
          <w:rPr>
            <w:rFonts w:ascii="Times New Roman" w:hAnsi="Times New Roman" w:cs="Times New Roman"/>
            <w:sz w:val="24"/>
            <w:szCs w:val="24"/>
          </w:rPr>
          <w:delText xml:space="preserve"> (UNEP)</w:delText>
        </w:r>
        <w:r w:rsidR="0071467F" w:rsidRPr="00D1125D"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delInstrText>
        </w:r>
        <w:r w:rsidR="0071467F" w:rsidRPr="00D1125D" w:rsidDel="009C5C25">
          <w:rPr>
            <w:rFonts w:ascii="Times New Roman" w:hAnsi="Times New Roman" w:cs="Times New Roman"/>
            <w:sz w:val="24"/>
            <w:szCs w:val="24"/>
            <w:vertAlign w:val="superscript"/>
          </w:rPr>
          <w:fldChar w:fldCharType="separate"/>
        </w:r>
        <w:r w:rsidR="00BC75A4"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"_ENREF_9" \o "UNEP, (2007) #89" </w:delInstrText>
        </w:r>
        <w:r w:rsidR="00BF4F38" w:rsidDel="009C5C25">
          <w:fldChar w:fldCharType="separate"/>
        </w:r>
        <w:r w:rsidR="006E04D8" w:rsidDel="009C5C25">
          <w:rPr>
            <w:rFonts w:ascii="Times New Roman" w:hAnsi="Times New Roman" w:cs="Times New Roman"/>
            <w:noProof/>
            <w:sz w:val="24"/>
            <w:szCs w:val="24"/>
            <w:vertAlign w:val="superscript"/>
          </w:rPr>
          <w:delText>9</w:delText>
        </w:r>
        <w:r w:rsidR="00BF4F38" w:rsidDel="009C5C25">
          <w:rPr>
            <w:rFonts w:ascii="Times New Roman" w:hAnsi="Times New Roman" w:cs="Times New Roman"/>
            <w:noProof/>
            <w:sz w:val="24"/>
            <w:szCs w:val="24"/>
            <w:vertAlign w:val="superscript"/>
          </w:rPr>
          <w:fldChar w:fldCharType="end"/>
        </w:r>
        <w:r w:rsidR="00BC75A4" w:rsidDel="009C5C25">
          <w:rPr>
            <w:rFonts w:ascii="Times New Roman" w:hAnsi="Times New Roman" w:cs="Times New Roman"/>
            <w:noProof/>
            <w:sz w:val="24"/>
            <w:szCs w:val="24"/>
            <w:vertAlign w:val="superscript"/>
          </w:rPr>
          <w:delText>)</w:delText>
        </w:r>
        <w:r w:rsidR="0071467F" w:rsidRPr="00D1125D" w:rsidDel="009C5C25">
          <w:rPr>
            <w:rFonts w:ascii="Times New Roman" w:hAnsi="Times New Roman" w:cs="Times New Roman"/>
            <w:sz w:val="24"/>
            <w:szCs w:val="24"/>
            <w:vertAlign w:val="superscript"/>
          </w:rPr>
          <w:fldChar w:fldCharType="end"/>
        </w:r>
        <w:r w:rsidR="00467B2D" w:rsidDel="009C5C25">
          <w:rPr>
            <w:rFonts w:ascii="Times New Roman" w:hAnsi="Times New Roman" w:cs="Times New Roman"/>
            <w:sz w:val="24"/>
            <w:szCs w:val="24"/>
          </w:rPr>
          <w:delText xml:space="preserve"> </w:delText>
        </w:r>
        <w:r w:rsidR="00694AE6" w:rsidDel="009C5C25">
          <w:rPr>
            <w:rFonts w:ascii="Times New Roman" w:hAnsi="Times New Roman" w:cs="Times New Roman"/>
            <w:sz w:val="24"/>
            <w:szCs w:val="24"/>
          </w:rPr>
          <w:delText>suggest</w:delText>
        </w:r>
        <w:r w:rsidR="00467B2D" w:rsidDel="009C5C25">
          <w:rPr>
            <w:rFonts w:ascii="Times New Roman" w:hAnsi="Times New Roman" w:cs="Times New Roman"/>
            <w:sz w:val="24"/>
            <w:szCs w:val="24"/>
          </w:rPr>
          <w:delText xml:space="preserve"> that by </w:delText>
        </w:r>
        <w:r w:rsidR="00467B2D" w:rsidRPr="00884E53" w:rsidDel="009C5C25">
          <w:rPr>
            <w:rFonts w:ascii="Times New Roman" w:hAnsi="Times New Roman" w:cs="Times New Roman"/>
            <w:sz w:val="24"/>
            <w:szCs w:val="24"/>
          </w:rPr>
          <w:delText>2025</w:delText>
        </w:r>
        <w:r w:rsidR="006D5AF2" w:rsidDel="009C5C25">
          <w:rPr>
            <w:rFonts w:ascii="Times New Roman" w:hAnsi="Times New Roman" w:cs="Times New Roman"/>
            <w:sz w:val="24"/>
            <w:szCs w:val="24"/>
          </w:rPr>
          <w:delText>,</w:delText>
        </w:r>
        <w:r w:rsidR="00467B2D" w:rsidRPr="00884E53" w:rsidDel="009C5C25">
          <w:rPr>
            <w:rFonts w:ascii="Times New Roman" w:hAnsi="Times New Roman" w:cs="Times New Roman"/>
            <w:sz w:val="24"/>
            <w:szCs w:val="24"/>
          </w:rPr>
          <w:delText xml:space="preserve"> most of the</w:delText>
        </w:r>
        <w:r w:rsidR="009D19D7" w:rsidRPr="00884E53" w:rsidDel="009C5C25">
          <w:rPr>
            <w:rFonts w:ascii="Times New Roman" w:hAnsi="Times New Roman" w:cs="Times New Roman"/>
            <w:sz w:val="24"/>
            <w:szCs w:val="24"/>
          </w:rPr>
          <w:delText xml:space="preserve"> global population </w:delText>
        </w:r>
        <w:r w:rsidR="006D5AF2" w:rsidDel="009C5C25">
          <w:rPr>
            <w:rFonts w:ascii="Times New Roman" w:hAnsi="Times New Roman" w:cs="Times New Roman"/>
            <w:sz w:val="24"/>
            <w:szCs w:val="24"/>
          </w:rPr>
          <w:delText xml:space="preserve">will </w:delText>
        </w:r>
        <w:r w:rsidR="009D19D7" w:rsidRPr="00884E53" w:rsidDel="009C5C25">
          <w:rPr>
            <w:rFonts w:ascii="Times New Roman" w:hAnsi="Times New Roman" w:cs="Times New Roman"/>
            <w:sz w:val="24"/>
            <w:szCs w:val="24"/>
          </w:rPr>
          <w:delText>liv</w:delText>
        </w:r>
        <w:r w:rsidDel="009C5C25">
          <w:rPr>
            <w:rFonts w:ascii="Times New Roman" w:hAnsi="Times New Roman" w:cs="Times New Roman"/>
            <w:sz w:val="24"/>
            <w:szCs w:val="24"/>
          </w:rPr>
          <w:delText>e</w:delText>
        </w:r>
        <w:r w:rsidR="009D19D7" w:rsidRPr="00884E53" w:rsidDel="009C5C25">
          <w:rPr>
            <w:rFonts w:ascii="Times New Roman" w:hAnsi="Times New Roman" w:cs="Times New Roman"/>
            <w:sz w:val="24"/>
            <w:szCs w:val="24"/>
          </w:rPr>
          <w:delText xml:space="preserve"> in areas </w:delText>
        </w:r>
        <w:r w:rsidDel="009C5C25">
          <w:rPr>
            <w:rFonts w:ascii="Times New Roman" w:hAnsi="Times New Roman" w:cs="Times New Roman"/>
            <w:sz w:val="24"/>
            <w:szCs w:val="24"/>
          </w:rPr>
          <w:delText xml:space="preserve">with </w:delText>
        </w:r>
        <w:r w:rsidR="00467B2D" w:rsidRPr="00884E53" w:rsidDel="009C5C25">
          <w:rPr>
            <w:rFonts w:ascii="Times New Roman" w:hAnsi="Times New Roman" w:cs="Times New Roman"/>
            <w:sz w:val="24"/>
            <w:szCs w:val="24"/>
          </w:rPr>
          <w:delText xml:space="preserve">periodic </w:delText>
        </w:r>
        <w:r w:rsidR="009D19D7" w:rsidRPr="00884E53" w:rsidDel="009C5C25">
          <w:rPr>
            <w:rFonts w:ascii="Times New Roman" w:hAnsi="Times New Roman" w:cs="Times New Roman"/>
            <w:sz w:val="24"/>
            <w:szCs w:val="24"/>
          </w:rPr>
          <w:delText>w</w:delText>
        </w:r>
        <w:r w:rsidR="00467B2D" w:rsidRPr="00884E53" w:rsidDel="009C5C25">
          <w:rPr>
            <w:rFonts w:ascii="Times New Roman" w:hAnsi="Times New Roman" w:cs="Times New Roman"/>
            <w:sz w:val="24"/>
            <w:szCs w:val="24"/>
          </w:rPr>
          <w:delText>ater shortages</w:delText>
        </w:r>
        <w:r w:rsidR="00D1125D" w:rsidRPr="00884E53" w:rsidDel="009C5C25">
          <w:rPr>
            <w:rFonts w:ascii="Times New Roman" w:hAnsi="Times New Roman" w:cs="Times New Roman"/>
            <w:sz w:val="24"/>
            <w:szCs w:val="24"/>
          </w:rPr>
          <w:delText>.</w:delText>
        </w:r>
        <w:r w:rsidR="00865DB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C</w:delText>
        </w:r>
        <w:r w:rsidR="008C5E2E" w:rsidRPr="008D7260" w:rsidDel="009C5C25">
          <w:rPr>
            <w:rFonts w:ascii="Times New Roman" w:hAnsi="Times New Roman" w:cs="Times New Roman"/>
            <w:sz w:val="24"/>
            <w:szCs w:val="24"/>
          </w:rPr>
          <w:delText>oncern</w:delText>
        </w:r>
        <w:r w:rsidR="00230BF3" w:rsidDel="009C5C25">
          <w:rPr>
            <w:rFonts w:ascii="Times New Roman" w:hAnsi="Times New Roman" w:cs="Times New Roman"/>
            <w:sz w:val="24"/>
            <w:szCs w:val="24"/>
          </w:rPr>
          <w:delText>s</w:delText>
        </w:r>
        <w:r w:rsidR="008C5E2E" w:rsidRPr="008D7260" w:rsidDel="009C5C25">
          <w:rPr>
            <w:rFonts w:ascii="Times New Roman" w:hAnsi="Times New Roman" w:cs="Times New Roman"/>
            <w:sz w:val="24"/>
            <w:szCs w:val="24"/>
          </w:rPr>
          <w:delText xml:space="preserve"> over whether the food</w:delText>
        </w:r>
        <w:r w:rsidR="00884E53" w:rsidRPr="008D7260" w:rsidDel="009C5C25">
          <w:rPr>
            <w:rFonts w:ascii="Times New Roman" w:hAnsi="Times New Roman" w:cs="Times New Roman"/>
            <w:sz w:val="24"/>
            <w:szCs w:val="24"/>
          </w:rPr>
          <w:delText>, feed</w:delText>
        </w:r>
        <w:r w:rsidR="006D5AF2" w:rsidDel="009C5C25">
          <w:rPr>
            <w:rFonts w:ascii="Times New Roman" w:hAnsi="Times New Roman" w:cs="Times New Roman"/>
            <w:sz w:val="24"/>
            <w:szCs w:val="24"/>
          </w:rPr>
          <w:delText>,</w:delText>
        </w:r>
        <w:r w:rsidR="008C5E2E" w:rsidRPr="008D7260" w:rsidDel="009C5C25">
          <w:rPr>
            <w:rFonts w:ascii="Times New Roman" w:hAnsi="Times New Roman" w:cs="Times New Roman"/>
            <w:sz w:val="24"/>
            <w:szCs w:val="24"/>
          </w:rPr>
          <w:delText xml:space="preserve"> and fiber needs </w:delText>
        </w:r>
        <w:r w:rsidR="00884E53" w:rsidRPr="008D7260" w:rsidDel="009C5C25">
          <w:rPr>
            <w:rFonts w:ascii="Times New Roman" w:hAnsi="Times New Roman" w:cs="Times New Roman"/>
            <w:sz w:val="24"/>
            <w:szCs w:val="24"/>
          </w:rPr>
          <w:delText>in the</w:delText>
        </w:r>
        <w:r w:rsidR="008C5E2E" w:rsidRPr="008D7260" w:rsidDel="009C5C25">
          <w:rPr>
            <w:rFonts w:ascii="Times New Roman" w:hAnsi="Times New Roman" w:cs="Times New Roman"/>
            <w:sz w:val="24"/>
            <w:szCs w:val="24"/>
          </w:rPr>
          <w:delText xml:space="preserve"> future</w:delText>
        </w:r>
        <w:r w:rsidR="00884E53" w:rsidRPr="008D7260" w:rsidDel="009C5C25">
          <w:rPr>
            <w:rFonts w:ascii="Times New Roman" w:hAnsi="Times New Roman" w:cs="Times New Roman"/>
            <w:sz w:val="24"/>
            <w:szCs w:val="24"/>
          </w:rPr>
          <w:delText xml:space="preserve"> </w:delText>
        </w:r>
        <w:r w:rsidR="008C5E2E" w:rsidRPr="008D7260" w:rsidDel="009C5C25">
          <w:rPr>
            <w:rFonts w:ascii="Times New Roman" w:hAnsi="Times New Roman" w:cs="Times New Roman"/>
            <w:sz w:val="24"/>
            <w:szCs w:val="24"/>
          </w:rPr>
          <w:delText>can be met in regions with limited water resources</w:delText>
        </w:r>
        <w:r w:rsidR="00884E53" w:rsidRPr="008D7260" w:rsidDel="009C5C25">
          <w:rPr>
            <w:rFonts w:ascii="Times New Roman" w:hAnsi="Times New Roman" w:cs="Times New Roman"/>
            <w:sz w:val="24"/>
            <w:szCs w:val="24"/>
          </w:rPr>
          <w:delText xml:space="preserve"> are substantial</w:delText>
        </w:r>
        <w:r w:rsidR="0071467F" w:rsidRPr="008D7260"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 </w:delInstrText>
        </w:r>
        <w:r w:rsidR="002D6DCD"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EN.CITE.DATA </w:delInstrText>
        </w:r>
        <w:r w:rsidR="002D6DCD" w:rsidDel="009C5C25">
          <w:rPr>
            <w:rFonts w:ascii="Times New Roman" w:hAnsi="Times New Roman" w:cs="Times New Roman"/>
            <w:sz w:val="24"/>
            <w:szCs w:val="24"/>
            <w:vertAlign w:val="superscript"/>
          </w:rPr>
        </w:r>
        <w:r w:rsidR="002D6DCD" w:rsidDel="009C5C25">
          <w:rPr>
            <w:rFonts w:ascii="Times New Roman" w:hAnsi="Times New Roman" w:cs="Times New Roman"/>
            <w:sz w:val="24"/>
            <w:szCs w:val="24"/>
            <w:vertAlign w:val="superscript"/>
          </w:rPr>
          <w:fldChar w:fldCharType="end"/>
        </w:r>
        <w:r w:rsidR="0071467F" w:rsidRPr="008D7260" w:rsidDel="009C5C25">
          <w:rPr>
            <w:rFonts w:ascii="Times New Roman" w:hAnsi="Times New Roman" w:cs="Times New Roman"/>
            <w:sz w:val="24"/>
            <w:szCs w:val="24"/>
            <w:vertAlign w:val="superscript"/>
          </w:rPr>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"_ENREF_4" \o "Postel, (2000) #95"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 xml:space="preserve">, </w:delText>
        </w:r>
        <w:r w:rsidR="00BF4F38" w:rsidDel="009C5C25">
          <w:fldChar w:fldCharType="begin"/>
        </w:r>
        <w:r w:rsidR="00BF4F38" w:rsidDel="009C5C25">
          <w:delInstrText xml:space="preserve"> HYPERLINK \l "_ENREF_10" \o "Fischer, (2001) #97"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10-13</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r w:rsidR="0043366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given projections of a world population of 9.6 billion people by 2050.</w:delText>
        </w:r>
        <w:r w:rsidR="0071467F" w:rsidRPr="008D7260"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delInstrText>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"_ENREF_14" \o "United Nations, (2013) #96"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del>
    </w:p>
    <w:p w14:paraId="4F8CEE05" w14:textId="56A2D849" w:rsidR="00754C8E" w:rsidDel="00102934" w:rsidRDefault="00754C8E" w:rsidP="009C5C25">
      <w:pPr>
        <w:spacing w:line="480" w:lineRule="auto"/>
        <w:ind w:firstLine="720"/>
        <w:rPr>
          <w:del w:id="142" w:author="ewarner" w:date="2014-07-15T11:36:00Z"/>
          <w:rFonts w:ascii="Times New Roman" w:hAnsi="Times New Roman" w:cs="Times New Roman"/>
          <w:sz w:val="24"/>
          <w:szCs w:val="24"/>
          <w:highlight w:val="yellow"/>
        </w:rPr>
      </w:pPr>
      <w:del w:id="143" w:author="ewarner" w:date="2014-07-15T11:36:00Z">
        <w:r w:rsidDel="00102934">
          <w:rPr>
            <w:rFonts w:ascii="Times New Roman" w:hAnsi="Times New Roman" w:cs="Times New Roman"/>
            <w:sz w:val="24"/>
            <w:szCs w:val="24"/>
          </w:rPr>
          <w:delText xml:space="preserve">In the </w:delText>
        </w:r>
        <w:r w:rsidR="006D5AF2" w:rsidDel="00102934">
          <w:rPr>
            <w:rFonts w:ascii="Times New Roman" w:hAnsi="Times New Roman" w:cs="Times New Roman"/>
            <w:sz w:val="24"/>
            <w:szCs w:val="24"/>
          </w:rPr>
          <w:delText>United States, which serves as</w:delText>
        </w:r>
        <w:r w:rsidDel="00102934">
          <w:rPr>
            <w:rFonts w:ascii="Times New Roman" w:hAnsi="Times New Roman" w:cs="Times New Roman"/>
            <w:sz w:val="24"/>
            <w:szCs w:val="24"/>
          </w:rPr>
          <w:delText xml:space="preserve"> the geographic focus of this study, agricultural areas </w:delText>
        </w:r>
        <w:r w:rsidR="002E0942" w:rsidDel="00102934">
          <w:rPr>
            <w:rFonts w:ascii="Times New Roman" w:hAnsi="Times New Roman" w:cs="Times New Roman"/>
            <w:sz w:val="24"/>
            <w:szCs w:val="24"/>
          </w:rPr>
          <w:delText xml:space="preserve">experience periodic </w:delText>
        </w:r>
        <w:r w:rsidDel="00102934">
          <w:rPr>
            <w:rFonts w:ascii="Times New Roman" w:hAnsi="Times New Roman" w:cs="Times New Roman"/>
            <w:sz w:val="24"/>
            <w:szCs w:val="24"/>
          </w:rPr>
          <w:delText xml:space="preserve">drought conditions. </w:delText>
        </w:r>
        <w:r w:rsidR="002E0942" w:rsidDel="00102934">
          <w:rPr>
            <w:rFonts w:ascii="Times New Roman" w:hAnsi="Times New Roman" w:cs="Times New Roman"/>
            <w:sz w:val="24"/>
            <w:szCs w:val="24"/>
          </w:rPr>
          <w:delText>In 2013, s</w:delText>
        </w:r>
        <w:r w:rsidDel="00102934">
          <w:rPr>
            <w:rFonts w:ascii="Times New Roman" w:hAnsi="Times New Roman" w:cs="Times New Roman"/>
            <w:sz w:val="24"/>
            <w:szCs w:val="24"/>
          </w:rPr>
          <w:delText>tates such</w:delText>
        </w:r>
        <w:r w:rsidR="006D5AF2" w:rsidDel="00102934">
          <w:rPr>
            <w:rFonts w:ascii="Times New Roman" w:hAnsi="Times New Roman" w:cs="Times New Roman"/>
            <w:sz w:val="24"/>
            <w:szCs w:val="24"/>
          </w:rPr>
          <w:delText xml:space="preserve"> as</w:delText>
        </w:r>
        <w:r w:rsidDel="00102934">
          <w:rPr>
            <w:rFonts w:ascii="Times New Roman" w:hAnsi="Times New Roman" w:cs="Times New Roman"/>
            <w:sz w:val="24"/>
            <w:szCs w:val="24"/>
          </w:rPr>
          <w:delText xml:space="preserve"> Minnesota, </w:delText>
        </w:r>
        <w:r w:rsidR="00EB5E9F" w:rsidDel="00102934">
          <w:rPr>
            <w:rFonts w:ascii="Times New Roman" w:hAnsi="Times New Roman" w:cs="Times New Roman"/>
            <w:sz w:val="24"/>
            <w:szCs w:val="24"/>
          </w:rPr>
          <w:delText>Kansas, and Nebraska u</w:delText>
        </w:r>
        <w:r w:rsidDel="00102934">
          <w:rPr>
            <w:rFonts w:ascii="Times New Roman" w:hAnsi="Times New Roman" w:cs="Times New Roman"/>
            <w:sz w:val="24"/>
            <w:szCs w:val="24"/>
          </w:rPr>
          <w:delText>nder</w:delText>
        </w:r>
        <w:r w:rsidR="00EB5E9F" w:rsidDel="00102934">
          <w:rPr>
            <w:rFonts w:ascii="Times New Roman" w:hAnsi="Times New Roman" w:cs="Times New Roman"/>
            <w:sz w:val="24"/>
            <w:szCs w:val="24"/>
          </w:rPr>
          <w:delText>went</w:delText>
        </w:r>
        <w:r w:rsidDel="00102934">
          <w:rPr>
            <w:rFonts w:ascii="Times New Roman" w:hAnsi="Times New Roman" w:cs="Times New Roman"/>
            <w:sz w:val="24"/>
            <w:szCs w:val="24"/>
          </w:rPr>
          <w:delText xml:space="preserve"> moderate to extreme drought conditions.</w:delText>
        </w:r>
        <w:r w:rsidR="0071467F" w:rsidRPr="002D6718"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&lt;EndNote&gt;&lt;Cite&gt;&lt;Author&gt;National Drought Mitigation Center&lt;/Author&gt;&lt;Year&gt;(2013)&lt;/Year&gt;&lt;RecNum&gt;55&lt;/RecNum&gt;&lt;DisplayText&gt;(9)&lt;/DisplayText&gt;&lt;record&gt;&lt;rec-number&gt;55&lt;/rec-number&gt;&lt;foreign-keys&gt;&lt;key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delInstrText>
        </w:r>
        <w:r w:rsidR="0071467F" w:rsidRPr="002D6718"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"_ENREF_9" \o "National Drought Mitigation Center, (2013) #55"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9</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71467F" w:rsidRPr="002D6718" w:rsidDel="00102934">
          <w:rPr>
            <w:rFonts w:ascii="Times New Roman" w:hAnsi="Times New Roman" w:cs="Times New Roman"/>
            <w:sz w:val="24"/>
            <w:szCs w:val="24"/>
            <w:vertAlign w:val="superscript"/>
          </w:rPr>
          <w:fldChar w:fldCharType="end"/>
        </w:r>
        <w:r w:rsidDel="00102934">
          <w:rPr>
            <w:rFonts w:ascii="Times New Roman" w:hAnsi="Times New Roman" w:cs="Times New Roman"/>
            <w:sz w:val="24"/>
            <w:szCs w:val="24"/>
            <w:vertAlign w:val="superscript"/>
          </w:rPr>
          <w:delText xml:space="preserve"> </w:delText>
        </w:r>
        <w:r w:rsidDel="00102934">
          <w:rPr>
            <w:rFonts w:ascii="Times New Roman" w:hAnsi="Times New Roman" w:cs="Times New Roman"/>
            <w:sz w:val="24"/>
            <w:szCs w:val="24"/>
          </w:rPr>
          <w:delText>Simultaneously, as climate</w:delText>
        </w:r>
        <w:r w:rsidR="006D5AF2" w:rsidDel="00102934">
          <w:rPr>
            <w:rFonts w:ascii="Times New Roman" w:hAnsi="Times New Roman" w:cs="Times New Roman"/>
            <w:sz w:val="24"/>
            <w:szCs w:val="24"/>
          </w:rPr>
          <w:delText>s</w:delText>
        </w:r>
        <w:r w:rsidDel="00102934">
          <w:rPr>
            <w:rFonts w:ascii="Times New Roman" w:hAnsi="Times New Roman" w:cs="Times New Roman"/>
            <w:sz w:val="24"/>
            <w:szCs w:val="24"/>
          </w:rPr>
          <w:delText xml:space="preserve"> change</w:delText>
        </w:r>
        <w:r w:rsidR="007F30FE" w:rsidDel="00102934">
          <w:rPr>
            <w:rFonts w:ascii="Times New Roman" w:hAnsi="Times New Roman" w:cs="Times New Roman"/>
            <w:sz w:val="24"/>
            <w:szCs w:val="24"/>
          </w:rPr>
          <w:delText>,</w:delText>
        </w:r>
        <w:r w:rsidDel="00102934">
          <w:rPr>
            <w:rFonts w:ascii="Times New Roman" w:hAnsi="Times New Roman" w:cs="Times New Roman"/>
            <w:sz w:val="24"/>
            <w:szCs w:val="24"/>
          </w:rPr>
          <w:delText xml:space="preserve"> </w:delText>
        </w:r>
        <w:r w:rsidR="007B04C2" w:rsidDel="00102934">
          <w:rPr>
            <w:rFonts w:ascii="Times New Roman" w:hAnsi="Times New Roman" w:cs="Times New Roman"/>
            <w:sz w:val="24"/>
            <w:szCs w:val="24"/>
          </w:rPr>
          <w:delText>Kenneth et al.</w:delText>
        </w:r>
        <w:r w:rsidR="002E378C" w:rsidRPr="002E378C" w:rsidDel="00102934">
          <w:rPr>
            <w:rFonts w:ascii="Times New Roman" w:hAnsi="Times New Roman" w:cs="Times New Roman"/>
            <w:sz w:val="24"/>
            <w:szCs w:val="24"/>
            <w:vertAlign w:val="superscript"/>
          </w:rPr>
          <w:delText xml:space="preserve"> </w:delText>
        </w:r>
        <w:r w:rsidR="002E378C"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&lt;EndNote&gt;&lt;Cite&gt;&lt;Author&gt;Kenneth&lt;/Author&gt;&lt;Year&gt;(2010)&lt;/Year&gt;&lt;RecNum&gt;56&lt;/RecNum&gt;&lt;DisplayText&gt;(10)&lt;/DisplayText&gt;&lt;record&gt;&lt;rec-number&gt;56&lt;/rec-number&gt;&lt;foreign-keys&gt;&lt;key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delInstrText>
        </w:r>
        <w:r w:rsidR="002E378C"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"_ENREF_10" \o "Kenneth, (2010) #56"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10</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2E378C" w:rsidDel="00102934">
          <w:rPr>
            <w:rFonts w:ascii="Times New Roman" w:hAnsi="Times New Roman" w:cs="Times New Roman"/>
            <w:sz w:val="24"/>
            <w:szCs w:val="24"/>
            <w:vertAlign w:val="superscript"/>
          </w:rPr>
          <w:fldChar w:fldCharType="end"/>
        </w:r>
        <w:r w:rsidR="007B04C2" w:rsidDel="00102934">
          <w:rPr>
            <w:rFonts w:ascii="Times New Roman" w:hAnsi="Times New Roman" w:cs="Times New Roman"/>
            <w:sz w:val="24"/>
            <w:szCs w:val="24"/>
          </w:rPr>
          <w:delText xml:space="preserve"> project that </w:delText>
        </w:r>
        <w:r w:rsidDel="00102934">
          <w:rPr>
            <w:rFonts w:ascii="Times New Roman" w:hAnsi="Times New Roman" w:cs="Times New Roman"/>
            <w:sz w:val="24"/>
            <w:szCs w:val="24"/>
          </w:rPr>
          <w:delText xml:space="preserve">frequency of droughts </w:delText>
        </w:r>
        <w:r w:rsidR="007B04C2" w:rsidDel="00102934">
          <w:rPr>
            <w:rFonts w:ascii="Times New Roman" w:hAnsi="Times New Roman" w:cs="Times New Roman"/>
            <w:sz w:val="24"/>
            <w:szCs w:val="24"/>
          </w:rPr>
          <w:delText>will</w:delText>
        </w:r>
        <w:r w:rsidDel="00102934">
          <w:rPr>
            <w:rFonts w:ascii="Times New Roman" w:hAnsi="Times New Roman" w:cs="Times New Roman"/>
            <w:sz w:val="24"/>
            <w:szCs w:val="24"/>
          </w:rPr>
          <w:delText xml:space="preserve"> increase in parts of some U.S. regions such as the southwest,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 xml:space="preserve">Rocky Mountain states, and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plains states.</w:delText>
        </w:r>
        <w:r w:rsidR="002E378C" w:rsidDel="00102934">
          <w:rPr>
            <w:rFonts w:ascii="Times New Roman" w:hAnsi="Times New Roman" w:cs="Times New Roman"/>
            <w:sz w:val="24"/>
            <w:szCs w:val="24"/>
            <w:vertAlign w:val="superscript"/>
          </w:rPr>
          <w:delText xml:space="preserve"> </w:delText>
        </w:r>
      </w:del>
    </w:p>
    <w:p w14:paraId="07A50C25" w14:textId="49DAF350" w:rsidR="00C864C2" w:rsidRPr="00B57EEA" w:rsidDel="001F2044" w:rsidRDefault="00C22598">
      <w:pPr>
        <w:spacing w:line="480" w:lineRule="auto"/>
        <w:rPr>
          <w:del w:id="144" w:author="ewarner" w:date="2014-07-15T11:47:00Z"/>
          <w:rFonts w:ascii="Times New Roman" w:hAnsi="Times New Roman" w:cs="Times New Roman"/>
          <w:i/>
          <w:sz w:val="24"/>
          <w:szCs w:val="24"/>
        </w:rPr>
        <w:pPrChange w:id="145" w:author="ewarner" w:date="2014-07-15T11:13:00Z">
          <w:pPr>
            <w:spacing w:line="480" w:lineRule="auto"/>
            <w:ind w:firstLine="720"/>
          </w:pPr>
        </w:pPrChange>
      </w:pPr>
      <w:del w:id="146" w:author="ewarner" w:date="2014-07-15T11:47:00Z">
        <w:r w:rsidDel="001F2044">
          <w:rPr>
            <w:rFonts w:ascii="Times New Roman" w:hAnsi="Times New Roman" w:cs="Times New Roman"/>
            <w:i/>
            <w:sz w:val="24"/>
            <w:szCs w:val="24"/>
          </w:rPr>
          <w:delText>1</w:delText>
        </w:r>
        <w:r w:rsidR="00C864C2" w:rsidRPr="00B57EEA" w:rsidDel="001F2044">
          <w:rPr>
            <w:rFonts w:ascii="Times New Roman" w:hAnsi="Times New Roman" w:cs="Times New Roman"/>
            <w:i/>
            <w:sz w:val="24"/>
            <w:szCs w:val="24"/>
          </w:rPr>
          <w:delText>.</w:delText>
        </w:r>
      </w:del>
      <w:del w:id="147" w:author="ewarner" w:date="2014-07-15T11:35:00Z">
        <w:r w:rsidR="00C864C2" w:rsidRPr="00B57EEA" w:rsidDel="00102934">
          <w:rPr>
            <w:rFonts w:ascii="Times New Roman" w:hAnsi="Times New Roman" w:cs="Times New Roman"/>
            <w:i/>
            <w:sz w:val="24"/>
            <w:szCs w:val="24"/>
          </w:rPr>
          <w:delText>2</w:delText>
        </w:r>
      </w:del>
      <w:del w:id="148" w:author="ewarner" w:date="2014-07-15T11:47:00Z">
        <w:r w:rsidR="00C864C2" w:rsidRPr="00B57EEA" w:rsidDel="001F2044">
          <w:rPr>
            <w:rFonts w:ascii="Times New Roman" w:hAnsi="Times New Roman" w:cs="Times New Roman"/>
            <w:i/>
            <w:sz w:val="24"/>
            <w:szCs w:val="24"/>
          </w:rPr>
          <w:delText>. Water Footprinting</w:delText>
        </w:r>
        <w:r w:rsidR="00AA3CA5" w:rsidDel="001F2044">
          <w:rPr>
            <w:rFonts w:ascii="Times New Roman" w:hAnsi="Times New Roman" w:cs="Times New Roman"/>
            <w:i/>
            <w:sz w:val="24"/>
            <w:szCs w:val="24"/>
          </w:rPr>
          <w:delText xml:space="preserve"> Definition</w:delText>
        </w:r>
      </w:del>
    </w:p>
    <w:p w14:paraId="61CFA927" w14:textId="73C3BCD3" w:rsidR="00BB7EB5" w:rsidDel="00993461" w:rsidRDefault="00C864C2" w:rsidP="00BB7EB5">
      <w:pPr>
        <w:spacing w:line="480" w:lineRule="auto"/>
        <w:ind w:firstLine="720"/>
        <w:rPr>
          <w:del w:id="149" w:author="ewarner" w:date="2014-07-15T11:08:00Z"/>
          <w:rFonts w:ascii="Times New Roman" w:hAnsi="Times New Roman" w:cs="Times New Roman"/>
          <w:sz w:val="24"/>
          <w:szCs w:val="24"/>
        </w:rPr>
      </w:pPr>
      <w:del w:id="150" w:author="ewarner" w:date="2014-07-15T11:08:00Z">
        <w:r w:rsidDel="00993461">
          <w:rPr>
            <w:rFonts w:ascii="Times New Roman" w:hAnsi="Times New Roman" w:cs="Times New Roman"/>
            <w:sz w:val="24"/>
            <w:szCs w:val="24"/>
          </w:rPr>
          <w:delText>Our</w:delText>
        </w:r>
        <w:r w:rsidRPr="002D6718" w:rsidDel="00993461">
          <w:rPr>
            <w:rFonts w:ascii="Times New Roman" w:hAnsi="Times New Roman" w:cs="Times New Roman"/>
            <w:sz w:val="24"/>
            <w:szCs w:val="24"/>
          </w:rPr>
          <w:delText xml:space="preserve"> analysis uses </w:delText>
        </w:r>
        <w:r w:rsidDel="00993461">
          <w:rPr>
            <w:rFonts w:ascii="Times New Roman" w:hAnsi="Times New Roman" w:cs="Times New Roman"/>
            <w:sz w:val="24"/>
            <w:szCs w:val="24"/>
          </w:rPr>
          <w:delText>the following</w:delText>
        </w:r>
        <w:r w:rsidR="00BB7EB5" w:rsidDel="00993461">
          <w:rPr>
            <w:rFonts w:ascii="Times New Roman" w:hAnsi="Times New Roman" w:cs="Times New Roman"/>
            <w:sz w:val="24"/>
            <w:szCs w:val="24"/>
          </w:rPr>
          <w:delText xml:space="preserve"> definition of water use</w:delText>
        </w:r>
        <w:r w:rsidDel="00993461">
          <w:rPr>
            <w:rFonts w:ascii="Times New Roman" w:hAnsi="Times New Roman" w:cs="Times New Roman"/>
            <w:sz w:val="24"/>
            <w:szCs w:val="24"/>
          </w:rPr>
          <w:delText xml:space="preserve"> </w:delText>
        </w:r>
        <w:r w:rsidR="00930159" w:rsidDel="00993461">
          <w:rPr>
            <w:rFonts w:ascii="Times New Roman" w:hAnsi="Times New Roman" w:cs="Times New Roman"/>
            <w:sz w:val="24"/>
            <w:szCs w:val="24"/>
          </w:rPr>
          <w:delText xml:space="preserve">from the U.S. Geological </w:delText>
        </w:r>
        <w:r w:rsidR="00AC463C" w:rsidDel="00993461">
          <w:rPr>
            <w:rFonts w:ascii="Times New Roman" w:hAnsi="Times New Roman" w:cs="Times New Roman"/>
            <w:sz w:val="24"/>
            <w:szCs w:val="24"/>
          </w:rPr>
          <w:delText>Survey (</w:delText>
        </w:r>
        <w:r w:rsidR="00BB7EB5" w:rsidRPr="00930159" w:rsidDel="00993461">
          <w:rPr>
            <w:rFonts w:ascii="Times New Roman" w:hAnsi="Times New Roman" w:cs="Times New Roman"/>
            <w:sz w:val="24"/>
            <w:szCs w:val="24"/>
          </w:rPr>
          <w:delText>co.water.usgs.gov/infodata/wateruseconcepts.html</w:delText>
        </w:r>
        <w:r w:rsidR="00BB7EB5" w:rsidDel="00993461">
          <w:rPr>
            <w:rFonts w:ascii="Times New Roman" w:hAnsi="Times New Roman" w:cs="Times New Roman"/>
            <w:sz w:val="24"/>
            <w:szCs w:val="24"/>
          </w:rPr>
          <w:delText>):</w:delText>
        </w:r>
      </w:del>
    </w:p>
    <w:p w14:paraId="76992278" w14:textId="72A04244" w:rsidR="00835EB6" w:rsidDel="00993461" w:rsidRDefault="00BB7EB5" w:rsidP="000E154D">
      <w:pPr>
        <w:spacing w:line="480" w:lineRule="auto"/>
        <w:ind w:left="720"/>
        <w:rPr>
          <w:del w:id="151" w:author="ewarner" w:date="2014-07-15T11:08:00Z"/>
          <w:rFonts w:ascii="Times New Roman" w:hAnsi="Times New Roman" w:cs="Times New Roman"/>
          <w:sz w:val="24"/>
          <w:szCs w:val="24"/>
        </w:rPr>
      </w:pPr>
      <w:del w:id="152" w:author="ewarner" w:date="2014-07-15T11:08:00Z">
        <w:r w:rsidDel="00993461">
          <w:rPr>
            <w:rFonts w:ascii="Times New Roman" w:hAnsi="Times New Roman" w:cs="Times New Roman"/>
            <w:sz w:val="24"/>
            <w:szCs w:val="24"/>
          </w:rPr>
          <w:delText xml:space="preserve">“Water </w:delText>
        </w:r>
        <w:r w:rsidR="00F9754E" w:rsidDel="00993461">
          <w:rPr>
            <w:rFonts w:ascii="Times New Roman" w:hAnsi="Times New Roman" w:cs="Times New Roman"/>
            <w:sz w:val="24"/>
            <w:szCs w:val="24"/>
          </w:rPr>
          <w:delText xml:space="preserve">use </w:delText>
        </w:r>
        <w:r w:rsidR="00930159" w:rsidRPr="00930159" w:rsidDel="00993461">
          <w:rPr>
            <w:rFonts w:ascii="Times New Roman" w:hAnsi="Times New Roman" w:cs="Times New Roman"/>
            <w:sz w:val="24"/>
            <w:szCs w:val="24"/>
          </w:rPr>
          <w:delText>in the broadest sense,</w:delText>
        </w:r>
        <w:r w:rsidR="00953E43" w:rsidDel="00993461">
          <w:rPr>
            <w:rFonts w:ascii="Times New Roman" w:hAnsi="Times New Roman" w:cs="Times New Roman"/>
            <w:sz w:val="24"/>
            <w:szCs w:val="24"/>
          </w:rPr>
          <w:delText>[sic]</w:delText>
        </w:r>
        <w:r w:rsidR="00930159" w:rsidRPr="00930159" w:rsidDel="00993461">
          <w:rPr>
            <w:rFonts w:ascii="Times New Roman" w:hAnsi="Times New Roman" w:cs="Times New Roman"/>
            <w:sz w:val="24"/>
            <w:szCs w:val="24"/>
          </w:rPr>
          <w:delTex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6BCC459C" w14:textId="3CF1869F" w:rsidR="00835EB6" w:rsidDel="00993461" w:rsidRDefault="00BB7EB5" w:rsidP="000E154D">
      <w:pPr>
        <w:spacing w:line="480" w:lineRule="auto"/>
        <w:ind w:left="720"/>
        <w:rPr>
          <w:del w:id="153" w:author="ewarner" w:date="2014-07-15T11:08:00Z"/>
          <w:rFonts w:ascii="Times New Roman" w:hAnsi="Times New Roman" w:cs="Times New Roman"/>
          <w:sz w:val="24"/>
          <w:szCs w:val="24"/>
        </w:rPr>
      </w:pPr>
      <w:del w:id="154"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Offstream water use </w:delText>
        </w:r>
        <w:r w:rsidR="00930159" w:rsidRPr="00930159" w:rsidDel="00993461">
          <w:rPr>
            <w:rFonts w:ascii="Times New Roman" w:hAnsi="Times New Roman" w:cs="Times New Roman"/>
            <w:sz w:val="24"/>
            <w:szCs w:val="24"/>
          </w:rPr>
          <w:delText>occurs when water is withdrawn or diverted from a ground- or surface-water source for public-water supply, industry, irrigation, livestock, cooling for thermoelectric power generation, mining and domestic purposes.</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169760CB" w14:textId="2832950E" w:rsidR="00835EB6" w:rsidDel="00993461" w:rsidRDefault="00BB7EB5" w:rsidP="000E154D">
      <w:pPr>
        <w:spacing w:line="480" w:lineRule="auto"/>
        <w:ind w:left="720"/>
        <w:rPr>
          <w:del w:id="155" w:author="ewarner" w:date="2014-07-15T11:08:00Z"/>
          <w:rFonts w:ascii="Times New Roman" w:hAnsi="Times New Roman" w:cs="Times New Roman"/>
          <w:sz w:val="24"/>
          <w:szCs w:val="24"/>
        </w:rPr>
      </w:pPr>
      <w:del w:id="156"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Instream water use </w:delText>
        </w:r>
        <w:r w:rsidR="00930159" w:rsidRPr="00930159" w:rsidDel="00993461">
          <w:rPr>
            <w:rFonts w:ascii="Times New Roman" w:hAnsi="Times New Roman" w:cs="Times New Roman"/>
            <w:sz w:val="24"/>
            <w:szCs w:val="24"/>
          </w:rPr>
          <w:delText>occurs when the water remains in the stream (surface water) or aquifer (ground water) during use.</w:delText>
        </w:r>
        <w:r w:rsidDel="00993461">
          <w:rPr>
            <w:rFonts w:ascii="Times New Roman" w:hAnsi="Times New Roman" w:cs="Times New Roman"/>
            <w:sz w:val="24"/>
            <w:szCs w:val="24"/>
          </w:rPr>
          <w:delText>”</w:delText>
        </w:r>
      </w:del>
    </w:p>
    <w:p w14:paraId="013BE68D" w14:textId="0CC81C20" w:rsidR="00C864C2" w:rsidRPr="00E34A32" w:rsidDel="001F2044" w:rsidRDefault="00EB5E9F" w:rsidP="00BB7EB5">
      <w:pPr>
        <w:spacing w:line="480" w:lineRule="auto"/>
        <w:ind w:firstLine="720"/>
        <w:rPr>
          <w:del w:id="157" w:author="ewarner" w:date="2014-07-15T11:47:00Z"/>
          <w:rFonts w:ascii="Times New Roman" w:hAnsi="Times New Roman" w:cs="Times New Roman"/>
          <w:sz w:val="24"/>
          <w:szCs w:val="24"/>
        </w:rPr>
      </w:pPr>
      <w:del w:id="158" w:author="ewarner" w:date="2014-07-15T11:10:00Z">
        <w:r w:rsidDel="00993461">
          <w:rPr>
            <w:rFonts w:ascii="Times New Roman" w:hAnsi="Times New Roman" w:cs="Times New Roman"/>
            <w:sz w:val="24"/>
            <w:szCs w:val="24"/>
          </w:rPr>
          <w:delText>W</w:delText>
        </w:r>
      </w:del>
      <w:del w:id="159" w:author="ewarner" w:date="2014-07-15T11:47:00Z">
        <w:r w:rsidR="00C864C2" w:rsidDel="001F2044">
          <w:rPr>
            <w:rFonts w:ascii="Times New Roman" w:hAnsi="Times New Roman" w:cs="Times New Roman"/>
            <w:sz w:val="24"/>
            <w:szCs w:val="24"/>
          </w:rPr>
          <w:delText>ater footprinting characterizes total water consumption along with the sources of the water consumed.</w:delText>
        </w:r>
        <w:r w:rsidR="00263B5D" w:rsidRPr="00274FB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&lt;EndNote&gt;&lt;Cite&gt;&lt;Author&gt;Hsu&lt;/Author&gt;&lt;Year&gt;(2010)&lt;/Year&gt;&lt;RecNum&gt;112&lt;/RecNum&gt;&lt;DisplayText&gt;(11)&lt;/DisplayText&gt;&lt;record&gt;&lt;rec-number&gt;112&lt;/rec-number&gt;&lt;foreign-keys&gt;&lt;key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delInstrText>
        </w:r>
        <w:r w:rsidR="00263B5D" w:rsidRPr="00274FB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11</w:delText>
        </w:r>
        <w:r w:rsidR="00993461" w:rsidDel="001F2044">
          <w:rPr>
            <w:rFonts w:ascii="Times New Roman" w:hAnsi="Times New Roman" w:cs="Times New Roman"/>
            <w:noProof/>
            <w:sz w:val="24"/>
            <w:szCs w:val="24"/>
            <w:vertAlign w:val="superscript"/>
          </w:rPr>
          <w:delText>)</w:delText>
        </w:r>
        <w:r w:rsidR="00263B5D" w:rsidRPr="00274FBD" w:rsidDel="001F2044">
          <w:rPr>
            <w:rFonts w:ascii="Times New Roman" w:hAnsi="Times New Roman" w:cs="Times New Roman"/>
            <w:sz w:val="24"/>
            <w:szCs w:val="24"/>
            <w:vertAlign w:val="superscript"/>
          </w:rPr>
          <w:fldChar w:fldCharType="end"/>
        </w:r>
        <w:r w:rsidR="00C864C2" w:rsidDel="001F2044">
          <w:rPr>
            <w:rFonts w:ascii="Times New Roman" w:hAnsi="Times New Roman" w:cs="Times New Roman"/>
            <w:sz w:val="24"/>
            <w:szCs w:val="24"/>
          </w:rPr>
          <w:delText xml:space="preserve"> Therefore</w:delText>
        </w:r>
        <w:r w:rsidDel="001F2044">
          <w:rPr>
            <w:rFonts w:ascii="Times New Roman" w:hAnsi="Times New Roman" w:cs="Times New Roman"/>
            <w:sz w:val="24"/>
            <w:szCs w:val="24"/>
          </w:rPr>
          <w:delText>,</w:delText>
        </w:r>
        <w:r w:rsidR="00C864C2" w:rsidDel="001F2044">
          <w:rPr>
            <w:rFonts w:ascii="Times New Roman" w:hAnsi="Times New Roman" w:cs="Times New Roman"/>
            <w:sz w:val="24"/>
            <w:szCs w:val="24"/>
          </w:rPr>
          <w:delText xml:space="preserve"> we consider both “green” and “blue” water consumption</w:delText>
        </w:r>
        <w:r w:rsidR="00E61BEF" w:rsidDel="001F2044">
          <w:rPr>
            <w:rFonts w:ascii="Times New Roman" w:hAnsi="Times New Roman" w:cs="Times New Roman"/>
            <w:sz w:val="24"/>
            <w:szCs w:val="24"/>
          </w:rPr>
          <w:delText xml:space="preserve"> in this paper</w:delText>
        </w:r>
        <w:r w:rsidR="00C864C2"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Our definition of g</w:delText>
        </w:r>
        <w:r w:rsidR="00C864C2" w:rsidDel="001F2044">
          <w:rPr>
            <w:rFonts w:ascii="Times New Roman" w:hAnsi="Times New Roman" w:cs="Times New Roman"/>
            <w:sz w:val="24"/>
            <w:szCs w:val="24"/>
          </w:rPr>
          <w:delText xml:space="preserve">reen </w:delText>
        </w:r>
        <w:r w:rsidR="00194631" w:rsidDel="001F2044">
          <w:rPr>
            <w:rFonts w:ascii="Times New Roman" w:hAnsi="Times New Roman" w:cs="Times New Roman"/>
            <w:sz w:val="24"/>
            <w:szCs w:val="24"/>
          </w:rPr>
          <w:delText xml:space="preserve">water </w:delText>
        </w:r>
        <w:r w:rsidR="00C864C2" w:rsidDel="001F2044">
          <w:rPr>
            <w:rFonts w:ascii="Times New Roman" w:hAnsi="Times New Roman" w:cs="Times New Roman"/>
            <w:sz w:val="24"/>
            <w:szCs w:val="24"/>
          </w:rPr>
          <w:delText xml:space="preserve">and blue water are </w:delText>
        </w:r>
        <w:r w:rsidR="00194631" w:rsidDel="001F2044">
          <w:rPr>
            <w:rFonts w:ascii="Times New Roman" w:hAnsi="Times New Roman" w:cs="Times New Roman"/>
            <w:sz w:val="24"/>
            <w:szCs w:val="24"/>
          </w:rPr>
          <w:delText>in agreement</w:delText>
        </w:r>
        <w:r w:rsidR="00C864C2" w:rsidDel="001F2044">
          <w:rPr>
            <w:rFonts w:ascii="Times New Roman" w:hAnsi="Times New Roman" w:cs="Times New Roman"/>
            <w:sz w:val="24"/>
            <w:szCs w:val="24"/>
          </w:rPr>
          <w:delText xml:space="preserve"> with</w:delText>
        </w:r>
        <w:r w:rsidR="00E34A32" w:rsidDel="001F2044">
          <w:rPr>
            <w:rFonts w:ascii="Times New Roman" w:hAnsi="Times New Roman" w:cs="Times New Roman"/>
            <w:sz w:val="24"/>
            <w:szCs w:val="24"/>
          </w:rPr>
          <w:delText xml:space="preserve"> other literature such as</w:delText>
        </w:r>
        <w:r w:rsidR="00C864C2" w:rsidDel="001F2044">
          <w:rPr>
            <w:rFonts w:ascii="Times New Roman" w:hAnsi="Times New Roman" w:cs="Times New Roman"/>
            <w:sz w:val="24"/>
            <w:szCs w:val="24"/>
          </w:rPr>
          <w:delText xml:space="preserve"> Yeh et al.</w:delText>
        </w:r>
        <w:r w:rsidR="0071467F" w:rsidRPr="00BE33B6"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&lt;EndNote&gt;&lt;Cite&gt;&lt;Author&gt;Yeh&lt;/Author&gt;&lt;Year&gt;(2011)&lt;/Year&gt;&lt;RecNum&gt;73&lt;/RecNum&gt;&lt;DisplayText&gt;(12)&lt;/DisplayText&gt;&lt;record&gt;&lt;rec-number&gt;73&lt;/rec-number&gt;&lt;foreign-keys&gt;&lt;key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71467F" w:rsidRPr="00BE33B6"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12</w:delText>
        </w:r>
        <w:r w:rsidR="00993461" w:rsidDel="001F2044">
          <w:rPr>
            <w:rFonts w:ascii="Times New Roman" w:hAnsi="Times New Roman" w:cs="Times New Roman"/>
            <w:noProof/>
            <w:sz w:val="24"/>
            <w:szCs w:val="24"/>
            <w:vertAlign w:val="superscript"/>
          </w:rPr>
          <w:delText>)</w:delText>
        </w:r>
        <w:r w:rsidR="0071467F" w:rsidRPr="00BE33B6" w:rsidDel="001F2044">
          <w:rPr>
            <w:rFonts w:ascii="Times New Roman" w:hAnsi="Times New Roman" w:cs="Times New Roman"/>
            <w:sz w:val="24"/>
            <w:szCs w:val="24"/>
            <w:vertAlign w:val="superscript"/>
          </w:rPr>
          <w:fldChar w:fldCharType="end"/>
        </w:r>
        <w:r w:rsidR="00D21DB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and</w:delText>
        </w:r>
        <w:r w:rsidR="00C864C2" w:rsidDel="001F2044">
          <w:rPr>
            <w:rFonts w:ascii="Times New Roman" w:hAnsi="Times New Roman" w:cs="Times New Roman"/>
            <w:sz w:val="24"/>
            <w:szCs w:val="24"/>
          </w:rPr>
          <w:delText xml:space="preserve"> Hoff et al.</w:delText>
        </w:r>
        <w:r w:rsidR="0071467F"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&lt;EndNote&gt;&lt;Cite&gt;&lt;Author&gt;Hoff&lt;/Author&gt;&lt;Year&gt;(2010)&lt;/Year&gt;&lt;RecNum&gt;76&lt;/RecNum&gt;&lt;DisplayText&gt;(13)&lt;/DisplayText&gt;&lt;record&gt;&lt;rec-number&gt;76&lt;/rec-number&gt;&lt;foreign-keys&gt;&lt;key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delInstrText>
        </w:r>
        <w:r w:rsidR="0071467F"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13</w:delText>
        </w:r>
        <w:r w:rsidR="00993461" w:rsidDel="001F2044">
          <w:rPr>
            <w:rFonts w:ascii="Times New Roman" w:hAnsi="Times New Roman" w:cs="Times New Roman"/>
            <w:noProof/>
            <w:sz w:val="24"/>
            <w:szCs w:val="24"/>
            <w:vertAlign w:val="superscript"/>
          </w:rPr>
          <w:delText>)</w:delText>
        </w:r>
        <w:r w:rsidR="0071467F" w:rsidRPr="007544CD" w:rsidDel="001F2044">
          <w:rPr>
            <w:rFonts w:ascii="Times New Roman" w:hAnsi="Times New Roman" w:cs="Times New Roman"/>
            <w:sz w:val="24"/>
            <w:szCs w:val="24"/>
            <w:vertAlign w:val="superscript"/>
          </w:rPr>
          <w:fldChar w:fldCharType="end"/>
        </w:r>
        <w:r w:rsidR="00554B15"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Rockström et al.</w:delText>
        </w:r>
        <w:r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&lt;EndNote&gt;&lt;Cite&gt;&lt;Author&gt;Rockström&lt;/Author&gt;&lt;Year&gt;(2009)&lt;/Year&gt;&lt;RecNum&gt;75&lt;/RecNum&gt;&lt;DisplayText&gt;(14)&lt;/DisplayText&gt;&lt;record&gt;&lt;rec-number&gt;75&lt;/rec-number&gt;&lt;foreign-keys&gt;&lt;key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delInstrText>
        </w:r>
        <w:r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14</w:delText>
        </w:r>
        <w:r w:rsidR="00993461" w:rsidDel="001F2044">
          <w:rPr>
            <w:rFonts w:ascii="Times New Roman" w:hAnsi="Times New Roman" w:cs="Times New Roman"/>
            <w:noProof/>
            <w:sz w:val="24"/>
            <w:szCs w:val="24"/>
            <w:vertAlign w:val="superscript"/>
          </w:rPr>
          <w:delText>)</w:delText>
        </w:r>
        <w:r w:rsidRPr="007544CD" w:rsidDel="001F2044">
          <w:rPr>
            <w:rFonts w:ascii="Times New Roman" w:hAnsi="Times New Roman" w:cs="Times New Roman"/>
            <w:sz w:val="24"/>
            <w:szCs w:val="24"/>
            <w:vertAlign w:val="superscript"/>
          </w:rPr>
          <w:fldChar w:fldCharType="end"/>
        </w:r>
        <w:r w:rsidR="00194631" w:rsidRPr="0019463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describ</w:delText>
        </w:r>
        <w:r w:rsidR="001D7DE0" w:rsidDel="001F2044">
          <w:rPr>
            <w:rFonts w:ascii="Times New Roman" w:hAnsi="Times New Roman" w:cs="Times New Roman"/>
            <w:sz w:val="24"/>
            <w:szCs w:val="24"/>
          </w:rPr>
          <w:delText>ing</w:delText>
        </w:r>
        <w:r w:rsidR="00194631" w:rsidDel="001F2044">
          <w:rPr>
            <w:rFonts w:ascii="Times New Roman" w:hAnsi="Times New Roman" w:cs="Times New Roman"/>
            <w:sz w:val="24"/>
            <w:szCs w:val="24"/>
          </w:rPr>
          <w:delText xml:space="preserve"> these concepts</w:delText>
        </w:r>
        <w:r w:rsidR="00E34A32" w:rsidDel="001F2044">
          <w:rPr>
            <w:rFonts w:ascii="Times New Roman" w:hAnsi="Times New Roman" w:cs="Times New Roman"/>
            <w:sz w:val="24"/>
            <w:szCs w:val="24"/>
          </w:rPr>
          <w:delText>:</w:delText>
        </w:r>
      </w:del>
    </w:p>
    <w:p w14:paraId="720870A2" w14:textId="044EFF84" w:rsidR="00C864C2" w:rsidDel="001F2044" w:rsidRDefault="00C864C2" w:rsidP="00C864C2">
      <w:pPr>
        <w:spacing w:line="480" w:lineRule="auto"/>
        <w:ind w:left="720"/>
        <w:rPr>
          <w:del w:id="160" w:author="ewarner" w:date="2014-07-15T11:47:00Z"/>
          <w:rFonts w:ascii="Times New Roman" w:hAnsi="Times New Roman" w:cs="Times New Roman"/>
          <w:sz w:val="24"/>
          <w:szCs w:val="24"/>
        </w:rPr>
      </w:pPr>
      <w:del w:id="161" w:author="ewarner" w:date="2014-07-15T11:47:00Z">
        <w:r w:rsidDel="001F2044">
          <w:rPr>
            <w:rFonts w:ascii="Times New Roman" w:hAnsi="Times New Roman" w:cs="Times New Roman"/>
            <w:sz w:val="24"/>
            <w:szCs w:val="24"/>
          </w:rPr>
          <w:delText>“</w:delText>
        </w:r>
        <w:r w:rsidR="00742ACE"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 xml:space="preserve">green </w:delText>
        </w:r>
        <w:r w:rsidRPr="007544CD" w:rsidDel="001F2044">
          <w:rPr>
            <w:rFonts w:ascii="Times New Roman" w:hAnsi="Times New Roman" w:cs="Times New Roman"/>
            <w:sz w:val="24"/>
            <w:szCs w:val="24"/>
          </w:rPr>
          <w:delText>water is the soil wate</w:delText>
        </w:r>
        <w:r w:rsidDel="001F2044">
          <w:rPr>
            <w:rFonts w:ascii="Times New Roman" w:hAnsi="Times New Roman" w:cs="Times New Roman"/>
            <w:sz w:val="24"/>
            <w:szCs w:val="24"/>
          </w:rPr>
          <w:delText xml:space="preserve">r held in the </w:delText>
        </w:r>
        <w:r w:rsidR="00F9754E" w:rsidDel="001F2044">
          <w:rPr>
            <w:rFonts w:ascii="Times New Roman" w:hAnsi="Times New Roman" w:cs="Times New Roman"/>
            <w:sz w:val="24"/>
            <w:szCs w:val="24"/>
          </w:rPr>
          <w:delText xml:space="preserve">vadose </w:delText>
        </w:r>
        <w:r w:rsidDel="001F2044">
          <w:rPr>
            <w:rFonts w:ascii="Times New Roman" w:hAnsi="Times New Roman" w:cs="Times New Roman"/>
            <w:sz w:val="24"/>
            <w:szCs w:val="24"/>
          </w:rPr>
          <w:delText xml:space="preserve">zone, </w:delText>
        </w:r>
        <w:r w:rsidRPr="007544CD" w:rsidDel="001F2044">
          <w:rPr>
            <w:rFonts w:ascii="Times New Roman" w:hAnsi="Times New Roman" w:cs="Times New Roman"/>
            <w:sz w:val="24"/>
            <w:szCs w:val="24"/>
          </w:rPr>
          <w:delText>formed by precipitation and available to plants, wh</w:delText>
        </w:r>
        <w:r w:rsidDel="001F2044">
          <w:rPr>
            <w:rFonts w:ascii="Times New Roman" w:hAnsi="Times New Roman" w:cs="Times New Roman"/>
            <w:sz w:val="24"/>
            <w:szCs w:val="24"/>
          </w:rPr>
          <w:delText xml:space="preserve">ile </w:delText>
        </w:r>
        <w:r w:rsidRPr="007544CD" w:rsidDel="001F2044">
          <w:rPr>
            <w:rFonts w:ascii="Times New Roman" w:hAnsi="Times New Roman" w:cs="Times New Roman"/>
            <w:sz w:val="24"/>
            <w:szCs w:val="24"/>
          </w:rPr>
          <w:delText>blue water refers to liquid w</w:delText>
        </w:r>
        <w:r w:rsidDel="001F2044">
          <w:rPr>
            <w:rFonts w:ascii="Times New Roman" w:hAnsi="Times New Roman" w:cs="Times New Roman"/>
            <w:sz w:val="24"/>
            <w:szCs w:val="24"/>
          </w:rPr>
          <w:delText xml:space="preserve">ater in rivers, lakes, wetlands </w:delText>
        </w:r>
        <w:r w:rsidRPr="007544CD" w:rsidDel="001F2044">
          <w:rPr>
            <w:rFonts w:ascii="Times New Roman" w:hAnsi="Times New Roman" w:cs="Times New Roman"/>
            <w:sz w:val="24"/>
            <w:szCs w:val="24"/>
          </w:rPr>
          <w:delText xml:space="preserve">and aquifers, which </w:delText>
        </w:r>
        <w:r w:rsidDel="001F2044">
          <w:rPr>
            <w:rFonts w:ascii="Times New Roman" w:hAnsi="Times New Roman" w:cs="Times New Roman"/>
            <w:sz w:val="24"/>
            <w:szCs w:val="24"/>
          </w:rPr>
          <w:delText xml:space="preserve">can be withdrawn for irrigation </w:delText>
        </w:r>
        <w:r w:rsidRPr="007544CD" w:rsidDel="001F2044">
          <w:rPr>
            <w:rFonts w:ascii="Times New Roman" w:hAnsi="Times New Roman" w:cs="Times New Roman"/>
            <w:sz w:val="24"/>
            <w:szCs w:val="24"/>
          </w:rPr>
          <w:delText>and other human uses. C</w:delText>
        </w:r>
        <w:r w:rsidDel="001F2044">
          <w:rPr>
            <w:rFonts w:ascii="Times New Roman" w:hAnsi="Times New Roman" w:cs="Times New Roman"/>
            <w:sz w:val="24"/>
            <w:szCs w:val="24"/>
          </w:rPr>
          <w:delText xml:space="preserve">onsistent with this definition, </w:delText>
        </w:r>
        <w:r w:rsidRPr="007544CD" w:rsidDel="001F2044">
          <w:rPr>
            <w:rFonts w:ascii="Times New Roman" w:hAnsi="Times New Roman" w:cs="Times New Roman"/>
            <w:sz w:val="24"/>
            <w:szCs w:val="24"/>
          </w:rPr>
          <w:delText>irrigated agricu</w:delText>
        </w:r>
        <w:r w:rsidDel="001F2044">
          <w:rPr>
            <w:rFonts w:ascii="Times New Roman" w:hAnsi="Times New Roman" w:cs="Times New Roman"/>
            <w:sz w:val="24"/>
            <w:szCs w:val="24"/>
          </w:rPr>
          <w:delText xml:space="preserve">lture receives blue water (from </w:delText>
        </w:r>
        <w:r w:rsidRPr="007544CD" w:rsidDel="001F2044">
          <w:rPr>
            <w:rFonts w:ascii="Times New Roman" w:hAnsi="Times New Roman" w:cs="Times New Roman"/>
            <w:sz w:val="24"/>
            <w:szCs w:val="24"/>
          </w:rPr>
          <w:delText>irrigation) as well as green water (</w:delText>
        </w:r>
        <w:r w:rsidDel="001F2044">
          <w:rPr>
            <w:rFonts w:ascii="Times New Roman" w:hAnsi="Times New Roman" w:cs="Times New Roman"/>
            <w:sz w:val="24"/>
            <w:szCs w:val="24"/>
          </w:rPr>
          <w:delText xml:space="preserve">from precipitation), </w:delText>
        </w:r>
        <w:r w:rsidRPr="007544CD" w:rsidDel="001F2044">
          <w:rPr>
            <w:rFonts w:ascii="Times New Roman" w:hAnsi="Times New Roman" w:cs="Times New Roman"/>
            <w:sz w:val="24"/>
            <w:szCs w:val="24"/>
          </w:rPr>
          <w:delText>while rain-fed agriculture only receives green water</w:delText>
        </w:r>
      </w:del>
      <w:del w:id="162" w:author="ewarner" w:date="2014-07-15T11:42:00Z">
        <w:r w:rsidRPr="007544CD" w:rsidDel="00C357AD">
          <w:rPr>
            <w:rFonts w:ascii="Times New Roman" w:hAnsi="Times New Roman" w:cs="Times New Roman"/>
            <w:sz w:val="24"/>
            <w:szCs w:val="24"/>
          </w:rPr>
          <w:delText>.</w:delText>
        </w:r>
      </w:del>
      <w:del w:id="163" w:author="ewarner" w:date="2014-07-15T11:47:00Z">
        <w:r w:rsidDel="001F2044">
          <w:rPr>
            <w:rFonts w:ascii="Times New Roman" w:hAnsi="Times New Roman" w:cs="Times New Roman"/>
            <w:sz w:val="24"/>
            <w:szCs w:val="24"/>
          </w:rPr>
          <w:delText xml:space="preserve"> </w:delText>
        </w:r>
      </w:del>
      <w:del w:id="164" w:author="ewarner" w:date="2014-07-15T11:42:00Z">
        <w:r w:rsidRPr="007544CD" w:rsidDel="00C357AD">
          <w:rPr>
            <w:rFonts w:ascii="Times New Roman" w:hAnsi="Times New Roman" w:cs="Times New Roman"/>
            <w:sz w:val="24"/>
            <w:szCs w:val="24"/>
          </w:rPr>
          <w:delText>Rainwater harvesting is at the interface of blue and</w:delText>
        </w:r>
        <w:r w:rsidDel="00C357AD">
          <w:rPr>
            <w:rFonts w:ascii="Times New Roman" w:hAnsi="Times New Roman" w:cs="Times New Roman"/>
            <w:sz w:val="24"/>
            <w:szCs w:val="24"/>
          </w:rPr>
          <w:delText xml:space="preserve"> </w:delText>
        </w:r>
        <w:r w:rsidRPr="007544CD" w:rsidDel="00C357AD">
          <w:rPr>
            <w:rFonts w:ascii="Times New Roman" w:hAnsi="Times New Roman" w:cs="Times New Roman"/>
            <w:sz w:val="24"/>
            <w:szCs w:val="24"/>
          </w:rPr>
          <w:delText>green water. Catching runoff and</w:delText>
        </w:r>
        <w:r w:rsidDel="00C357AD">
          <w:rPr>
            <w:rFonts w:ascii="Times New Roman" w:hAnsi="Times New Roman" w:cs="Times New Roman"/>
            <w:sz w:val="24"/>
            <w:szCs w:val="24"/>
          </w:rPr>
          <w:delText xml:space="preserve"> storing it in small reservoirs </w:delText>
        </w:r>
        <w:r w:rsidRPr="007544CD" w:rsidDel="00C357AD">
          <w:rPr>
            <w:rFonts w:ascii="Times New Roman" w:hAnsi="Times New Roman" w:cs="Times New Roman"/>
            <w:sz w:val="24"/>
            <w:szCs w:val="24"/>
          </w:rPr>
          <w:delText>(or possibly unde</w:delText>
        </w:r>
        <w:r w:rsidDel="00C357AD">
          <w:rPr>
            <w:rFonts w:ascii="Times New Roman" w:hAnsi="Times New Roman" w:cs="Times New Roman"/>
            <w:sz w:val="24"/>
            <w:szCs w:val="24"/>
          </w:rPr>
          <w:delText xml:space="preserve">rground) is interpreted as blue </w:delText>
        </w:r>
        <w:r w:rsidRPr="007544CD" w:rsidDel="00C357AD">
          <w:rPr>
            <w:rFonts w:ascii="Times New Roman" w:hAnsi="Times New Roman" w:cs="Times New Roman"/>
            <w:sz w:val="24"/>
            <w:szCs w:val="24"/>
          </w:rPr>
          <w:delText>water management</w:delText>
        </w:r>
        <w:r w:rsidR="00953E43" w:rsidDel="00C357AD">
          <w:rPr>
            <w:rFonts w:ascii="Times New Roman" w:hAnsi="Times New Roman" w:cs="Times New Roman"/>
            <w:sz w:val="24"/>
            <w:szCs w:val="24"/>
          </w:rPr>
          <w:delText>;</w:delText>
        </w:r>
        <w:r w:rsidRPr="007544CD" w:rsidDel="00C357AD">
          <w:rPr>
            <w:rFonts w:ascii="Times New Roman" w:hAnsi="Times New Roman" w:cs="Times New Roman"/>
            <w:sz w:val="24"/>
            <w:szCs w:val="24"/>
          </w:rPr>
          <w:delText xml:space="preserve"> </w:delText>
        </w:r>
        <w:r w:rsidDel="00C357AD">
          <w:rPr>
            <w:rFonts w:ascii="Times New Roman" w:hAnsi="Times New Roman" w:cs="Times New Roman"/>
            <w:sz w:val="24"/>
            <w:szCs w:val="24"/>
          </w:rPr>
          <w:delText xml:space="preserve">enhancement of infiltration and </w:delText>
        </w:r>
        <w:r w:rsidRPr="007544CD" w:rsidDel="00C357AD">
          <w:rPr>
            <w:rFonts w:ascii="Times New Roman" w:hAnsi="Times New Roman" w:cs="Times New Roman"/>
            <w:sz w:val="24"/>
            <w:szCs w:val="24"/>
          </w:rPr>
          <w:delText>storage of rain in s</w:delText>
        </w:r>
        <w:r w:rsidDel="00C357AD">
          <w:rPr>
            <w:rFonts w:ascii="Times New Roman" w:hAnsi="Times New Roman" w:cs="Times New Roman"/>
            <w:sz w:val="24"/>
            <w:szCs w:val="24"/>
          </w:rPr>
          <w:delText>oil as green water management</w:delText>
        </w:r>
        <w:r w:rsidR="00194631" w:rsidDel="00C357AD">
          <w:rPr>
            <w:rFonts w:ascii="Times New Roman" w:hAnsi="Times New Roman" w:cs="Times New Roman"/>
            <w:sz w:val="24"/>
            <w:szCs w:val="24"/>
          </w:rPr>
          <w:delText xml:space="preserve"> </w:delText>
        </w:r>
      </w:del>
      <w:del w:id="165" w:author="ewarner" w:date="2014-07-15T11:47:00Z">
        <w:r w:rsidR="00194631" w:rsidDel="001F2044">
          <w:rPr>
            <w:rFonts w:ascii="Times New Roman" w:hAnsi="Times New Roman" w:cs="Times New Roman"/>
            <w:sz w:val="24"/>
            <w:szCs w:val="24"/>
          </w:rPr>
          <w:delText>(</w:delText>
        </w:r>
        <w:r w:rsidR="007C291A" w:rsidDel="001F2044">
          <w:rPr>
            <w:rFonts w:ascii="Times New Roman" w:hAnsi="Times New Roman" w:cs="Times New Roman"/>
            <w:sz w:val="24"/>
            <w:szCs w:val="24"/>
          </w:rPr>
          <w:delText>pg. 178</w:delText>
        </w:r>
        <w:r w:rsidR="00194631" w:rsidDel="001F2044">
          <w:rPr>
            <w:rFonts w:ascii="Times New Roman" w:hAnsi="Times New Roman" w:cs="Times New Roman"/>
            <w:sz w:val="24"/>
            <w:szCs w:val="24"/>
          </w:rPr>
          <w:delText>)</w:delText>
        </w:r>
        <w:r w:rsidR="002E6501" w:rsidDel="001F2044">
          <w:rPr>
            <w:rFonts w:ascii="Times New Roman" w:hAnsi="Times New Roman" w:cs="Times New Roman"/>
            <w:sz w:val="24"/>
            <w:szCs w:val="24"/>
          </w:rPr>
          <w:delText>.</w:delText>
        </w:r>
        <w:r w:rsidDel="001F2044">
          <w:rPr>
            <w:rFonts w:ascii="Times New Roman" w:hAnsi="Times New Roman" w:cs="Times New Roman"/>
            <w:sz w:val="24"/>
            <w:szCs w:val="24"/>
          </w:rPr>
          <w:delText xml:space="preserve">” </w:delText>
        </w:r>
      </w:del>
    </w:p>
    <w:p w14:paraId="48D5E6A5" w14:textId="251A2185" w:rsidR="00C864C2" w:rsidDel="001F2044" w:rsidRDefault="00C864C2" w:rsidP="00C864C2">
      <w:pPr>
        <w:spacing w:line="480" w:lineRule="auto"/>
        <w:ind w:firstLine="720"/>
        <w:rPr>
          <w:del w:id="166" w:author="ewarner" w:date="2014-07-15T11:47:00Z"/>
          <w:rFonts w:ascii="Times New Roman" w:hAnsi="Times New Roman" w:cs="Times New Roman"/>
          <w:sz w:val="24"/>
          <w:szCs w:val="24"/>
        </w:rPr>
      </w:pPr>
      <w:del w:id="167" w:author="ewarner" w:date="2014-07-15T11:47:00Z">
        <w:r w:rsidRPr="007544CD" w:rsidDel="001F2044">
          <w:rPr>
            <w:rFonts w:ascii="Times New Roman" w:hAnsi="Times New Roman" w:cs="Times New Roman"/>
            <w:sz w:val="24"/>
            <w:szCs w:val="24"/>
          </w:rPr>
          <w:delText>B</w:delText>
        </w:r>
        <w:r w:rsidDel="001F2044">
          <w:rPr>
            <w:rFonts w:ascii="Times New Roman" w:hAnsi="Times New Roman" w:cs="Times New Roman"/>
            <w:sz w:val="24"/>
            <w:szCs w:val="24"/>
          </w:rPr>
          <w:delText>lue water</w:delText>
        </w:r>
        <w:r w:rsidRPr="007544CD" w:rsidDel="001F2044">
          <w:rPr>
            <w:rFonts w:ascii="Times New Roman" w:hAnsi="Times New Roman" w:cs="Times New Roman"/>
            <w:sz w:val="24"/>
            <w:szCs w:val="24"/>
          </w:rPr>
          <w:delText xml:space="preserve"> withdrawn from </w:delText>
        </w:r>
        <w:r w:rsidDel="001F2044">
          <w:rPr>
            <w:rFonts w:ascii="Times New Roman" w:hAnsi="Times New Roman" w:cs="Times New Roman"/>
            <w:sz w:val="24"/>
            <w:szCs w:val="24"/>
          </w:rPr>
          <w:delText>aquifers</w:delText>
        </w:r>
        <w:r w:rsidR="00023FE3" w:rsidDel="001F2044">
          <w:rPr>
            <w:rFonts w:ascii="Times New Roman" w:hAnsi="Times New Roman" w:cs="Times New Roman"/>
            <w:sz w:val="24"/>
            <w:szCs w:val="24"/>
          </w:rPr>
          <w:delText xml:space="preserve"> (outstream)</w:delText>
        </w:r>
        <w:r w:rsidDel="001F2044">
          <w:rPr>
            <w:rFonts w:ascii="Times New Roman" w:hAnsi="Times New Roman" w:cs="Times New Roman"/>
            <w:sz w:val="24"/>
            <w:szCs w:val="24"/>
          </w:rPr>
          <w:delText xml:space="preserve"> and surface water</w:delText>
        </w:r>
        <w:r w:rsidR="00023FE3" w:rsidDel="001F2044">
          <w:rPr>
            <w:rFonts w:ascii="Times New Roman" w:hAnsi="Times New Roman" w:cs="Times New Roman"/>
            <w:sz w:val="24"/>
            <w:szCs w:val="24"/>
          </w:rPr>
          <w:delText xml:space="preserve"> (instream)</w:delText>
        </w:r>
        <w:r w:rsidDel="001F2044">
          <w:rPr>
            <w:rFonts w:ascii="Times New Roman" w:hAnsi="Times New Roman" w:cs="Times New Roman"/>
            <w:sz w:val="24"/>
            <w:szCs w:val="24"/>
          </w:rPr>
          <w:delText xml:space="preserve"> can be consumed or re</w:delText>
        </w:r>
        <w:r w:rsidR="00930159" w:rsidDel="001F2044">
          <w:rPr>
            <w:rFonts w:ascii="Times New Roman" w:hAnsi="Times New Roman" w:cs="Times New Roman"/>
            <w:sz w:val="24"/>
            <w:szCs w:val="24"/>
          </w:rPr>
          <w:delText xml:space="preserve">leased </w:delText>
        </w:r>
        <w:r w:rsidR="00023FE3" w:rsidDel="001F2044">
          <w:rPr>
            <w:rFonts w:ascii="Times New Roman" w:hAnsi="Times New Roman" w:cs="Times New Roman"/>
            <w:sz w:val="24"/>
            <w:szCs w:val="24"/>
          </w:rPr>
          <w:delText>as a part of its utilization</w:delText>
        </w:r>
        <w:r w:rsidR="00930159" w:rsidDel="001F2044">
          <w:rPr>
            <w:rFonts w:ascii="Times New Roman" w:hAnsi="Times New Roman" w:cs="Times New Roman"/>
            <w:sz w:val="24"/>
            <w:szCs w:val="24"/>
          </w:rPr>
          <w:delText>. Inst</w:delText>
        </w:r>
        <w:r w:rsidR="00E61BEF" w:rsidDel="001F2044">
          <w:rPr>
            <w:rFonts w:ascii="Times New Roman" w:hAnsi="Times New Roman" w:cs="Times New Roman"/>
            <w:sz w:val="24"/>
            <w:szCs w:val="24"/>
          </w:rPr>
          <w:delText>r</w:delText>
        </w:r>
        <w:r w:rsidR="00930159" w:rsidDel="001F2044">
          <w:rPr>
            <w:rFonts w:ascii="Times New Roman" w:hAnsi="Times New Roman" w:cs="Times New Roman"/>
            <w:sz w:val="24"/>
            <w:szCs w:val="24"/>
          </w:rPr>
          <w:delText>eam</w:delText>
        </w:r>
        <w:r w:rsidDel="001F2044">
          <w:rPr>
            <w:rFonts w:ascii="Times New Roman" w:hAnsi="Times New Roman" w:cs="Times New Roman"/>
            <w:sz w:val="24"/>
            <w:szCs w:val="24"/>
          </w:rPr>
          <w:delText xml:space="preserve"> </w:delText>
        </w:r>
        <w:r w:rsidRPr="007544CD" w:rsidDel="001F2044">
          <w:rPr>
            <w:rFonts w:ascii="Times New Roman" w:hAnsi="Times New Roman" w:cs="Times New Roman"/>
            <w:sz w:val="24"/>
            <w:szCs w:val="24"/>
          </w:rPr>
          <w:delText xml:space="preserve">use removes water </w:delText>
        </w:r>
        <w:r w:rsidDel="001F2044">
          <w:rPr>
            <w:rFonts w:ascii="Times New Roman" w:hAnsi="Times New Roman" w:cs="Times New Roman"/>
            <w:sz w:val="24"/>
            <w:szCs w:val="24"/>
          </w:rPr>
          <w:delText xml:space="preserve">through incorporation into the crop, </w:delText>
        </w:r>
        <w:r w:rsidRPr="007544CD" w:rsidDel="001F2044">
          <w:rPr>
            <w:rFonts w:ascii="Times New Roman" w:hAnsi="Times New Roman" w:cs="Times New Roman"/>
            <w:sz w:val="24"/>
            <w:szCs w:val="24"/>
          </w:rPr>
          <w:delText xml:space="preserve">evaporation, </w:delText>
        </w:r>
        <w:r w:rsidDel="001F2044">
          <w:rPr>
            <w:rFonts w:ascii="Times New Roman" w:hAnsi="Times New Roman" w:cs="Times New Roman"/>
            <w:sz w:val="24"/>
            <w:szCs w:val="24"/>
          </w:rPr>
          <w:delText xml:space="preserve">and </w:delText>
        </w:r>
        <w:r w:rsidRPr="007544CD" w:rsidDel="001F2044">
          <w:rPr>
            <w:rFonts w:ascii="Times New Roman" w:hAnsi="Times New Roman" w:cs="Times New Roman"/>
            <w:sz w:val="24"/>
            <w:szCs w:val="24"/>
          </w:rPr>
          <w:delText>evapotranspira</w:delText>
        </w:r>
        <w:r w:rsidDel="001F2044">
          <w:rPr>
            <w:rFonts w:ascii="Times New Roman" w:hAnsi="Times New Roman" w:cs="Times New Roman"/>
            <w:sz w:val="24"/>
            <w:szCs w:val="24"/>
          </w:rPr>
          <w:delText xml:space="preserve">tion. </w:delText>
        </w:r>
        <w:r w:rsidR="00930159" w:rsidDel="001F2044">
          <w:rPr>
            <w:rFonts w:ascii="Times New Roman" w:hAnsi="Times New Roman" w:cs="Times New Roman"/>
            <w:sz w:val="24"/>
            <w:szCs w:val="24"/>
          </w:rPr>
          <w:delText>Outstream</w:delText>
        </w:r>
        <w:r w:rsidDel="001F2044">
          <w:rPr>
            <w:rFonts w:ascii="Times New Roman" w:hAnsi="Times New Roman" w:cs="Times New Roman"/>
            <w:sz w:val="24"/>
            <w:szCs w:val="24"/>
          </w:rPr>
          <w:delText xml:space="preserve"> use is</w:delText>
        </w:r>
        <w:r w:rsidR="00742ACE" w:rsidDel="001F2044">
          <w:rPr>
            <w:rFonts w:ascii="Times New Roman" w:hAnsi="Times New Roman" w:cs="Times New Roman"/>
            <w:sz w:val="24"/>
            <w:szCs w:val="24"/>
          </w:rPr>
          <w:delText xml:space="preserve"> water</w:delText>
        </w:r>
        <w:r w:rsidDel="001F2044">
          <w:rPr>
            <w:rFonts w:ascii="Times New Roman" w:hAnsi="Times New Roman" w:cs="Times New Roman"/>
            <w:sz w:val="24"/>
            <w:szCs w:val="24"/>
          </w:rPr>
          <w:delText xml:space="preserve"> released into the</w:delText>
        </w:r>
        <w:r w:rsidRPr="007544CD" w:rsidDel="001F2044">
          <w:rPr>
            <w:rFonts w:ascii="Times New Roman" w:hAnsi="Times New Roman" w:cs="Times New Roman"/>
            <w:sz w:val="24"/>
            <w:szCs w:val="24"/>
          </w:rPr>
          <w:delText xml:space="preserve"> env</w:delText>
        </w:r>
        <w:r w:rsidDel="001F2044">
          <w:rPr>
            <w:rFonts w:ascii="Times New Roman" w:hAnsi="Times New Roman" w:cs="Times New Roman"/>
            <w:sz w:val="24"/>
            <w:szCs w:val="24"/>
          </w:rPr>
          <w:delText xml:space="preserve">ironment without quality changes and therefore can be used elsewhere for agriculture, industry, and drinking water. </w:delText>
        </w:r>
      </w:del>
      <w:del w:id="168" w:author="ewarner" w:date="2014-07-15T11:11:00Z">
        <w:r w:rsidDel="00993461">
          <w:rPr>
            <w:rFonts w:ascii="Times New Roman" w:hAnsi="Times New Roman" w:cs="Times New Roman"/>
            <w:sz w:val="24"/>
            <w:szCs w:val="24"/>
          </w:rPr>
          <w:delText xml:space="preserve">Green water </w:delText>
        </w:r>
        <w:r w:rsidR="007C291A" w:rsidDel="00993461">
          <w:rPr>
            <w:rFonts w:ascii="Times New Roman" w:hAnsi="Times New Roman" w:cs="Times New Roman"/>
            <w:sz w:val="24"/>
            <w:szCs w:val="24"/>
          </w:rPr>
          <w:delText>by definitions is rainwater that is consumed</w:delText>
        </w:r>
        <w:r w:rsidDel="00993461">
          <w:rPr>
            <w:rFonts w:ascii="Times New Roman" w:hAnsi="Times New Roman" w:cs="Times New Roman"/>
            <w:sz w:val="24"/>
            <w:szCs w:val="24"/>
          </w:rPr>
          <w:delText>.</w:delText>
        </w:r>
      </w:del>
    </w:p>
    <w:p w14:paraId="1ACEA7A6" w14:textId="33C4FC28" w:rsidR="008C7C21" w:rsidRDefault="008C7C21">
      <w:pPr>
        <w:spacing w:line="480" w:lineRule="auto"/>
        <w:rPr>
          <w:ins w:id="169" w:author="ewarner" w:date="2014-07-15T11:23:00Z"/>
          <w:rFonts w:ascii="Times New Roman" w:hAnsi="Times New Roman" w:cs="Times New Roman"/>
          <w:sz w:val="24"/>
          <w:szCs w:val="24"/>
        </w:rPr>
        <w:pPrChange w:id="170" w:author="ewarner" w:date="2014-07-15T11:47:00Z">
          <w:pPr>
            <w:spacing w:line="480" w:lineRule="auto"/>
            <w:ind w:firstLine="720"/>
          </w:pPr>
        </w:pPrChange>
      </w:pPr>
      <w:ins w:id="171" w:author="ewarner" w:date="2014-07-15T11:23:00Z">
        <w:r w:rsidRPr="00B57EEA">
          <w:rPr>
            <w:rFonts w:ascii="Times New Roman" w:hAnsi="Times New Roman" w:cs="Times New Roman"/>
            <w:i/>
            <w:sz w:val="24"/>
            <w:szCs w:val="24"/>
          </w:rPr>
          <w:t>1.</w:t>
        </w:r>
      </w:ins>
      <w:ins w:id="172" w:author="ewarner" w:date="2014-07-15T11:47:00Z">
        <w:r w:rsidR="001F2044">
          <w:rPr>
            <w:rFonts w:ascii="Times New Roman" w:hAnsi="Times New Roman" w:cs="Times New Roman"/>
            <w:i/>
            <w:sz w:val="24"/>
            <w:szCs w:val="24"/>
          </w:rPr>
          <w:t>1</w:t>
        </w:r>
      </w:ins>
      <w:ins w:id="173" w:author="ewarner" w:date="2014-07-15T11:23:00Z">
        <w:r w:rsidRPr="00B57EEA">
          <w:rPr>
            <w:rFonts w:ascii="Times New Roman" w:hAnsi="Times New Roman" w:cs="Times New Roman"/>
            <w:i/>
            <w:sz w:val="24"/>
            <w:szCs w:val="24"/>
          </w:rPr>
          <w:t>. Bio</w:t>
        </w:r>
      </w:ins>
      <w:ins w:id="174" w:author="ewarner" w:date="2014-07-15T11:42:00Z">
        <w:r w:rsidR="00C357AD">
          <w:rPr>
            <w:rFonts w:ascii="Times New Roman" w:hAnsi="Times New Roman" w:cs="Times New Roman"/>
            <w:i/>
            <w:sz w:val="24"/>
            <w:szCs w:val="24"/>
          </w:rPr>
          <w:t>fuels</w:t>
        </w:r>
      </w:ins>
      <w:ins w:id="175" w:author="ewarner" w:date="2014-07-15T11:23:00Z">
        <w:r w:rsidRPr="00B57EEA">
          <w:rPr>
            <w:rFonts w:ascii="Times New Roman" w:hAnsi="Times New Roman" w:cs="Times New Roman"/>
            <w:i/>
            <w:sz w:val="24"/>
            <w:szCs w:val="24"/>
          </w:rPr>
          <w:t xml:space="preserve"> and Water Scarcity</w:t>
        </w:r>
      </w:ins>
    </w:p>
    <w:p w14:paraId="3778E8D6" w14:textId="5CB08953" w:rsidR="008C7C21" w:rsidRPr="00B6703F" w:rsidRDefault="00C357AD" w:rsidP="00B6703F">
      <w:pPr>
        <w:spacing w:line="480" w:lineRule="auto"/>
        <w:ind w:firstLine="720"/>
        <w:rPr>
          <w:ins w:id="176" w:author="ewarner" w:date="2014-07-15T11:19:00Z"/>
          <w:rFonts w:ascii="Times New Roman" w:hAnsi="Times New Roman" w:cs="Times New Roman"/>
          <w:sz w:val="24"/>
          <w:szCs w:val="24"/>
          <w:vertAlign w:val="superscript"/>
          <w:rPrChange w:id="177" w:author="ewarner" w:date="2014-07-15T14:19:00Z">
            <w:rPr>
              <w:ins w:id="178" w:author="ewarner" w:date="2014-07-15T11:19:00Z"/>
              <w:rFonts w:ascii="Times New Roman" w:hAnsi="Times New Roman" w:cs="Times New Roman"/>
              <w:sz w:val="24"/>
              <w:szCs w:val="24"/>
            </w:rPr>
          </w:rPrChange>
        </w:rPr>
      </w:pPr>
      <w:ins w:id="179" w:author="ewarner" w:date="2014-07-15T11:42:00Z">
        <w:r>
          <w:rPr>
            <w:rFonts w:ascii="Times New Roman" w:hAnsi="Times New Roman" w:cs="Times New Roman"/>
            <w:sz w:val="24"/>
            <w:szCs w:val="24"/>
          </w:rPr>
          <w:t>Our</w:t>
        </w:r>
      </w:ins>
      <w:commentRangeStart w:id="180"/>
      <w:ins w:id="181" w:author="ewarner" w:date="2014-07-15T11:22:00Z">
        <w:r w:rsidR="008C7C21">
          <w:rPr>
            <w:rFonts w:ascii="Times New Roman" w:hAnsi="Times New Roman" w:cs="Times New Roman"/>
            <w:sz w:val="24"/>
            <w:szCs w:val="24"/>
          </w:rPr>
          <w:t xml:space="preserve"> study focuses </w:t>
        </w:r>
      </w:ins>
      <w:ins w:id="182" w:author="ewarner" w:date="2014-07-15T11:23:00Z">
        <w:r w:rsidR="008C7C21">
          <w:rPr>
            <w:rFonts w:ascii="Times New Roman" w:hAnsi="Times New Roman" w:cs="Times New Roman"/>
            <w:sz w:val="24"/>
            <w:szCs w:val="24"/>
          </w:rPr>
          <w:t>on</w:t>
        </w:r>
      </w:ins>
      <w:ins w:id="183" w:author="ewarner" w:date="2014-07-15T11:22:00Z">
        <w:r w:rsidR="008C7C21">
          <w:rPr>
            <w:rFonts w:ascii="Times New Roman" w:hAnsi="Times New Roman" w:cs="Times New Roman"/>
            <w:sz w:val="24"/>
            <w:szCs w:val="24"/>
          </w:rPr>
          <w:t xml:space="preserve"> </w:t>
        </w:r>
      </w:ins>
      <w:ins w:id="184" w:author="ewarner" w:date="2014-07-15T11:45:00Z">
        <w:r w:rsidR="001F2044">
          <w:rPr>
            <w:rFonts w:ascii="Times New Roman" w:hAnsi="Times New Roman" w:cs="Times New Roman"/>
            <w:sz w:val="24"/>
            <w:szCs w:val="24"/>
          </w:rPr>
          <w:t xml:space="preserve">the </w:t>
        </w:r>
      </w:ins>
      <w:ins w:id="185" w:author="ewarner" w:date="2014-07-15T11:22:00Z">
        <w:r w:rsidR="008C7C21">
          <w:rPr>
            <w:rFonts w:ascii="Times New Roman" w:hAnsi="Times New Roman" w:cs="Times New Roman"/>
            <w:sz w:val="24"/>
            <w:szCs w:val="24"/>
          </w:rPr>
          <w:t xml:space="preserve">largest </w:t>
        </w:r>
      </w:ins>
      <w:ins w:id="186" w:author="ewarner" w:date="2014-07-15T11:23:00Z">
        <w:r w:rsidR="008C7C21">
          <w:rPr>
            <w:rFonts w:ascii="Times New Roman" w:hAnsi="Times New Roman" w:cs="Times New Roman"/>
            <w:sz w:val="24"/>
            <w:szCs w:val="24"/>
          </w:rPr>
          <w:t xml:space="preserve">contributor to </w:t>
        </w:r>
      </w:ins>
      <w:ins w:id="187" w:author="ewarner" w:date="2014-07-15T11:42:00Z">
        <w:r>
          <w:rPr>
            <w:rFonts w:ascii="Times New Roman" w:hAnsi="Times New Roman" w:cs="Times New Roman"/>
            <w:sz w:val="24"/>
            <w:szCs w:val="24"/>
          </w:rPr>
          <w:t xml:space="preserve">biofuel </w:t>
        </w:r>
      </w:ins>
      <w:ins w:id="188" w:author="ewarner" w:date="2014-07-15T11:23:00Z">
        <w:r w:rsidR="008C7C21">
          <w:rPr>
            <w:rFonts w:ascii="Times New Roman" w:hAnsi="Times New Roman" w:cs="Times New Roman"/>
            <w:sz w:val="24"/>
            <w:szCs w:val="24"/>
          </w:rPr>
          <w:t>water use, bio</w:t>
        </w:r>
        <w:r w:rsidR="0054756B">
          <w:rPr>
            <w:rFonts w:ascii="Times New Roman" w:hAnsi="Times New Roman" w:cs="Times New Roman"/>
            <w:sz w:val="24"/>
            <w:szCs w:val="24"/>
          </w:rPr>
          <w:t>mass cultivation</w:t>
        </w:r>
      </w:ins>
      <w:ins w:id="189" w:author="ewarner" w:date="2014-07-15T17:40:00Z">
        <w:r w:rsidR="0054756B">
          <w:rPr>
            <w:rFonts w:ascii="Times New Roman" w:hAnsi="Times New Roman" w:cs="Times New Roman"/>
            <w:sz w:val="24"/>
            <w:szCs w:val="24"/>
          </w:rPr>
          <w:t>.</w:t>
        </w:r>
      </w:ins>
      <w:ins w:id="190" w:author="ewarner" w:date="2014-07-15T11:23:00Z">
        <w:r w:rsidR="0054756B">
          <w:rPr>
            <w:rFonts w:ascii="Times New Roman" w:hAnsi="Times New Roman" w:cs="Times New Roman"/>
            <w:sz w:val="24"/>
            <w:szCs w:val="24"/>
          </w:rPr>
          <w:t xml:space="preserve"> </w:t>
        </w:r>
      </w:ins>
      <w:ins w:id="191" w:author="ewarner" w:date="2014-07-15T17:40:00Z">
        <w:r w:rsidR="0054756B">
          <w:rPr>
            <w:rFonts w:ascii="Times New Roman" w:hAnsi="Times New Roman" w:cs="Times New Roman"/>
            <w:sz w:val="24"/>
            <w:szCs w:val="24"/>
          </w:rPr>
          <w:t>E</w:t>
        </w:r>
      </w:ins>
      <w:ins w:id="192" w:author="ewarner" w:date="2014-07-15T17:31:00Z">
        <w:r w:rsidR="0054756B">
          <w:rPr>
            <w:rFonts w:ascii="Times New Roman" w:hAnsi="Times New Roman" w:cs="Times New Roman"/>
            <w:sz w:val="24"/>
            <w:szCs w:val="24"/>
          </w:rPr>
          <w:t xml:space="preserve">xisting </w:t>
        </w:r>
      </w:ins>
      <w:ins w:id="193" w:author="ewarner" w:date="2014-07-15T17:40:00Z">
        <w:r w:rsidR="0054756B">
          <w:rPr>
            <w:rFonts w:ascii="Times New Roman" w:hAnsi="Times New Roman" w:cs="Times New Roman"/>
            <w:sz w:val="24"/>
            <w:szCs w:val="24"/>
          </w:rPr>
          <w:t xml:space="preserve">studies have </w:t>
        </w:r>
      </w:ins>
      <w:ins w:id="194" w:author="ewarner" w:date="2014-07-15T11:22:00Z">
        <w:r w:rsidR="0054756B">
          <w:rPr>
            <w:rFonts w:ascii="Times New Roman" w:hAnsi="Times New Roman" w:cs="Times New Roman"/>
            <w:sz w:val="24"/>
            <w:szCs w:val="24"/>
          </w:rPr>
          <w:t>more extensive stud</w:t>
        </w:r>
      </w:ins>
      <w:ins w:id="195" w:author="ewarner" w:date="2014-07-15T17:40:00Z">
        <w:r w:rsidR="0054756B">
          <w:rPr>
            <w:rFonts w:ascii="Times New Roman" w:hAnsi="Times New Roman" w:cs="Times New Roman"/>
            <w:sz w:val="24"/>
            <w:szCs w:val="24"/>
          </w:rPr>
          <w:t>ied</w:t>
        </w:r>
      </w:ins>
      <w:ins w:id="196" w:author="ewarner" w:date="2014-07-15T11:22:00Z">
        <w:r w:rsidR="008C7C21">
          <w:rPr>
            <w:rFonts w:ascii="Times New Roman" w:hAnsi="Times New Roman" w:cs="Times New Roman"/>
            <w:sz w:val="24"/>
            <w:szCs w:val="24"/>
          </w:rPr>
          <w:t xml:space="preserve"> the </w:t>
        </w:r>
      </w:ins>
      <w:ins w:id="197" w:author="ewarner" w:date="2014-07-15T17:40:00Z">
        <w:r w:rsidR="0054756B">
          <w:rPr>
            <w:rFonts w:ascii="Times New Roman" w:hAnsi="Times New Roman" w:cs="Times New Roman"/>
            <w:sz w:val="24"/>
            <w:szCs w:val="24"/>
          </w:rPr>
          <w:t xml:space="preserve">relatively </w:t>
        </w:r>
      </w:ins>
      <w:ins w:id="198" w:author="ewarner" w:date="2014-07-15T11:22:00Z">
        <w:r w:rsidR="008C7C21">
          <w:rPr>
            <w:rFonts w:ascii="Times New Roman" w:hAnsi="Times New Roman" w:cs="Times New Roman"/>
            <w:sz w:val="24"/>
            <w:szCs w:val="24"/>
          </w:rPr>
          <w:t xml:space="preserve">less spatially variable </w:t>
        </w:r>
      </w:ins>
      <w:ins w:id="199" w:author="ewarner" w:date="2014-07-15T17:40:00Z">
        <w:r w:rsidR="003A6D10">
          <w:rPr>
            <w:rFonts w:ascii="Times New Roman" w:hAnsi="Times New Roman" w:cs="Times New Roman"/>
            <w:sz w:val="24"/>
            <w:szCs w:val="24"/>
          </w:rPr>
          <w:t xml:space="preserve">water use </w:t>
        </w:r>
      </w:ins>
      <w:ins w:id="200" w:author="ewarner" w:date="2014-07-15T11:22:00Z">
        <w:r w:rsidR="008C7C21">
          <w:rPr>
            <w:rFonts w:ascii="Times New Roman" w:hAnsi="Times New Roman" w:cs="Times New Roman"/>
            <w:sz w:val="24"/>
            <w:szCs w:val="24"/>
          </w:rPr>
          <w:t xml:space="preserve">at the </w:t>
        </w:r>
        <w:proofErr w:type="spellStart"/>
        <w:r w:rsidR="008C7C21">
          <w:rPr>
            <w:rFonts w:ascii="Times New Roman" w:hAnsi="Times New Roman" w:cs="Times New Roman"/>
            <w:sz w:val="24"/>
            <w:szCs w:val="24"/>
          </w:rPr>
          <w:t>biorefinery</w:t>
        </w:r>
        <w:commentRangeEnd w:id="180"/>
        <w:proofErr w:type="spellEnd"/>
        <w:r w:rsidR="008C7C21">
          <w:rPr>
            <w:rStyle w:val="CommentReference"/>
          </w:rPr>
          <w:commentReference w:id="180"/>
        </w:r>
        <w:r w:rsidR="008C7C21">
          <w:rPr>
            <w:rFonts w:ascii="Times New Roman" w:hAnsi="Times New Roman" w:cs="Times New Roman"/>
            <w:sz w:val="24"/>
            <w:szCs w:val="24"/>
          </w:rPr>
          <w:t xml:space="preserve">. </w:t>
        </w:r>
      </w:ins>
      <w:ins w:id="201" w:author="ewarner" w:date="2014-07-15T11:45:00Z">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1F2044" w:rsidRPr="009469AB">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2" w:author="ewarner" w:date="2014-07-15T11:45:00Z">
        <w:r w:rsidR="001F2044" w:rsidRPr="009469AB">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ins w:id="203" w:author="ewarner" w:date="2014-07-15T11:45:00Z">
        <w:r w:rsidR="001F2044" w:rsidRPr="009469AB">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vertAlign w:val="superscript"/>
          </w:rPr>
          <w:t xml:space="preserve"> </w:t>
        </w:r>
      </w:ins>
      <w:ins w:id="204" w:author="ewarner" w:date="2014-07-15T11:46:00Z">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r w:rsidR="001F2044" w:rsidRPr="00382294">
          <w:rPr>
            <w:rFonts w:ascii="Times New Roman" w:hAnsi="Times New Roman" w:cs="Times New Roman"/>
            <w:sz w:val="24"/>
            <w:szCs w:val="24"/>
          </w:rPr>
          <w:t>.</w:t>
        </w:r>
        <w:r w:rsidR="001F2044">
          <w:rPr>
            <w:rFonts w:ascii="Times New Roman" w:hAnsi="Times New Roman" w:cs="Times New Roman"/>
            <w:sz w:val="24"/>
            <w:szCs w:val="24"/>
          </w:rPr>
          <w:t xml:space="preserve"> </w:t>
        </w:r>
      </w:ins>
      <w:ins w:id="205" w:author="ewarner" w:date="2014-07-15T11:19:00Z">
        <w:r w:rsidR="008C7C21">
          <w:rPr>
            <w:rFonts w:ascii="Times New Roman" w:hAnsi="Times New Roman" w:cs="Times New Roman"/>
            <w:sz w:val="24"/>
            <w:szCs w:val="24"/>
          </w:rPr>
          <w:t xml:space="preserve">Production of crop-based </w:t>
        </w:r>
        <w:r w:rsidR="008C7C21" w:rsidRPr="00EA27BE">
          <w:rPr>
            <w:rFonts w:ascii="Times New Roman" w:hAnsi="Times New Roman" w:cs="Times New Roman"/>
            <w:sz w:val="24"/>
            <w:szCs w:val="24"/>
          </w:rPr>
          <w:t xml:space="preserve"> </w:t>
        </w:r>
        <w:r w:rsidR="008C7C21">
          <w:rPr>
            <w:rFonts w:ascii="Times New Roman" w:hAnsi="Times New Roman" w:cs="Times New Roman"/>
            <w:sz w:val="24"/>
            <w:szCs w:val="24"/>
          </w:rPr>
          <w:t>transportation fuel has been reported to consume</w:t>
        </w:r>
        <w:r w:rsidR="008C7C21" w:rsidRPr="00EA27BE">
          <w:rPr>
            <w:rFonts w:ascii="Times New Roman" w:hAnsi="Times New Roman" w:cs="Times New Roman"/>
            <w:sz w:val="24"/>
            <w:szCs w:val="24"/>
          </w:rPr>
          <w:t xml:space="preserve"> more water than </w:t>
        </w:r>
        <w:r w:rsidR="008C7C21">
          <w:rPr>
            <w:rFonts w:ascii="Times New Roman" w:hAnsi="Times New Roman" w:cs="Times New Roman"/>
            <w:sz w:val="24"/>
            <w:szCs w:val="24"/>
          </w:rPr>
          <w:t>fossil energy</w:t>
        </w:r>
        <w:r w:rsidR="008C7C21" w:rsidRPr="00EA27BE">
          <w:rPr>
            <w:rFonts w:ascii="Times New Roman" w:hAnsi="Times New Roman" w:cs="Times New Roman"/>
            <w:sz w:val="24"/>
            <w:szCs w:val="24"/>
          </w:rPr>
          <w:t xml:space="preserve"> production</w:t>
        </w:r>
        <w:r w:rsidR="008C7C21">
          <w:rPr>
            <w:rFonts w:ascii="Times New Roman" w:hAnsi="Times New Roman" w:cs="Times New Roman"/>
            <w:sz w:val="24"/>
            <w:szCs w:val="24"/>
          </w:rPr>
          <w:t xml:space="preserve"> per unit of fuel produced</w:t>
        </w:r>
        <w:r w:rsidR="008C7C21" w:rsidRPr="00EA27BE">
          <w:rPr>
            <w:rFonts w:ascii="Times New Roman" w:hAnsi="Times New Roman" w:cs="Times New Roman"/>
            <w:sz w:val="24"/>
            <w:szCs w:val="24"/>
          </w:rPr>
          <w:t>.</w:t>
        </w:r>
        <w:r w:rsidR="008C7C21" w:rsidRPr="002D6718">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&lt;EndNote&gt;&lt;Cite&gt;&lt;Author&gt;Wu&lt;/Author&gt;&lt;Year&gt;(2009)&lt;/Year&gt;&lt;RecNum&gt;15&lt;/RecNum&gt;&lt;DisplayText&gt;(11, 12)&lt;/DisplayText&gt;&lt;record&gt;&lt;rec-number&gt;15&lt;/rec-number&gt;&lt;foreign-keys&gt;&lt;key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6" w:author="ewarner" w:date="2014-07-15T11:19:00Z">
        <w:r w:rsidR="008C7C21" w:rsidRPr="002D6718">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 xml:space="preserve">, </w:t>
      </w:r>
      <w:hyperlink w:anchor="_ENREF_12" w:tooltip="Wu, (2009) #15" w:history="1">
        <w:r w:rsidR="006D2C77">
          <w:rPr>
            <w:rFonts w:ascii="Times New Roman" w:hAnsi="Times New Roman" w:cs="Times New Roman"/>
            <w:noProof/>
            <w:sz w:val="24"/>
            <w:szCs w:val="24"/>
            <w:vertAlign w:val="superscript"/>
          </w:rPr>
          <w:t>12</w:t>
        </w:r>
      </w:hyperlink>
      <w:r w:rsidR="001F2044">
        <w:rPr>
          <w:rFonts w:ascii="Times New Roman" w:hAnsi="Times New Roman" w:cs="Times New Roman"/>
          <w:noProof/>
          <w:sz w:val="24"/>
          <w:szCs w:val="24"/>
          <w:vertAlign w:val="superscript"/>
        </w:rPr>
        <w:t>)</w:t>
      </w:r>
      <w:ins w:id="207" w:author="ewarner" w:date="2014-07-15T11:19:00Z">
        <w:r w:rsidR="008C7C21" w:rsidRPr="002D6718">
          <w:rPr>
            <w:rFonts w:ascii="Times New Roman" w:hAnsi="Times New Roman" w:cs="Times New Roman"/>
            <w:sz w:val="24"/>
            <w:szCs w:val="24"/>
            <w:vertAlign w:val="superscript"/>
          </w:rPr>
          <w:fldChar w:fldCharType="end"/>
        </w:r>
        <w:r w:rsidR="008C7C21" w:rsidRPr="00EA27BE">
          <w:rPr>
            <w:rFonts w:ascii="Times New Roman" w:hAnsi="Times New Roman" w:cs="Times New Roman"/>
            <w:sz w:val="24"/>
            <w:szCs w:val="24"/>
            <w:vertAlign w:val="superscript"/>
          </w:rPr>
          <w:t xml:space="preserve"> </w:t>
        </w:r>
      </w:ins>
      <w:ins w:id="208" w:author="ewarner" w:date="2014-07-15T12:16:00Z">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feedstocks, the water availability for food</w:t>
        </w:r>
        <w:r w:rsidR="002B0B32">
          <w:rPr>
            <w:rFonts w:ascii="Times New Roman" w:hAnsi="Times New Roman" w:cs="Times New Roman"/>
            <w:sz w:val="24"/>
            <w:szCs w:val="24"/>
          </w:rPr>
          <w:t>, feed, and fiber production could decrease</w:t>
        </w:r>
        <w:r w:rsidR="002B0B32" w:rsidRPr="007A0B37">
          <w:rPr>
            <w:rFonts w:ascii="Times New Roman" w:hAnsi="Times New Roman" w:cs="Times New Roman"/>
            <w:sz w:val="24"/>
            <w:szCs w:val="24"/>
          </w:rPr>
          <w:t>.</w:t>
        </w:r>
        <w:r w:rsidR="002B0B32"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ins>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ins w:id="209" w:author="ewarner" w:date="2014-07-15T12:16:00Z">
        <w:r w:rsidR="002B0B32" w:rsidRPr="007A0B37">
          <w:rPr>
            <w:rFonts w:ascii="Times New Roman" w:hAnsi="Times New Roman" w:cs="Times New Roman"/>
            <w:sz w:val="24"/>
            <w:szCs w:val="24"/>
            <w:vertAlign w:val="superscript"/>
          </w:rPr>
        </w:r>
        <w:r w:rsidR="002B0B32" w:rsidRPr="007A0B37">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3" w:tooltip="Chakravorty, (2009) #37" w:history="1">
        <w:r w:rsidR="006D2C77">
          <w:rPr>
            <w:rFonts w:ascii="Times New Roman" w:hAnsi="Times New Roman" w:cs="Times New Roman"/>
            <w:noProof/>
            <w:sz w:val="24"/>
            <w:szCs w:val="24"/>
            <w:vertAlign w:val="superscript"/>
          </w:rPr>
          <w:t>13</w:t>
        </w:r>
      </w:hyperlink>
      <w:r w:rsidR="00FB36AF">
        <w:rPr>
          <w:rFonts w:ascii="Times New Roman" w:hAnsi="Times New Roman" w:cs="Times New Roman"/>
          <w:noProof/>
          <w:sz w:val="24"/>
          <w:szCs w:val="24"/>
          <w:vertAlign w:val="superscript"/>
        </w:rPr>
        <w:t xml:space="preserve">, </w:t>
      </w:r>
      <w:hyperlink w:anchor="_ENREF_14" w:tooltip="Hoekstra, (2010) #38" w:history="1">
        <w:r w:rsidR="006D2C77">
          <w:rPr>
            <w:rFonts w:ascii="Times New Roman" w:hAnsi="Times New Roman" w:cs="Times New Roman"/>
            <w:noProof/>
            <w:sz w:val="24"/>
            <w:szCs w:val="24"/>
            <w:vertAlign w:val="superscript"/>
          </w:rPr>
          <w:t>14</w:t>
        </w:r>
      </w:hyperlink>
      <w:r w:rsidR="00FB36AF">
        <w:rPr>
          <w:rFonts w:ascii="Times New Roman" w:hAnsi="Times New Roman" w:cs="Times New Roman"/>
          <w:noProof/>
          <w:sz w:val="24"/>
          <w:szCs w:val="24"/>
          <w:vertAlign w:val="superscript"/>
        </w:rPr>
        <w:t>)</w:t>
      </w:r>
      <w:ins w:id="210" w:author="ewarner" w:date="2014-07-15T12:16:00Z">
        <w:r w:rsidR="002B0B32"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 xml:space="preserve">or example, </w:t>
        </w:r>
        <w:proofErr w:type="spellStart"/>
        <w:r w:rsidR="002B0B32" w:rsidRPr="008D7260">
          <w:rPr>
            <w:rFonts w:ascii="Times New Roman" w:hAnsi="Times New Roman" w:cs="Times New Roman"/>
            <w:sz w:val="24"/>
            <w:szCs w:val="24"/>
          </w:rPr>
          <w:t>Berndes</w:t>
        </w:r>
        <w:proofErr w:type="spellEnd"/>
        <w:r w:rsidR="002B0B32"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ins w:id="211" w:author="ewarner" w:date="2014-07-15T12:16:00Z">
        <w:r w:rsidR="002B0B32"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w:t>
      </w:r>
      <w:ins w:id="212" w:author="ewarner" w:date="2014-07-15T12:16:00Z">
        <w:r w:rsidR="002B0B32"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ins>
    </w:p>
    <w:p w14:paraId="3C81E00B" w14:textId="3DFF4A9F" w:rsidR="002725E7" w:rsidRPr="002D6718" w:rsidDel="002B0B32" w:rsidRDefault="002725E7" w:rsidP="002725E7">
      <w:pPr>
        <w:spacing w:line="480" w:lineRule="auto"/>
        <w:ind w:firstLine="720"/>
        <w:rPr>
          <w:del w:id="213" w:author="ewarner" w:date="2014-07-15T12:14:00Z"/>
          <w:rFonts w:ascii="Times New Roman" w:hAnsi="Times New Roman" w:cs="Times New Roman"/>
          <w:sz w:val="24"/>
          <w:szCs w:val="24"/>
          <w:highlight w:val="yellow"/>
        </w:rPr>
      </w:pPr>
      <w:moveToRangeStart w:id="214" w:author="ewarner" w:date="2014-07-15T11:44:00Z" w:name="move393188009"/>
      <w:moveTo w:id="215" w:author="ewarner" w:date="2014-07-15T11:44:00Z">
        <w:del w:id="216" w:author="ewarner" w:date="2014-07-15T12:14:00Z">
          <w:r w:rsidDel="002B0B32">
            <w:rPr>
              <w:rFonts w:ascii="Times New Roman" w:hAnsi="Times New Roman" w:cs="Times New Roman"/>
              <w:sz w:val="24"/>
              <w:szCs w:val="24"/>
            </w:rPr>
            <w:delText>Understanding the spatial implications of water consumption from multiple bio</w:delText>
          </w:r>
        </w:del>
        <w:del w:id="217" w:author="ewarner" w:date="2014-07-15T11:49:00Z">
          <w:r w:rsidDel="001F2044">
            <w:rPr>
              <w:rFonts w:ascii="Times New Roman" w:hAnsi="Times New Roman" w:cs="Times New Roman"/>
              <w:sz w:val="24"/>
              <w:szCs w:val="24"/>
            </w:rPr>
            <w:delText>energy</w:delText>
          </w:r>
        </w:del>
        <w:del w:id="218" w:author="ewarner" w:date="2014-07-15T12:14:00Z">
          <w:r w:rsidDel="002B0B32">
            <w:rPr>
              <w:rFonts w:ascii="Times New Roman" w:hAnsi="Times New Roman" w:cs="Times New Roman"/>
              <w:sz w:val="24"/>
              <w:szCs w:val="24"/>
            </w:rPr>
            <w:delText xml:space="preserve"> feedstocks is important for determining the impacts that expansion</w:delText>
          </w:r>
        </w:del>
        <w:del w:id="219" w:author="ewarner" w:date="2014-07-15T11:46:00Z">
          <w:r w:rsidDel="001F2044">
            <w:rPr>
              <w:rFonts w:ascii="Times New Roman" w:hAnsi="Times New Roman" w:cs="Times New Roman"/>
              <w:sz w:val="24"/>
              <w:szCs w:val="24"/>
            </w:rPr>
            <w:delText>ary</w:delText>
          </w:r>
        </w:del>
        <w:del w:id="220" w:author="ewarner" w:date="2014-07-15T12:14:00Z">
          <w:r w:rsidDel="002B0B32">
            <w:rPr>
              <w:rFonts w:ascii="Times New Roman" w:hAnsi="Times New Roman" w:cs="Times New Roman"/>
              <w:sz w:val="24"/>
              <w:szCs w:val="24"/>
            </w:rPr>
            <w:delText xml:space="preserve"> bio</w:delText>
          </w:r>
        </w:del>
        <w:del w:id="221" w:author="ewarner" w:date="2014-07-15T11:46:00Z">
          <w:r w:rsidDel="001F2044">
            <w:rPr>
              <w:rFonts w:ascii="Times New Roman" w:hAnsi="Times New Roman" w:cs="Times New Roman"/>
              <w:sz w:val="24"/>
              <w:szCs w:val="24"/>
            </w:rPr>
            <w:delText>energy policy</w:delText>
          </w:r>
        </w:del>
        <w:del w:id="222" w:author="ewarner" w:date="2014-07-15T12:14:00Z">
          <w:r w:rsidDel="002B0B32">
            <w:rPr>
              <w:rFonts w:ascii="Times New Roman" w:hAnsi="Times New Roman" w:cs="Times New Roman"/>
              <w:sz w:val="24"/>
              <w:szCs w:val="24"/>
            </w:rPr>
            <w:delText xml:space="preserve"> ha</w:delText>
          </w:r>
        </w:del>
        <w:del w:id="223" w:author="ewarner" w:date="2014-07-15T11:46:00Z">
          <w:r w:rsidDel="001F2044">
            <w:rPr>
              <w:rFonts w:ascii="Times New Roman" w:hAnsi="Times New Roman" w:cs="Times New Roman"/>
              <w:sz w:val="24"/>
              <w:szCs w:val="24"/>
            </w:rPr>
            <w:delText>s</w:delText>
          </w:r>
        </w:del>
        <w:del w:id="224" w:author="ewarner" w:date="2014-07-15T12:14:00Z">
          <w:r w:rsidDel="002B0B32">
            <w:rPr>
              <w:rFonts w:ascii="Times New Roman" w:hAnsi="Times New Roman" w:cs="Times New Roman"/>
              <w:sz w:val="24"/>
              <w:szCs w:val="24"/>
            </w:rPr>
            <w:delText xml:space="preserve"> on water resources.</w:delText>
          </w:r>
          <w:r w:rsidRPr="000B49D1" w:rsidDel="002B0B32">
            <w:rPr>
              <w:rFonts w:ascii="Times New Roman" w:hAnsi="Times New Roman" w:cs="Times New Roman"/>
              <w:sz w:val="24"/>
              <w:szCs w:val="24"/>
            </w:rPr>
            <w:delText xml:space="preserve"> </w:delText>
          </w:r>
          <w:r w:rsidRPr="007A0B37" w:rsidDel="002B0B32">
            <w:rPr>
              <w:rFonts w:ascii="Times New Roman" w:hAnsi="Times New Roman" w:cs="Times New Roman"/>
              <w:sz w:val="24"/>
              <w:szCs w:val="24"/>
            </w:rPr>
            <w:delText>As water is diverted to production of bio</w:delText>
          </w:r>
        </w:del>
        <w:del w:id="225" w:author="ewarner" w:date="2014-07-15T11:49:00Z">
          <w:r w:rsidDel="001F2044">
            <w:rPr>
              <w:rFonts w:ascii="Times New Roman" w:hAnsi="Times New Roman" w:cs="Times New Roman"/>
              <w:sz w:val="24"/>
              <w:szCs w:val="24"/>
            </w:rPr>
            <w:delText>energy</w:delText>
          </w:r>
        </w:del>
        <w:del w:id="226" w:author="ewarner" w:date="2014-07-15T12:14:00Z">
          <w:r w:rsidRPr="007A0B37" w:rsidDel="002B0B32">
            <w:rPr>
              <w:rFonts w:ascii="Times New Roman" w:hAnsi="Times New Roman" w:cs="Times New Roman"/>
              <w:sz w:val="24"/>
              <w:szCs w:val="24"/>
            </w:rPr>
            <w:delText xml:space="preserve"> feedstocks, the water availability for food</w:delText>
          </w:r>
          <w:r w:rsidDel="002B0B32">
            <w:rPr>
              <w:rFonts w:ascii="Times New Roman" w:hAnsi="Times New Roman" w:cs="Times New Roman"/>
              <w:sz w:val="24"/>
              <w:szCs w:val="24"/>
            </w:rPr>
            <w:delText>, feed, and fiber production could decrease</w:delText>
          </w:r>
          <w:r w:rsidRPr="007A0B37" w:rsidDel="002B0B32">
            <w:rPr>
              <w:rFonts w:ascii="Times New Roman" w:hAnsi="Times New Roman" w:cs="Times New Roman"/>
              <w:sz w:val="24"/>
              <w:szCs w:val="24"/>
            </w:rPr>
            <w:delText>.</w:delText>
          </w:r>
          <w:r w:rsidRPr="007A0B3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del>
      </w:moveTo>
      <w:del w:id="227" w:author="ewarner" w:date="2014-07-15T12:14:00Z">
        <w:r w:rsidR="001F2044" w:rsidDel="002B0B32">
          <w:rPr>
            <w:rFonts w:ascii="Times New Roman" w:hAnsi="Times New Roman" w:cs="Times New Roman"/>
            <w:sz w:val="24"/>
            <w:szCs w:val="24"/>
            <w:vertAlign w:val="superscript"/>
          </w:rPr>
          <w:delInstrText xml:space="preserve"> ADDIN EN.CITE </w:delInstrText>
        </w:r>
        <w:r w:rsidR="001F2044"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F2044" w:rsidDel="002B0B32">
          <w:rPr>
            <w:rFonts w:ascii="Times New Roman" w:hAnsi="Times New Roman" w:cs="Times New Roman"/>
            <w:sz w:val="24"/>
            <w:szCs w:val="24"/>
            <w:vertAlign w:val="superscript"/>
          </w:rPr>
          <w:delInstrText xml:space="preserve"> ADDIN EN.CITE.DATA </w:delInstrText>
        </w:r>
        <w:r w:rsidR="001F2044" w:rsidDel="002B0B32">
          <w:rPr>
            <w:rFonts w:ascii="Times New Roman" w:hAnsi="Times New Roman" w:cs="Times New Roman"/>
            <w:sz w:val="24"/>
            <w:szCs w:val="24"/>
            <w:vertAlign w:val="superscript"/>
          </w:rPr>
        </w:r>
        <w:r w:rsidR="001F2044" w:rsidDel="002B0B32">
          <w:rPr>
            <w:rFonts w:ascii="Times New Roman" w:hAnsi="Times New Roman" w:cs="Times New Roman"/>
            <w:sz w:val="24"/>
            <w:szCs w:val="24"/>
            <w:vertAlign w:val="superscript"/>
          </w:rPr>
          <w:fldChar w:fldCharType="end"/>
        </w:r>
      </w:del>
      <w:ins w:id="228" w:author="ewarner" w:date="2014-07-15T11:44:00Z">
        <w:del w:id="229" w:author="ewarner" w:date="2014-07-15T12:14:00Z">
          <w:r w:rsidRPr="007A0B37" w:rsidDel="002B0B32">
            <w:rPr>
              <w:rFonts w:ascii="Times New Roman" w:hAnsi="Times New Roman" w:cs="Times New Roman"/>
              <w:sz w:val="24"/>
              <w:szCs w:val="24"/>
              <w:vertAlign w:val="superscript"/>
            </w:rPr>
          </w:r>
        </w:del>
      </w:ins>
      <w:moveTo w:id="230" w:author="ewarner" w:date="2014-07-15T11:44:00Z">
        <w:del w:id="231" w:author="ewarner" w:date="2014-07-15T12:14:00Z">
          <w:r w:rsidRPr="007A0B37" w:rsidDel="002B0B32">
            <w:rPr>
              <w:rFonts w:ascii="Times New Roman" w:hAnsi="Times New Roman" w:cs="Times New Roman"/>
              <w:sz w:val="24"/>
              <w:szCs w:val="24"/>
              <w:vertAlign w:val="superscript"/>
            </w:rPr>
            <w:fldChar w:fldCharType="separate"/>
          </w:r>
        </w:del>
      </w:moveTo>
      <w:del w:id="232"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"_ENREF_13" \o "Chakravorty, (2009) #37"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13</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 xml:space="preserve">, </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"_ENREF_14" \o "Hoekstra, (2010) #38"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14</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33" w:author="ewarner" w:date="2014-07-15T11:44:00Z">
        <w:del w:id="234" w:author="ewarner" w:date="2014-07-15T12:14:00Z">
          <w:r w:rsidRPr="007A0B37" w:rsidDel="002B0B32">
            <w:rPr>
              <w:rFonts w:ascii="Times New Roman" w:hAnsi="Times New Roman" w:cs="Times New Roman"/>
              <w:sz w:val="24"/>
              <w:szCs w:val="24"/>
              <w:vertAlign w:val="superscript"/>
            </w:rPr>
            <w:fldChar w:fldCharType="end"/>
          </w:r>
          <w:r w:rsidDel="002B0B32">
            <w:rPr>
              <w:rFonts w:ascii="Times New Roman" w:hAnsi="Times New Roman" w:cs="Times New Roman"/>
              <w:sz w:val="24"/>
              <w:szCs w:val="24"/>
            </w:rPr>
            <w:delText xml:space="preserve"> </w:delText>
          </w:r>
        </w:del>
        <w:del w:id="235" w:author="ewarner" w:date="2014-07-15T11:50:00Z">
          <w:r w:rsidDel="001F2044">
            <w:rPr>
              <w:rFonts w:ascii="Times New Roman" w:hAnsi="Times New Roman" w:cs="Times New Roman"/>
              <w:sz w:val="24"/>
              <w:szCs w:val="24"/>
            </w:rPr>
            <w:delText>Greater</w:delText>
          </w:r>
          <w:r w:rsidRPr="000D084D" w:rsidDel="001F2044">
            <w:rPr>
              <w:rFonts w:ascii="Times New Roman" w:hAnsi="Times New Roman" w:cs="Times New Roman"/>
              <w:sz w:val="24"/>
              <w:szCs w:val="24"/>
            </w:rPr>
            <w:delText xml:space="preserve"> biomass production </w:delText>
          </w:r>
          <w:r w:rsidDel="001F2044">
            <w:rPr>
              <w:rFonts w:ascii="Times New Roman" w:hAnsi="Times New Roman" w:cs="Times New Roman"/>
              <w:sz w:val="24"/>
              <w:szCs w:val="24"/>
            </w:rPr>
            <w:delText xml:space="preserve">may </w:delText>
          </w:r>
          <w:r w:rsidRPr="000D084D" w:rsidDel="001F2044">
            <w:rPr>
              <w:rFonts w:ascii="Times New Roman" w:hAnsi="Times New Roman" w:cs="Times New Roman"/>
              <w:sz w:val="24"/>
              <w:szCs w:val="24"/>
            </w:rPr>
            <w:delText>increase competition for water in critical ar</w:delText>
          </w:r>
          <w:r w:rsidDel="001F2044">
            <w:rPr>
              <w:rFonts w:ascii="Times New Roman" w:hAnsi="Times New Roman" w:cs="Times New Roman"/>
              <w:sz w:val="24"/>
              <w:szCs w:val="24"/>
            </w:rPr>
            <w:delText>eas</w:delText>
          </w:r>
          <w:r w:rsidRPr="000D084D" w:rsidDel="001F2044">
            <w:rPr>
              <w:rFonts w:ascii="Times New Roman" w:hAnsi="Times New Roman" w:cs="Times New Roman"/>
              <w:sz w:val="24"/>
              <w:szCs w:val="24"/>
            </w:rPr>
            <w:delText>.</w:delText>
          </w:r>
          <w:r w:rsidRPr="00B57EEA" w:rsidDel="001F2044">
            <w:rPr>
              <w:rFonts w:ascii="Times New Roman" w:hAnsi="Times New Roman" w:cs="Times New Roman"/>
              <w:sz w:val="24"/>
              <w:szCs w:val="24"/>
              <w:vertAlign w:val="superscript"/>
            </w:rPr>
            <w:fldChar w:fldCharType="begin"/>
          </w:r>
        </w:del>
      </w:moveTo>
      <w:del w:id="236" w:author="ewarner" w:date="2014-07-15T11:50:00Z">
        <w:r w:rsidR="001F2044" w:rsidDel="001F2044">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237" w:author="ewarner" w:date="2014-07-15T11:44:00Z">
        <w:del w:id="238" w:author="ewarner" w:date="2014-07-15T11:50:00Z">
          <w:r w:rsidRPr="00B57EEA" w:rsidDel="001F2044">
            <w:rPr>
              <w:rFonts w:ascii="Times New Roman" w:hAnsi="Times New Roman" w:cs="Times New Roman"/>
              <w:sz w:val="24"/>
              <w:szCs w:val="24"/>
              <w:vertAlign w:val="superscript"/>
            </w:rPr>
            <w:fldChar w:fldCharType="separate"/>
          </w:r>
        </w:del>
      </w:moveTo>
      <w:del w:id="239"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"_ENREF_11" \o "Fingerman, (2010) #12"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11</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40" w:author="ewarner" w:date="2014-07-15T11:44:00Z">
        <w:del w:id="241" w:author="ewarner" w:date="2014-07-15T11:50:00Z">
          <w:r w:rsidRPr="00B57EEA" w:rsidDel="001F2044">
            <w:rPr>
              <w:rFonts w:ascii="Times New Roman" w:hAnsi="Times New Roman" w:cs="Times New Roman"/>
              <w:sz w:val="24"/>
              <w:szCs w:val="24"/>
              <w:vertAlign w:val="superscript"/>
            </w:rPr>
            <w:fldChar w:fldCharType="end"/>
          </w:r>
          <w:r w:rsidRPr="00B57EEA" w:rsidDel="001F2044">
            <w:rPr>
              <w:rFonts w:ascii="Times New Roman" w:hAnsi="Times New Roman" w:cs="Times New Roman"/>
              <w:sz w:val="24"/>
              <w:szCs w:val="24"/>
            </w:rPr>
            <w:delText xml:space="preserve"> </w:delText>
          </w:r>
        </w:del>
        <w:del w:id="242" w:author="ewarner" w:date="2014-07-15T12:14:00Z">
          <w:r w:rsidRPr="00B57EEA" w:rsidDel="002B0B32">
            <w:rPr>
              <w:rFonts w:ascii="Times New Roman" w:hAnsi="Times New Roman" w:cs="Times New Roman"/>
              <w:sz w:val="24"/>
              <w:szCs w:val="24"/>
            </w:rPr>
            <w:delText>F</w:delText>
          </w:r>
          <w:r w:rsidRPr="008D7260" w:rsidDel="002B0B32">
            <w:rPr>
              <w:rFonts w:ascii="Times New Roman" w:hAnsi="Times New Roman" w:cs="Times New Roman"/>
              <w:sz w:val="24"/>
              <w:szCs w:val="24"/>
            </w:rPr>
            <w:delText>or example, Berndes</w:delText>
          </w:r>
          <w:r w:rsidRPr="008D7260" w:rsidDel="002B0B32">
            <w:rPr>
              <w:rFonts w:ascii="Times New Roman" w:hAnsi="Times New Roman" w:cs="Times New Roman"/>
              <w:sz w:val="24"/>
              <w:szCs w:val="24"/>
              <w:vertAlign w:val="superscript"/>
            </w:rPr>
            <w:fldChar w:fldCharType="begin"/>
          </w:r>
        </w:del>
      </w:moveTo>
      <w:del w:id="243" w:author="ewarner" w:date="2014-07-15T12:14:00Z">
        <w:r w:rsidR="001F2044" w:rsidDel="002B0B32">
          <w:rPr>
            <w:rFonts w:ascii="Times New Roman" w:hAnsi="Times New Roman" w:cs="Times New Roman"/>
            <w:sz w:val="24"/>
            <w:szCs w:val="24"/>
            <w:vertAlign w:val="superscript"/>
          </w:rPr>
          <w:del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delInstrText>
        </w:r>
      </w:del>
      <w:moveTo w:id="244" w:author="ewarner" w:date="2014-07-15T11:44:00Z">
        <w:del w:id="245" w:author="ewarner" w:date="2014-07-15T12:14:00Z">
          <w:r w:rsidRPr="008D7260" w:rsidDel="002B0B32">
            <w:rPr>
              <w:rFonts w:ascii="Times New Roman" w:hAnsi="Times New Roman" w:cs="Times New Roman"/>
              <w:sz w:val="24"/>
              <w:szCs w:val="24"/>
              <w:vertAlign w:val="superscript"/>
            </w:rPr>
            <w:fldChar w:fldCharType="separate"/>
          </w:r>
        </w:del>
      </w:moveTo>
      <w:del w:id="246"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"_ENREF_15" \o "Berndes, (2002) #7"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15</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47" w:author="ewarner" w:date="2014-07-15T11:44:00Z">
        <w:del w:id="248" w:author="ewarner" w:date="2014-07-15T12:14:00Z">
          <w:r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rPr>
            <w:delText xml:space="preserve"> reports that a large-scale expansion of bioenergy </w:delText>
          </w:r>
          <w:r w:rsidDel="002B0B32">
            <w:rPr>
              <w:rFonts w:ascii="Times New Roman" w:hAnsi="Times New Roman" w:cs="Times New Roman"/>
              <w:sz w:val="24"/>
              <w:szCs w:val="24"/>
            </w:rPr>
            <w:delText>systems</w:delText>
          </w:r>
          <w:r w:rsidRPr="008D7260" w:rsidDel="002B0B32">
            <w:rPr>
              <w:rFonts w:ascii="Times New Roman" w:hAnsi="Times New Roman" w:cs="Times New Roman"/>
              <w:sz w:val="24"/>
              <w:szCs w:val="24"/>
            </w:rPr>
            <w:delText xml:space="preserve"> would lead </w:delText>
          </w:r>
          <w:r w:rsidDel="002B0B32">
            <w:rPr>
              <w:rFonts w:ascii="Times New Roman" w:hAnsi="Times New Roman" w:cs="Times New Roman"/>
              <w:sz w:val="24"/>
              <w:szCs w:val="24"/>
            </w:rPr>
            <w:delText xml:space="preserve"> to increased </w:delText>
          </w:r>
          <w:r w:rsidRPr="008D7260" w:rsidDel="002B0B32">
            <w:rPr>
              <w:rFonts w:ascii="Times New Roman" w:hAnsi="Times New Roman" w:cs="Times New Roman"/>
              <w:sz w:val="24"/>
              <w:szCs w:val="24"/>
            </w:rPr>
            <w:delText>water use</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through evapotranspiration</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that is potentially as large as existing water consumption from agricultural land.</w:delText>
          </w:r>
        </w:del>
      </w:moveTo>
    </w:p>
    <w:p w14:paraId="5C333B74" w14:textId="0E783136" w:rsidR="002B0B32" w:rsidRDefault="002725E7" w:rsidP="002725E7">
      <w:pPr>
        <w:spacing w:line="480" w:lineRule="auto"/>
        <w:ind w:firstLine="720"/>
        <w:rPr>
          <w:ins w:id="249" w:author="ewarner" w:date="2014-07-15T12:16:00Z"/>
          <w:rFonts w:ascii="Times New Roman" w:hAnsi="Times New Roman" w:cs="Times New Roman"/>
          <w:sz w:val="24"/>
          <w:szCs w:val="24"/>
        </w:rPr>
      </w:pPr>
      <w:moveToRangeStart w:id="250" w:author="ewarner" w:date="2014-07-15T11:44:00Z" w:name="move393187981"/>
      <w:moveToRangeEnd w:id="214"/>
      <w:moveTo w:id="251" w:author="ewarner" w:date="2014-07-15T11:44:00Z">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moveTo>
      <w:ins w:id="252" w:author="ewarner" w:date="2014-07-15T12:12:00Z">
        <w:r w:rsidR="002B0B32">
          <w:rPr>
            <w:rFonts w:ascii="Times New Roman" w:hAnsi="Times New Roman" w:cs="Times New Roman"/>
            <w:sz w:val="24"/>
            <w:szCs w:val="24"/>
          </w:rPr>
          <w:t>fuel</w:t>
        </w:r>
      </w:ins>
      <w:moveTo w:id="253" w:author="ewarner" w:date="2014-07-15T11:44:00Z">
        <w:del w:id="254"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w:t>
        </w:r>
        <w:proofErr w:type="spellStart"/>
        <w:r>
          <w:rPr>
            <w:rFonts w:ascii="Times New Roman" w:hAnsi="Times New Roman" w:cs="Times New Roman"/>
            <w:sz w:val="24"/>
            <w:szCs w:val="24"/>
          </w:rPr>
          <w:t>Berndes</w:t>
        </w:r>
        <w:proofErr w:type="spellEnd"/>
        <w:r w:rsidRPr="00B57B88">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5" w:author="ewarner" w:date="2014-07-15T11:44:00Z">
        <w:r w:rsidRPr="00B57B88">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6" w:author="ewarner" w:date="2014-07-15T11:44:00Z">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Pr="00E92B72">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7" w:author="ewarner" w:date="2014-07-15T11:44:00Z">
        <w:r w:rsidRPr="00E92B72">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8" w:author="ewarner" w:date="2014-07-15T11:44:00Z">
        <w:r w:rsidRPr="00E92B72">
          <w:rPr>
            <w:rFonts w:ascii="Times New Roman" w:hAnsi="Times New Roman" w:cs="Times New Roman"/>
            <w:sz w:val="24"/>
            <w:szCs w:val="24"/>
            <w:vertAlign w:val="superscript"/>
          </w:rPr>
          <w:fldChar w:fldCharType="end"/>
        </w:r>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moveTo>
      <w:ins w:id="259" w:author="ewarner" w:date="2014-07-15T12:12:00Z">
        <w:r w:rsidR="002B0B32">
          <w:rPr>
            <w:rFonts w:ascii="Times New Roman" w:hAnsi="Times New Roman" w:cs="Times New Roman"/>
            <w:sz w:val="24"/>
            <w:szCs w:val="24"/>
          </w:rPr>
          <w:t>fuel</w:t>
        </w:r>
      </w:ins>
      <w:moveTo w:id="260" w:author="ewarner" w:date="2014-07-15T11:44:00Z">
        <w:del w:id="261"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2" w:author="ewarner" w:date="2014-07-15T11:44:00Z">
        <w:r w:rsidRPr="008D7260">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63" w:author="ewarner" w:date="2014-07-15T11:44:00Z">
        <w:r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moveTo>
      <w:ins w:id="264" w:author="ewarner" w:date="2014-07-15T12:15:00Z">
        <w:r w:rsidR="002B0B32">
          <w:rPr>
            <w:rFonts w:ascii="Times New Roman" w:hAnsi="Times New Roman" w:cs="Times New Roman"/>
            <w:sz w:val="24"/>
            <w:szCs w:val="24"/>
          </w:rPr>
          <w:t xml:space="preserve">. </w:t>
        </w:r>
      </w:ins>
    </w:p>
    <w:p w14:paraId="303C111F" w14:textId="501FCE8D" w:rsidR="002725E7" w:rsidRPr="008D7260" w:rsidDel="002B0B32" w:rsidRDefault="002725E7" w:rsidP="002725E7">
      <w:pPr>
        <w:spacing w:line="480" w:lineRule="auto"/>
        <w:ind w:firstLine="720"/>
        <w:rPr>
          <w:del w:id="265" w:author="ewarner" w:date="2014-07-15T12:16:00Z"/>
          <w:rFonts w:ascii="Times New Roman" w:hAnsi="Times New Roman" w:cs="Times New Roman"/>
          <w:sz w:val="24"/>
          <w:szCs w:val="24"/>
          <w:vertAlign w:val="superscript"/>
        </w:rPr>
      </w:pPr>
      <w:moveTo w:id="266" w:author="ewarner" w:date="2014-07-15T11:44:00Z">
        <w:del w:id="267" w:author="ewarner" w:date="2014-07-15T11:50:00Z">
          <w:r w:rsidDel="001F2044">
            <w:rPr>
              <w:rFonts w:ascii="Times New Roman" w:hAnsi="Times New Roman" w:cs="Times New Roman"/>
              <w:sz w:val="24"/>
              <w:szCs w:val="24"/>
            </w:rPr>
            <w:lastRenderedPageBreak/>
            <w:delText xml:space="preserve">; </w:delText>
          </w:r>
          <w:r w:rsidRPr="008D7260" w:rsidDel="001F2044">
            <w:rPr>
              <w:rFonts w:ascii="Times New Roman" w:hAnsi="Times New Roman" w:cs="Times New Roman"/>
              <w:sz w:val="24"/>
              <w:szCs w:val="24"/>
            </w:rPr>
            <w:delText xml:space="preserve">increasing the </w:delText>
          </w:r>
          <w:r w:rsidDel="001F2044">
            <w:rPr>
              <w:rFonts w:ascii="Times New Roman" w:hAnsi="Times New Roman" w:cs="Times New Roman"/>
              <w:sz w:val="24"/>
              <w:szCs w:val="24"/>
            </w:rPr>
            <w:delText xml:space="preserve">utilization </w:delText>
          </w:r>
          <w:r w:rsidRPr="008D7260" w:rsidDel="001F2044">
            <w:rPr>
              <w:rFonts w:ascii="Times New Roman" w:hAnsi="Times New Roman" w:cs="Times New Roman"/>
              <w:sz w:val="24"/>
              <w:szCs w:val="24"/>
            </w:rPr>
            <w:delText xml:space="preserve">efficiency of existing water resources </w:delText>
          </w:r>
          <w:r w:rsidDel="001F2044">
            <w:rPr>
              <w:rFonts w:ascii="Times New Roman" w:hAnsi="Times New Roman" w:cs="Times New Roman"/>
              <w:sz w:val="24"/>
              <w:szCs w:val="24"/>
            </w:rPr>
            <w:delText>may reduce the risk of</w:delText>
          </w:r>
          <w:r w:rsidRPr="008D7260" w:rsidDel="001F2044">
            <w:rPr>
              <w:rFonts w:ascii="Times New Roman" w:hAnsi="Times New Roman" w:cs="Times New Roman"/>
              <w:sz w:val="24"/>
              <w:szCs w:val="24"/>
            </w:rPr>
            <w:delText xml:space="preserve"> conflicting with other uses.</w:delText>
          </w:r>
          <w:r w:rsidRPr="00E92B72" w:rsidDel="001F2044">
            <w:rPr>
              <w:rFonts w:ascii="Times New Roman" w:hAnsi="Times New Roman" w:cs="Times New Roman"/>
              <w:sz w:val="24"/>
              <w:szCs w:val="24"/>
              <w:vertAlign w:val="superscript"/>
            </w:rPr>
            <w:fldChar w:fldCharType="begin"/>
          </w:r>
        </w:del>
      </w:moveTo>
      <w:del w:id="268" w:author="ewarner" w:date="2014-07-15T11:50:00Z">
        <w:r w:rsidR="001F2044" w:rsidDel="001F2044">
          <w:rPr>
            <w:rFonts w:ascii="Times New Roman" w:hAnsi="Times New Roman" w:cs="Times New Roman"/>
            <w:sz w:val="24"/>
            <w:szCs w:val="24"/>
            <w:vertAlign w:val="superscript"/>
          </w:rPr>
          <w:delInstrText xml:space="preserve"> ADDIN EN.CITE &lt;EndNote&gt;&lt;Cite&gt;&lt;Author&gt;Chum&lt;/Author&gt;&lt;Year&gt;(2011)&lt;/Year&gt;&lt;RecNum&gt;67&lt;/RecNum&gt;&lt;DisplayText&gt;(17)&lt;/DisplayText&gt;&lt;record&gt;&lt;rec-number&gt;67&lt;/rec-number&gt;&lt;foreign-keys&gt;&lt;key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del>
      <w:moveTo w:id="269" w:author="ewarner" w:date="2014-07-15T11:44:00Z">
        <w:del w:id="270" w:author="ewarner" w:date="2014-07-15T11:50:00Z">
          <w:r w:rsidRPr="00E92B72" w:rsidDel="001F2044">
            <w:rPr>
              <w:rFonts w:ascii="Times New Roman" w:hAnsi="Times New Roman" w:cs="Times New Roman"/>
              <w:sz w:val="24"/>
              <w:szCs w:val="24"/>
              <w:vertAlign w:val="superscript"/>
            </w:rPr>
            <w:fldChar w:fldCharType="separate"/>
          </w:r>
        </w:del>
      </w:moveTo>
      <w:del w:id="271"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"_ENREF_17" \o "Chum, (2011) #67"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17</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72" w:author="ewarner" w:date="2014-07-15T11:44:00Z">
        <w:del w:id="273" w:author="ewarner" w:date="2014-07-15T11:50:00Z">
          <w:r w:rsidRPr="00E92B72" w:rsidDel="001F2044">
            <w:rPr>
              <w:rFonts w:ascii="Times New Roman" w:hAnsi="Times New Roman" w:cs="Times New Roman"/>
              <w:sz w:val="24"/>
              <w:szCs w:val="24"/>
              <w:vertAlign w:val="superscript"/>
            </w:rPr>
            <w:fldChar w:fldCharType="end"/>
          </w:r>
        </w:del>
      </w:moveTo>
    </w:p>
    <w:moveToRangeEnd w:id="250"/>
    <w:p w14:paraId="25FC387E" w14:textId="515A832F" w:rsidR="001F2044" w:rsidRDefault="008C7C21">
      <w:pPr>
        <w:spacing w:line="480" w:lineRule="auto"/>
        <w:ind w:firstLine="720"/>
        <w:rPr>
          <w:ins w:id="274" w:author="ewarner" w:date="2014-07-15T11:51:00Z"/>
          <w:rFonts w:ascii="Times New Roman" w:hAnsi="Times New Roman" w:cs="Times New Roman"/>
          <w:sz w:val="24"/>
          <w:szCs w:val="24"/>
        </w:rPr>
        <w:pPrChange w:id="275" w:author="ewarner" w:date="2014-07-15T11:34:00Z">
          <w:pPr>
            <w:spacing w:line="480" w:lineRule="auto"/>
          </w:pPr>
        </w:pPrChange>
      </w:pPr>
      <w:ins w:id="276" w:author="ewarner" w:date="2014-07-15T11:19:00Z">
        <w:r>
          <w:rPr>
            <w:rFonts w:ascii="Times New Roman" w:hAnsi="Times New Roman" w:cs="Times New Roman"/>
            <w:sz w:val="24"/>
            <w:szCs w:val="24"/>
          </w:rPr>
          <w:t>R</w:t>
        </w:r>
        <w:r w:rsidRPr="00576C06">
          <w:rPr>
            <w:rFonts w:ascii="Times New Roman" w:hAnsi="Times New Roman" w:cs="Times New Roman"/>
            <w:sz w:val="24"/>
            <w:szCs w:val="24"/>
          </w:rPr>
          <w:t>ecent studies indicate that considerable improvements can be made in efficiency of water consumption in the production of agriculture and</w:t>
        </w:r>
        <w:r>
          <w:rPr>
            <w:rFonts w:ascii="Times New Roman" w:hAnsi="Times New Roman" w:cs="Times New Roman"/>
            <w:sz w:val="24"/>
            <w:szCs w:val="24"/>
          </w:rPr>
          <w:t>, specifically,</w:t>
        </w:r>
        <w:r w:rsidRPr="00576C06">
          <w:rPr>
            <w:rFonts w:ascii="Times New Roman" w:hAnsi="Times New Roman" w:cs="Times New Roman"/>
            <w:sz w:val="24"/>
            <w:szCs w:val="24"/>
          </w:rPr>
          <w:t xml:space="preserve"> bio</w:t>
        </w:r>
      </w:ins>
      <w:ins w:id="277" w:author="ewarner" w:date="2014-07-15T12:12:00Z">
        <w:r w:rsidR="002B0B32">
          <w:rPr>
            <w:rFonts w:ascii="Times New Roman" w:hAnsi="Times New Roman" w:cs="Times New Roman"/>
            <w:sz w:val="24"/>
            <w:szCs w:val="24"/>
          </w:rPr>
          <w:t>fuel</w:t>
        </w:r>
      </w:ins>
      <w:ins w:id="278" w:author="ewarner" w:date="2014-07-15T11:19:00Z">
        <w:r w:rsidRPr="00576C06">
          <w:rPr>
            <w:rFonts w:ascii="Times New Roman" w:hAnsi="Times New Roman" w:cs="Times New Roman"/>
            <w:sz w:val="24"/>
            <w:szCs w:val="24"/>
          </w:rPr>
          <w:t xml:space="preserve"> crops.</w:t>
        </w:r>
        <w:r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ins>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ins w:id="279" w:author="ewarner" w:date="2014-07-15T11:19:00Z">
        <w:r w:rsidRPr="00E92B72">
          <w:rPr>
            <w:rFonts w:ascii="Times New Roman" w:hAnsi="Times New Roman" w:cs="Times New Roman"/>
            <w:sz w:val="24"/>
            <w:szCs w:val="24"/>
            <w:vertAlign w:val="superscript"/>
          </w:rPr>
        </w:r>
        <w:r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"_ENREF_12" \o "Wu, (2009) #15"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12</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 xml:space="preserve">, </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16-19</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0"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For instance, perennial energy crops</w:t>
        </w:r>
        <w:r w:rsidRPr="001B21B5">
          <w:rPr>
            <w:rFonts w:ascii="Times New Roman" w:hAnsi="Times New Roman" w:cs="Times New Roman"/>
            <w:sz w:val="24"/>
            <w:szCs w:val="24"/>
          </w:rPr>
          <w:t xml:space="preserve"> </w:t>
        </w:r>
        <w:r>
          <w:rPr>
            <w:rFonts w:ascii="Times New Roman" w:hAnsi="Times New Roman" w:cs="Times New Roman"/>
            <w:sz w:val="24"/>
            <w:szCs w:val="24"/>
          </w:rPr>
          <w:t xml:space="preserve">could reduce overall water use if </w:t>
        </w:r>
        <w:r w:rsidRPr="001B21B5">
          <w:rPr>
            <w:rFonts w:ascii="Times New Roman" w:hAnsi="Times New Roman" w:cs="Times New Roman"/>
            <w:sz w:val="24"/>
            <w:szCs w:val="24"/>
          </w:rPr>
          <w:t>grown</w:t>
        </w:r>
        <w:r>
          <w:rPr>
            <w:rFonts w:ascii="Times New Roman" w:hAnsi="Times New Roman" w:cs="Times New Roman"/>
            <w:sz w:val="24"/>
            <w:szCs w:val="24"/>
          </w:rPr>
          <w:t xml:space="preserve"> on extensively managed land, such as arable fields used intermittently as</w:t>
        </w:r>
        <w:r w:rsidRPr="001B21B5">
          <w:rPr>
            <w:rFonts w:ascii="Times New Roman" w:hAnsi="Times New Roman" w:cs="Times New Roman"/>
            <w:sz w:val="24"/>
            <w:szCs w:val="24"/>
          </w:rPr>
          <w:t xml:space="preserve"> pasture for grazi</w:t>
        </w:r>
        <w:r>
          <w:rPr>
            <w:rFonts w:ascii="Times New Roman" w:hAnsi="Times New Roman" w:cs="Times New Roman"/>
            <w:sz w:val="24"/>
            <w:szCs w:val="24"/>
          </w:rPr>
          <w:t>ng animals.</w:t>
        </w:r>
        <w:r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81" w:author="ewarner" w:date="2014-07-15T11:19:00Z">
        <w:r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"_ENREF_20" \o "Chum, (2011) #67"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20</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2"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rPr>
          <w:t xml:space="preserve"> </w:t>
        </w:r>
      </w:ins>
      <w:ins w:id="283" w:author="ewarner" w:date="2014-07-15T11:34:00Z">
        <w:r w:rsidR="00102934">
          <w:rPr>
            <w:rFonts w:ascii="Times New Roman" w:hAnsi="Times New Roman" w:cs="Times New Roman"/>
            <w:sz w:val="24"/>
            <w:szCs w:val="24"/>
          </w:rPr>
          <w:t xml:space="preserve"> </w:t>
        </w:r>
      </w:ins>
      <w:ins w:id="284" w:author="ewarner" w:date="2014-07-15T11:19:00Z">
        <w:r>
          <w:rPr>
            <w:rFonts w:ascii="Times New Roman" w:hAnsi="Times New Roman" w:cs="Times New Roman"/>
            <w:sz w:val="24"/>
            <w:szCs w:val="24"/>
          </w:rPr>
          <w:t>B</w:t>
        </w:r>
        <w:r w:rsidRPr="00576C06">
          <w:rPr>
            <w:rFonts w:ascii="Times New Roman" w:hAnsi="Times New Roman" w:cs="Times New Roman"/>
            <w:sz w:val="24"/>
            <w:szCs w:val="24"/>
          </w:rPr>
          <w:t>io</w:t>
        </w:r>
      </w:ins>
      <w:ins w:id="285" w:author="ewarner" w:date="2014-07-15T12:12:00Z">
        <w:r w:rsidR="002B0B32">
          <w:rPr>
            <w:rFonts w:ascii="Times New Roman" w:hAnsi="Times New Roman" w:cs="Times New Roman"/>
            <w:sz w:val="24"/>
            <w:szCs w:val="24"/>
          </w:rPr>
          <w:t>fuel</w:t>
        </w:r>
      </w:ins>
      <w:ins w:id="286" w:author="ewarner" w:date="2014-07-15T11:19:00Z">
        <w:r w:rsidRPr="00576C06">
          <w:rPr>
            <w:rFonts w:ascii="Times New Roman" w:hAnsi="Times New Roman" w:cs="Times New Roman"/>
            <w:sz w:val="24"/>
            <w:szCs w:val="24"/>
          </w:rPr>
          <w:t xml:space="preserve"> systems</w:t>
        </w:r>
        <w:r w:rsidRPr="008D7260">
          <w:rPr>
            <w:rFonts w:ascii="Times New Roman" w:hAnsi="Times New Roman" w:cs="Times New Roman"/>
            <w:sz w:val="24"/>
            <w:szCs w:val="24"/>
          </w:rPr>
          <w:t xml:space="preserve"> can use a range of agricultural, industry, and forestry related wastes and residues</w:t>
        </w:r>
        <w:r>
          <w:rPr>
            <w:rFonts w:ascii="Times New Roman" w:hAnsi="Times New Roman" w:cs="Times New Roman"/>
            <w:sz w:val="24"/>
            <w:szCs w:val="24"/>
          </w:rPr>
          <w:t xml:space="preserve"> that</w:t>
        </w:r>
        <w:r w:rsidRPr="008D7260">
          <w:rPr>
            <w:rFonts w:ascii="Times New Roman" w:hAnsi="Times New Roman" w:cs="Times New Roman"/>
            <w:sz w:val="24"/>
            <w:szCs w:val="24"/>
          </w:rPr>
          <w:t xml:space="preserve"> have little to no direct </w:t>
        </w:r>
        <w:r>
          <w:rPr>
            <w:rFonts w:ascii="Times New Roman" w:hAnsi="Times New Roman" w:cs="Times New Roman"/>
            <w:sz w:val="24"/>
            <w:szCs w:val="24"/>
          </w:rPr>
          <w:t xml:space="preserve">claims on </w:t>
        </w:r>
        <w:r w:rsidRPr="008D7260">
          <w:rPr>
            <w:rFonts w:ascii="Times New Roman" w:hAnsi="Times New Roman" w:cs="Times New Roman"/>
            <w:sz w:val="24"/>
            <w:szCs w:val="24"/>
          </w:rPr>
          <w:t>water consumption</w:t>
        </w:r>
        <w:r>
          <w:rPr>
            <w:rFonts w:ascii="Times New Roman" w:hAnsi="Times New Roman" w:cs="Times New Roman"/>
            <w:sz w:val="24"/>
            <w:szCs w:val="24"/>
          </w:rPr>
          <w:t xml:space="preserve"> and are higher yielding feedstocks</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&lt;EndNote&gt;&lt;Cite&gt;&lt;Author&gt;Berndes&lt;/Author&gt;&lt;Year&gt;(2008)&lt;/Year&gt;&lt;RecNum&gt;42&lt;/RecNum&gt;&lt;DisplayText&gt;(19)&lt;/DisplayText&gt;&lt;record&gt;&lt;rec-number&gt;42&lt;/rec-number&gt;&lt;foreign-keys&gt;&lt;key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ins w:id="287" w:author="ewarner" w:date="2014-07-15T11:19:00Z">
        <w:r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"_ENREF_19" \o "Berndes, (2008) #42"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19</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8" w:author="ewarner" w:date="2014-07-15T11:19:00Z">
        <w:r w:rsidRPr="008D726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r w:rsidRPr="008D7260">
          <w:rPr>
            <w:rFonts w:ascii="Times New Roman" w:hAnsi="Times New Roman" w:cs="Times New Roman"/>
            <w:sz w:val="24"/>
            <w:szCs w:val="24"/>
          </w:rPr>
          <w:t xml:space="preserve"> </w:t>
        </w:r>
      </w:ins>
    </w:p>
    <w:p w14:paraId="50FE2D9E" w14:textId="1F46DF0E" w:rsidR="00E34A32" w:rsidRPr="002B0B32" w:rsidDel="002B0B32" w:rsidRDefault="002B0B32">
      <w:pPr>
        <w:spacing w:line="480" w:lineRule="auto"/>
        <w:ind w:firstLine="720"/>
        <w:rPr>
          <w:del w:id="289" w:author="ewarner" w:date="2014-07-15T12:13:00Z"/>
          <w:rFonts w:ascii="Times New Roman" w:hAnsi="Times New Roman" w:cs="Times New Roman"/>
          <w:sz w:val="24"/>
          <w:szCs w:val="24"/>
          <w:highlight w:val="yellow"/>
          <w:rPrChange w:id="290" w:author="ewarner" w:date="2014-07-15T12:15:00Z">
            <w:rPr>
              <w:del w:id="291" w:author="ewarner" w:date="2014-07-15T12:13:00Z"/>
              <w:rFonts w:ascii="Times New Roman" w:hAnsi="Times New Roman" w:cs="Times New Roman"/>
              <w:sz w:val="24"/>
              <w:szCs w:val="24"/>
            </w:rPr>
          </w:rPrChange>
        </w:rPr>
      </w:pPr>
      <w:ins w:id="292" w:author="ewarner" w:date="2014-07-15T12:14:00Z">
        <w:r>
          <w:rPr>
            <w:rFonts w:ascii="Times New Roman" w:hAnsi="Times New Roman" w:cs="Times New Roman"/>
            <w:sz w:val="24"/>
            <w:szCs w:val="24"/>
          </w:rPr>
          <w:t>Understanding the spatial implications of water consumption from multiple biofuel</w:t>
        </w:r>
        <w:del w:id="293" w:author="ewarner" w:date="2014-07-15T11:49:00Z">
          <w:r w:rsidDel="001F2044">
            <w:rPr>
              <w:rFonts w:ascii="Times New Roman" w:hAnsi="Times New Roman" w:cs="Times New Roman"/>
              <w:sz w:val="24"/>
              <w:szCs w:val="24"/>
            </w:rPr>
            <w:delText>energy</w:delText>
          </w:r>
        </w:del>
        <w:r>
          <w:rPr>
            <w:rFonts w:ascii="Times New Roman" w:hAnsi="Times New Roman" w:cs="Times New Roman"/>
            <w:sz w:val="24"/>
            <w:szCs w:val="24"/>
          </w:rPr>
          <w:t xml:space="preserve"> feedstocks is important for determining the impacts that the expansion</w:t>
        </w:r>
        <w:del w:id="294" w:author="ewarner" w:date="2014-07-15T11:46:00Z">
          <w:r w:rsidDel="001F2044">
            <w:rPr>
              <w:rFonts w:ascii="Times New Roman" w:hAnsi="Times New Roman" w:cs="Times New Roman"/>
              <w:sz w:val="24"/>
              <w:szCs w:val="24"/>
            </w:rPr>
            <w:delText>ary</w:delText>
          </w:r>
        </w:del>
        <w:r>
          <w:rPr>
            <w:rFonts w:ascii="Times New Roman" w:hAnsi="Times New Roman" w:cs="Times New Roman"/>
            <w:sz w:val="24"/>
            <w:szCs w:val="24"/>
          </w:rPr>
          <w:t xml:space="preserve"> of biofuel use</w:t>
        </w:r>
        <w:del w:id="295" w:author="ewarner" w:date="2014-07-15T11:46:00Z">
          <w:r w:rsidDel="001F2044">
            <w:rPr>
              <w:rFonts w:ascii="Times New Roman" w:hAnsi="Times New Roman" w:cs="Times New Roman"/>
              <w:sz w:val="24"/>
              <w:szCs w:val="24"/>
            </w:rPr>
            <w:delText>energy policy</w:delText>
          </w:r>
        </w:del>
        <w:r>
          <w:rPr>
            <w:rFonts w:ascii="Times New Roman" w:hAnsi="Times New Roman" w:cs="Times New Roman"/>
            <w:sz w:val="24"/>
            <w:szCs w:val="24"/>
          </w:rPr>
          <w:t xml:space="preserve"> could have</w:t>
        </w:r>
        <w:del w:id="296" w:author="ewarner" w:date="2014-07-15T11:46:00Z">
          <w:r w:rsidDel="001F2044">
            <w:rPr>
              <w:rFonts w:ascii="Times New Roman" w:hAnsi="Times New Roman" w:cs="Times New Roman"/>
              <w:sz w:val="24"/>
              <w:szCs w:val="24"/>
            </w:rPr>
            <w:delText>s</w:delText>
          </w:r>
        </w:del>
        <w:r>
          <w:rPr>
            <w:rFonts w:ascii="Times New Roman" w:hAnsi="Times New Roman" w:cs="Times New Roman"/>
            <w:sz w:val="24"/>
            <w:szCs w:val="24"/>
          </w:rPr>
          <w:t xml:space="preserve"> on water resources.</w:t>
        </w:r>
        <w:r w:rsidRPr="000B49D1">
          <w:rPr>
            <w:rFonts w:ascii="Times New Roman" w:hAnsi="Times New Roman" w:cs="Times New Roman"/>
            <w:sz w:val="24"/>
            <w:szCs w:val="24"/>
          </w:rPr>
          <w:t xml:space="preserve"> </w:t>
        </w:r>
      </w:ins>
      <w:ins w:id="297" w:author="ewarner" w:date="2014-07-15T12:11:00Z">
        <w:r>
          <w:rPr>
            <w:rFonts w:ascii="Times New Roman" w:hAnsi="Times New Roman" w:cs="Times New Roman"/>
            <w:sz w:val="24"/>
            <w:szCs w:val="24"/>
          </w:rPr>
          <w:t>I</w:t>
        </w:r>
      </w:ins>
      <w:ins w:id="298" w:author="ewarner" w:date="2014-07-15T11:51:00Z">
        <w:r w:rsidR="001F2044" w:rsidRPr="008D7260">
          <w:rPr>
            <w:rFonts w:ascii="Times New Roman" w:hAnsi="Times New Roman" w:cs="Times New Roman"/>
            <w:sz w:val="24"/>
            <w:szCs w:val="24"/>
          </w:rPr>
          <w:t xml:space="preserve">ncreasing the </w:t>
        </w:r>
        <w:r w:rsidR="001F2044">
          <w:rPr>
            <w:rFonts w:ascii="Times New Roman" w:hAnsi="Times New Roman" w:cs="Times New Roman"/>
            <w:sz w:val="24"/>
            <w:szCs w:val="24"/>
          </w:rPr>
          <w:t xml:space="preserve">utilization </w:t>
        </w:r>
        <w:r w:rsidR="001F2044" w:rsidRPr="008D7260">
          <w:rPr>
            <w:rFonts w:ascii="Times New Roman" w:hAnsi="Times New Roman" w:cs="Times New Roman"/>
            <w:sz w:val="24"/>
            <w:szCs w:val="24"/>
          </w:rPr>
          <w:t xml:space="preserve">efficiency of existing water resources </w:t>
        </w:r>
        <w:r w:rsidR="001F2044">
          <w:rPr>
            <w:rFonts w:ascii="Times New Roman" w:hAnsi="Times New Roman" w:cs="Times New Roman"/>
            <w:sz w:val="24"/>
            <w:szCs w:val="24"/>
          </w:rPr>
          <w:t>may reduce the risk of</w:t>
        </w:r>
        <w:r w:rsidR="001F2044" w:rsidRPr="008D7260">
          <w:rPr>
            <w:rFonts w:ascii="Times New Roman" w:hAnsi="Times New Roman" w:cs="Times New Roman"/>
            <w:sz w:val="24"/>
            <w:szCs w:val="24"/>
          </w:rPr>
          <w:t xml:space="preserve"> conflicting with other uses.</w:t>
        </w:r>
        <w:r w:rsidR="001F2044"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99" w:author="ewarner" w:date="2014-07-15T11:51:00Z">
        <w:r w:rsidR="001F2044"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0" w:tooltip="Chum, (2011) #67" w:history="1">
        <w:r w:rsidR="006D2C77">
          <w:rPr>
            <w:rFonts w:ascii="Times New Roman" w:hAnsi="Times New Roman" w:cs="Times New Roman"/>
            <w:noProof/>
            <w:sz w:val="24"/>
            <w:szCs w:val="24"/>
            <w:vertAlign w:val="superscript"/>
          </w:rPr>
          <w:t>20</w:t>
        </w:r>
      </w:hyperlink>
      <w:r w:rsidR="00FB36AF">
        <w:rPr>
          <w:rFonts w:ascii="Times New Roman" w:hAnsi="Times New Roman" w:cs="Times New Roman"/>
          <w:noProof/>
          <w:sz w:val="24"/>
          <w:szCs w:val="24"/>
          <w:vertAlign w:val="superscript"/>
        </w:rPr>
        <w:t>)</w:t>
      </w:r>
      <w:ins w:id="300" w:author="ewarner" w:date="2014-07-15T11:51:00Z">
        <w:r w:rsidR="001F2044" w:rsidRPr="00E92B72">
          <w:rPr>
            <w:rFonts w:ascii="Times New Roman" w:hAnsi="Times New Roman" w:cs="Times New Roman"/>
            <w:sz w:val="24"/>
            <w:szCs w:val="24"/>
            <w:vertAlign w:val="superscript"/>
          </w:rPr>
          <w:fldChar w:fldCharType="end"/>
        </w:r>
      </w:ins>
      <w:ins w:id="301" w:author="ewarner" w:date="2014-07-15T12:15:00Z">
        <w:r>
          <w:rPr>
            <w:rFonts w:ascii="Times New Roman" w:hAnsi="Times New Roman" w:cs="Times New Roman"/>
            <w:sz w:val="24"/>
            <w:szCs w:val="24"/>
          </w:rPr>
          <w:t xml:space="preserve"> Water use analysis can be used to understand these issues.</w:t>
        </w:r>
      </w:ins>
      <w:moveFromRangeStart w:id="302" w:author="ewarner" w:date="2014-07-15T11:07:00Z" w:name="move393185751"/>
      <w:moveFrom w:id="303" w:author="ewarner" w:date="2014-07-15T11:07:00Z">
        <w:del w:id="304" w:author="ewarner" w:date="2014-07-15T12:13:00Z">
          <w:r w:rsidR="00C864C2" w:rsidDel="002B0B32">
            <w:rPr>
              <w:rFonts w:ascii="Times New Roman" w:hAnsi="Times New Roman" w:cs="Times New Roman"/>
              <w:sz w:val="24"/>
              <w:szCs w:val="24"/>
            </w:rPr>
            <w:delText xml:space="preserve">In our study we specifically differentiate “full growth” water consumption for a given climate </w:delText>
          </w:r>
          <w:r w:rsidR="00694AE6" w:rsidDel="002B0B32">
            <w:rPr>
              <w:rFonts w:ascii="Times New Roman" w:hAnsi="Times New Roman" w:cs="Times New Roman"/>
              <w:sz w:val="24"/>
              <w:szCs w:val="24"/>
            </w:rPr>
            <w:delText xml:space="preserve">and crop production </w:delText>
          </w:r>
          <w:r w:rsidR="00C864C2" w:rsidDel="002B0B32">
            <w:rPr>
              <w:rFonts w:ascii="Times New Roman" w:hAnsi="Times New Roman" w:cs="Times New Roman"/>
              <w:sz w:val="24"/>
              <w:szCs w:val="24"/>
            </w:rPr>
            <w:delText xml:space="preserve">from “actual” water consumption. Actual water consumption represents what a farmer applied and </w:delText>
          </w:r>
          <w:r w:rsidR="002E6501" w:rsidDel="002B0B32">
            <w:rPr>
              <w:rFonts w:ascii="Times New Roman" w:hAnsi="Times New Roman" w:cs="Times New Roman"/>
              <w:sz w:val="24"/>
              <w:szCs w:val="24"/>
            </w:rPr>
            <w:delText xml:space="preserve">what </w:delText>
          </w:r>
          <w:r w:rsidR="00C864C2" w:rsidDel="002B0B32">
            <w:rPr>
              <w:rFonts w:ascii="Times New Roman" w:hAnsi="Times New Roman" w:cs="Times New Roman"/>
              <w:sz w:val="24"/>
              <w:szCs w:val="24"/>
            </w:rPr>
            <w:delText xml:space="preserve">is used by an agricultural crop. </w:delText>
          </w:r>
          <w:r w:rsidR="00742ACE" w:rsidDel="002B0B32">
            <w:rPr>
              <w:rFonts w:ascii="Times New Roman" w:hAnsi="Times New Roman" w:cs="Times New Roman"/>
              <w:sz w:val="24"/>
              <w:szCs w:val="24"/>
            </w:rPr>
            <w:delText>A</w:delText>
          </w:r>
          <w:r w:rsidR="00C864C2" w:rsidDel="002B0B32">
            <w:rPr>
              <w:rFonts w:ascii="Times New Roman" w:hAnsi="Times New Roman" w:cs="Times New Roman"/>
              <w:sz w:val="24"/>
              <w:szCs w:val="24"/>
            </w:rPr>
            <w:delText>ctual water consumption</w:delText>
          </w:r>
          <w:r w:rsidR="00C864C2" w:rsidRPr="00027A03" w:rsidDel="002B0B32">
            <w:rPr>
              <w:rFonts w:ascii="Times New Roman" w:hAnsi="Times New Roman" w:cs="Times New Roman"/>
              <w:sz w:val="24"/>
              <w:szCs w:val="24"/>
            </w:rPr>
            <w:delText xml:space="preserve"> may </w:delText>
          </w:r>
          <w:r w:rsidR="00C864C2" w:rsidDel="002B0B32">
            <w:rPr>
              <w:rFonts w:ascii="Times New Roman" w:hAnsi="Times New Roman" w:cs="Times New Roman"/>
              <w:sz w:val="24"/>
              <w:szCs w:val="24"/>
            </w:rPr>
            <w:delText xml:space="preserve">be lower than “full growth” water consumption </w:delText>
          </w:r>
          <w:r w:rsidR="00742ACE" w:rsidDel="002B0B32">
            <w:rPr>
              <w:rFonts w:ascii="Times New Roman" w:hAnsi="Times New Roman" w:cs="Times New Roman"/>
              <w:sz w:val="24"/>
              <w:szCs w:val="24"/>
            </w:rPr>
            <w:delText xml:space="preserve">depending on the </w:delText>
          </w:r>
          <w:r w:rsidR="00DC50DE" w:rsidDel="002B0B32">
            <w:rPr>
              <w:rFonts w:ascii="Times New Roman" w:hAnsi="Times New Roman" w:cs="Times New Roman"/>
              <w:sz w:val="24"/>
              <w:szCs w:val="24"/>
            </w:rPr>
            <w:delText xml:space="preserve">individual producer’s </w:delText>
          </w:r>
          <w:r w:rsidR="001D7DE0" w:rsidDel="002B0B32">
            <w:rPr>
              <w:rFonts w:ascii="Times New Roman" w:hAnsi="Times New Roman" w:cs="Times New Roman"/>
              <w:sz w:val="24"/>
              <w:szCs w:val="24"/>
            </w:rPr>
            <w:delText xml:space="preserve">risk </w:delText>
          </w:r>
          <w:r w:rsidR="00DC50DE" w:rsidDel="002B0B32">
            <w:rPr>
              <w:rFonts w:ascii="Times New Roman" w:hAnsi="Times New Roman" w:cs="Times New Roman"/>
              <w:sz w:val="24"/>
              <w:szCs w:val="24"/>
            </w:rPr>
            <w:delText>tolerance</w:delText>
          </w:r>
          <w:r w:rsidR="001D7DE0" w:rsidDel="002B0B32">
            <w:rPr>
              <w:rFonts w:ascii="Times New Roman" w:hAnsi="Times New Roman" w:cs="Times New Roman"/>
              <w:sz w:val="24"/>
              <w:szCs w:val="24"/>
            </w:rPr>
            <w:delText xml:space="preserve"> </w:delText>
          </w:r>
          <w:r w:rsidR="00DC50DE" w:rsidDel="002B0B32">
            <w:rPr>
              <w:rFonts w:ascii="Times New Roman" w:hAnsi="Times New Roman" w:cs="Times New Roman"/>
              <w:sz w:val="24"/>
              <w:szCs w:val="24"/>
            </w:rPr>
            <w:delText>(i.e., yield reduction because of reduced water)</w:delText>
          </w:r>
          <w:r w:rsidR="00C864C2" w:rsidDel="002B0B32">
            <w:rPr>
              <w:rFonts w:ascii="Times New Roman" w:hAnsi="Times New Roman" w:cs="Times New Roman"/>
              <w:sz w:val="24"/>
              <w:szCs w:val="24"/>
            </w:rPr>
            <w:delText>.</w:delText>
          </w:r>
          <w:r w:rsidR="0071467F" w:rsidRPr="00714FF5" w:rsidDel="002B0B32">
            <w:rPr>
              <w:rFonts w:ascii="Times New Roman" w:hAnsi="Times New Roman" w:cs="Times New Roman"/>
              <w:sz w:val="24"/>
              <w:szCs w:val="24"/>
              <w:vertAlign w:val="superscript"/>
            </w:rPr>
            <w:fldChar w:fldCharType="begin"/>
          </w:r>
          <w:r w:rsidR="00ED0C0F" w:rsidDel="002B0B32">
            <w:rPr>
              <w:rFonts w:ascii="Times New Roman" w:hAnsi="Times New Roman" w:cs="Times New Roman"/>
              <w:sz w:val="24"/>
              <w:szCs w:val="24"/>
              <w:vertAlign w:val="superscript"/>
            </w:rPr>
            <w:del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71467F" w:rsidRPr="00714FF5" w:rsidDel="002B0B32">
            <w:rPr>
              <w:rFonts w:ascii="Times New Roman" w:hAnsi="Times New Roman" w:cs="Times New Roman"/>
              <w:sz w:val="24"/>
              <w:szCs w:val="24"/>
              <w:vertAlign w:val="superscript"/>
            </w:rPr>
            <w:fldChar w:fldCharType="separate"/>
          </w:r>
          <w:r w:rsidR="00ED0C0F"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"_ENREF_21" \o "Allen, (1998) #31" </w:delInstrText>
          </w:r>
          <w:r w:rsidR="00993461" w:rsidDel="002B0B32">
            <w:fldChar w:fldCharType="separate"/>
          </w:r>
          <w:r w:rsidR="006E04D8"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ED0C0F" w:rsidDel="002B0B32">
            <w:rPr>
              <w:rFonts w:ascii="Times New Roman" w:hAnsi="Times New Roman" w:cs="Times New Roman"/>
              <w:noProof/>
              <w:sz w:val="24"/>
              <w:szCs w:val="24"/>
              <w:vertAlign w:val="superscript"/>
            </w:rPr>
            <w:delText>)</w:delText>
          </w:r>
          <w:r w:rsidR="0071467F" w:rsidRPr="00714FF5" w:rsidDel="002B0B32">
            <w:rPr>
              <w:rFonts w:ascii="Times New Roman" w:hAnsi="Times New Roman" w:cs="Times New Roman"/>
              <w:sz w:val="24"/>
              <w:szCs w:val="24"/>
              <w:vertAlign w:val="superscript"/>
            </w:rPr>
            <w:fldChar w:fldCharType="end"/>
          </w:r>
          <w:r w:rsidR="00C864C2" w:rsidRPr="00027A03" w:rsidDel="002B0B32">
            <w:rPr>
              <w:rFonts w:ascii="Times New Roman" w:hAnsi="Times New Roman" w:cs="Times New Roman"/>
              <w:sz w:val="24"/>
              <w:szCs w:val="24"/>
            </w:rPr>
            <w:delText xml:space="preserve"> </w:delText>
          </w:r>
          <w:r w:rsidR="00C864C2" w:rsidDel="002B0B32">
            <w:rPr>
              <w:rFonts w:ascii="Times New Roman" w:hAnsi="Times New Roman" w:cs="Times New Roman"/>
              <w:sz w:val="24"/>
              <w:szCs w:val="24"/>
            </w:rPr>
            <w:delText>For example, farmers may deliberately not irrigate if</w:delText>
          </w:r>
          <w:r w:rsidR="00C864C2" w:rsidRPr="00027A03" w:rsidDel="002B0B32">
            <w:rPr>
              <w:rFonts w:ascii="Times New Roman" w:hAnsi="Times New Roman" w:cs="Times New Roman"/>
              <w:sz w:val="24"/>
              <w:szCs w:val="24"/>
            </w:rPr>
            <w:delText xml:space="preserve"> local water </w:delText>
          </w:r>
          <w:r w:rsidR="00C864C2" w:rsidDel="002B0B32">
            <w:rPr>
              <w:rFonts w:ascii="Times New Roman" w:hAnsi="Times New Roman" w:cs="Times New Roman"/>
              <w:sz w:val="24"/>
              <w:szCs w:val="24"/>
            </w:rPr>
            <w:delText>resources are restricted (</w:delText>
          </w:r>
          <w:r w:rsidR="00742ACE" w:rsidDel="002B0B32">
            <w:rPr>
              <w:rFonts w:ascii="Times New Roman" w:hAnsi="Times New Roman" w:cs="Times New Roman"/>
              <w:sz w:val="24"/>
              <w:szCs w:val="24"/>
            </w:rPr>
            <w:delText xml:space="preserve">e.g., by </w:delText>
          </w:r>
          <w:r w:rsidR="00C864C2" w:rsidDel="002B0B32">
            <w:rPr>
              <w:rFonts w:ascii="Times New Roman" w:hAnsi="Times New Roman" w:cs="Times New Roman"/>
              <w:sz w:val="24"/>
              <w:szCs w:val="24"/>
            </w:rPr>
            <w:delText>physical</w:delText>
          </w:r>
          <w:r w:rsidR="00E34A32" w:rsidDel="002B0B32">
            <w:rPr>
              <w:rFonts w:ascii="Times New Roman" w:hAnsi="Times New Roman" w:cs="Times New Roman"/>
              <w:sz w:val="24"/>
              <w:szCs w:val="24"/>
            </w:rPr>
            <w:delText xml:space="preserve"> </w:delText>
          </w:r>
          <w:r w:rsidR="00742ACE" w:rsidDel="002B0B32">
            <w:rPr>
              <w:rFonts w:ascii="Times New Roman" w:hAnsi="Times New Roman" w:cs="Times New Roman"/>
              <w:sz w:val="24"/>
              <w:szCs w:val="24"/>
            </w:rPr>
            <w:delText xml:space="preserve">availability, lack of irrigation </w:delText>
          </w:r>
          <w:r w:rsidR="00E34A32" w:rsidDel="002B0B32">
            <w:rPr>
              <w:rFonts w:ascii="Times New Roman" w:hAnsi="Times New Roman" w:cs="Times New Roman"/>
              <w:sz w:val="24"/>
              <w:szCs w:val="24"/>
            </w:rPr>
            <w:delText>infrastructure</w:delText>
          </w:r>
          <w:r w:rsidR="00742ACE"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or by public policy) or </w:delText>
          </w:r>
          <w:r w:rsidR="00DC50DE" w:rsidDel="002B0B32">
            <w:rPr>
              <w:rFonts w:ascii="Times New Roman" w:hAnsi="Times New Roman" w:cs="Times New Roman"/>
              <w:sz w:val="24"/>
              <w:szCs w:val="24"/>
            </w:rPr>
            <w:delText xml:space="preserve">market conditions are such that </w:delText>
          </w:r>
          <w:r w:rsidR="00C864C2" w:rsidDel="002B0B32">
            <w:rPr>
              <w:rFonts w:ascii="Times New Roman" w:hAnsi="Times New Roman" w:cs="Times New Roman"/>
              <w:sz w:val="24"/>
              <w:szCs w:val="24"/>
            </w:rPr>
            <w:delText xml:space="preserve">irrigation </w:delText>
          </w:r>
          <w:r w:rsidR="00DC50DE" w:rsidDel="002B0B32">
            <w:rPr>
              <w:rFonts w:ascii="Times New Roman" w:hAnsi="Times New Roman" w:cs="Times New Roman"/>
              <w:sz w:val="24"/>
              <w:szCs w:val="24"/>
            </w:rPr>
            <w:delText xml:space="preserve">is not </w:delText>
          </w:r>
          <w:r w:rsidR="00C864C2" w:rsidDel="002B0B32">
            <w:rPr>
              <w:rFonts w:ascii="Times New Roman" w:hAnsi="Times New Roman" w:cs="Times New Roman"/>
              <w:sz w:val="24"/>
              <w:szCs w:val="24"/>
            </w:rPr>
            <w:delText>cost-effective</w:delText>
          </w:r>
          <w:r w:rsidR="00C864C2" w:rsidRPr="00027A03"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0A1E3C" w:rsidDel="002B0B32">
            <w:rPr>
              <w:rFonts w:ascii="Times New Roman" w:hAnsi="Times New Roman" w:cs="Times New Roman"/>
              <w:sz w:val="24"/>
              <w:szCs w:val="24"/>
            </w:rPr>
            <w:delText>Water consumption and its effects have been measured differently across studies</w:delText>
          </w:r>
          <w:r w:rsidR="0086633C" w:rsidDel="002B0B32">
            <w:rPr>
              <w:rFonts w:ascii="Times New Roman" w:hAnsi="Times New Roman" w:cs="Times New Roman"/>
              <w:sz w:val="24"/>
              <w:szCs w:val="24"/>
            </w:rPr>
            <w:delText>.</w:delText>
          </w:r>
          <w:r w:rsidR="000A1E3C" w:rsidRPr="007544CD" w:rsidDel="002B0B32">
            <w:rPr>
              <w:rFonts w:ascii="Times New Roman" w:hAnsi="Times New Roman" w:cs="Times New Roman"/>
              <w:sz w:val="24"/>
              <w:szCs w:val="24"/>
              <w:vertAlign w:val="superscript"/>
            </w:rPr>
            <w:fldChar w:fldCharType="begin"/>
          </w:r>
          <w:r w:rsidR="00917C34" w:rsidDel="002B0B32">
            <w:rPr>
              <w:rFonts w:ascii="Times New Roman" w:hAnsi="Times New Roman" w:cs="Times New Roman"/>
              <w:sz w:val="24"/>
              <w:szCs w:val="24"/>
              <w:vertAlign w:val="superscript"/>
            </w:rPr>
            <w:del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0A1E3C" w:rsidRPr="007544CD" w:rsidDel="002B0B32">
            <w:rPr>
              <w:rFonts w:ascii="Times New Roman" w:hAnsi="Times New Roman" w:cs="Times New Roman"/>
              <w:sz w:val="24"/>
              <w:szCs w:val="24"/>
              <w:vertAlign w:val="superscript"/>
            </w:rPr>
            <w:fldChar w:fldCharType="separate"/>
          </w:r>
          <w:r w:rsidR="000A1E3C"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"_ENREF_18" \o "Yeh, (2011) #73" </w:delInstrText>
          </w:r>
          <w:r w:rsidR="00993461" w:rsidDel="002B0B32">
            <w:fldChar w:fldCharType="separate"/>
          </w:r>
          <w:r w:rsidR="006E04D8" w:rsidDel="002B0B32">
            <w:rPr>
              <w:rFonts w:ascii="Times New Roman" w:hAnsi="Times New Roman" w:cs="Times New Roman"/>
              <w:noProof/>
              <w:sz w:val="24"/>
              <w:szCs w:val="24"/>
              <w:vertAlign w:val="superscript"/>
            </w:rPr>
            <w:delText>18</w:delText>
          </w:r>
          <w:r w:rsidR="00993461" w:rsidDel="002B0B32">
            <w:rPr>
              <w:rFonts w:ascii="Times New Roman" w:hAnsi="Times New Roman" w:cs="Times New Roman"/>
              <w:noProof/>
              <w:sz w:val="24"/>
              <w:szCs w:val="24"/>
              <w:vertAlign w:val="superscript"/>
            </w:rPr>
            <w:fldChar w:fldCharType="end"/>
          </w:r>
          <w:r w:rsidR="000A1E3C" w:rsidDel="002B0B32">
            <w:rPr>
              <w:rFonts w:ascii="Times New Roman" w:hAnsi="Times New Roman" w:cs="Times New Roman"/>
              <w:noProof/>
              <w:sz w:val="24"/>
              <w:szCs w:val="24"/>
              <w:vertAlign w:val="superscript"/>
            </w:rPr>
            <w:delText>)</w:delText>
          </w:r>
          <w:r w:rsidR="000A1E3C" w:rsidRPr="007544CD" w:rsidDel="002B0B32">
            <w:rPr>
              <w:rFonts w:ascii="Times New Roman" w:hAnsi="Times New Roman" w:cs="Times New Roman"/>
              <w:sz w:val="24"/>
              <w:szCs w:val="24"/>
              <w:vertAlign w:val="superscript"/>
            </w:rPr>
            <w:fldChar w:fldCharType="end"/>
          </w:r>
          <w:r w:rsidR="00C727B8" w:rsidDel="002B0B32">
            <w:rPr>
              <w:rFonts w:ascii="Times New Roman" w:hAnsi="Times New Roman" w:cs="Times New Roman"/>
              <w:sz w:val="24"/>
              <w:szCs w:val="24"/>
            </w:rPr>
            <w:delText xml:space="preserve"> L</w:delText>
          </w:r>
          <w:r w:rsidR="00C864C2" w:rsidDel="002B0B32">
            <w:rPr>
              <w:rFonts w:ascii="Times New Roman" w:hAnsi="Times New Roman" w:cs="Times New Roman"/>
              <w:sz w:val="24"/>
              <w:szCs w:val="24"/>
            </w:rPr>
            <w:delText xml:space="preserve">iterature </w:delText>
          </w:r>
          <w:r w:rsidR="0086633C" w:rsidDel="002B0B32">
            <w:rPr>
              <w:rFonts w:ascii="Times New Roman" w:hAnsi="Times New Roman" w:cs="Times New Roman"/>
              <w:sz w:val="24"/>
              <w:szCs w:val="24"/>
            </w:rPr>
            <w:delText xml:space="preserve">focused </w:delText>
          </w:r>
          <w:r w:rsidR="00C864C2" w:rsidDel="002B0B32">
            <w:rPr>
              <w:rFonts w:ascii="Times New Roman" w:hAnsi="Times New Roman" w:cs="Times New Roman"/>
              <w:sz w:val="24"/>
              <w:szCs w:val="24"/>
            </w:rPr>
            <w:delText>on total water consumption</w:delText>
          </w:r>
          <w:r w:rsidR="00C727B8" w:rsidDel="002B0B32">
            <w:rPr>
              <w:rFonts w:ascii="Times New Roman" w:hAnsi="Times New Roman" w:cs="Times New Roman"/>
              <w:sz w:val="24"/>
              <w:szCs w:val="24"/>
            </w:rPr>
            <w:delText xml:space="preserve"> </w:delText>
          </w:r>
          <w:r w:rsidR="00E34A32" w:rsidDel="002B0B32">
            <w:rPr>
              <w:rFonts w:ascii="Times New Roman" w:hAnsi="Times New Roman" w:cs="Times New Roman"/>
              <w:sz w:val="24"/>
              <w:szCs w:val="24"/>
            </w:rPr>
            <w:delText xml:space="preserve">is </w:delText>
          </w:r>
          <w:r w:rsidR="00C57AEE" w:rsidDel="002B0B32">
            <w:rPr>
              <w:rFonts w:ascii="Times New Roman" w:hAnsi="Times New Roman" w:cs="Times New Roman"/>
              <w:sz w:val="24"/>
              <w:szCs w:val="24"/>
            </w:rPr>
            <w:delText>mostly based on evaluating</w:delText>
          </w:r>
          <w:r w:rsidR="00E34A32" w:rsidDel="002B0B32">
            <w:rPr>
              <w:rFonts w:ascii="Times New Roman" w:hAnsi="Times New Roman" w:cs="Times New Roman"/>
              <w:sz w:val="24"/>
              <w:szCs w:val="24"/>
            </w:rPr>
            <w:delText xml:space="preserve"> self-reported</w:delText>
          </w:r>
          <w:r w:rsidR="00C864C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 xml:space="preserve">blue </w:delText>
          </w:r>
          <w:r w:rsidR="00C864C2" w:rsidDel="002B0B32">
            <w:rPr>
              <w:rFonts w:ascii="Times New Roman" w:hAnsi="Times New Roman" w:cs="Times New Roman"/>
              <w:sz w:val="24"/>
              <w:szCs w:val="24"/>
            </w:rPr>
            <w:delText xml:space="preserve">water </w:delText>
          </w:r>
          <w:r w:rsidR="00C57AEE" w:rsidDel="002B0B32">
            <w:rPr>
              <w:rFonts w:ascii="Times New Roman" w:hAnsi="Times New Roman" w:cs="Times New Roman"/>
              <w:sz w:val="24"/>
              <w:szCs w:val="24"/>
            </w:rPr>
            <w:delText>use</w:delText>
          </w:r>
          <w:r w:rsidR="00E34A3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combined with</w:delText>
          </w:r>
          <w:r w:rsidR="0086633C"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green water use estimates.</w:delText>
          </w:r>
        </w:del>
      </w:moveFrom>
    </w:p>
    <w:p w14:paraId="4228F2E5" w14:textId="09F97377" w:rsidR="00835EB6" w:rsidRPr="00096D65" w:rsidDel="002B0B32" w:rsidRDefault="00953E43">
      <w:pPr>
        <w:spacing w:line="480" w:lineRule="auto"/>
        <w:ind w:firstLine="720"/>
        <w:rPr>
          <w:del w:id="305" w:author="ewarner" w:date="2014-07-15T12:13:00Z"/>
          <w:rFonts w:ascii="Times New Roman" w:hAnsi="Times New Roman" w:cs="Times New Roman"/>
          <w:i/>
          <w:sz w:val="24"/>
          <w:szCs w:val="24"/>
        </w:rPr>
        <w:pPrChange w:id="306" w:author="ewarner" w:date="2014-07-15T12:15:00Z">
          <w:pPr>
            <w:spacing w:line="480" w:lineRule="auto"/>
          </w:pPr>
        </w:pPrChange>
      </w:pPr>
      <w:moveFromRangeStart w:id="307" w:author="ewarner" w:date="2014-07-15T11:13:00Z" w:name="move393186120"/>
      <w:moveFromRangeEnd w:id="302"/>
      <w:moveFrom w:id="308" w:author="ewarner" w:date="2014-07-15T11:13:00Z">
        <w:del w:id="309" w:author="ewarner" w:date="2014-07-15T12:13:00Z">
          <w:r w:rsidRPr="00096D65" w:rsidDel="002B0B32">
            <w:rPr>
              <w:rFonts w:ascii="Times New Roman" w:hAnsi="Times New Roman" w:cs="Times New Roman"/>
              <w:i/>
              <w:sz w:val="24"/>
              <w:szCs w:val="24"/>
            </w:rPr>
            <w:delText>1</w:delText>
          </w:r>
          <w:r w:rsidR="00C864C2" w:rsidRPr="00096D65" w:rsidDel="002B0B32">
            <w:rPr>
              <w:rFonts w:ascii="Times New Roman" w:hAnsi="Times New Roman" w:cs="Times New Roman"/>
              <w:i/>
              <w:sz w:val="24"/>
              <w:szCs w:val="24"/>
            </w:rPr>
            <w:delText>.</w:delText>
          </w:r>
          <w:r w:rsidR="00C22598" w:rsidDel="002B0B32">
            <w:rPr>
              <w:rFonts w:ascii="Times New Roman" w:hAnsi="Times New Roman" w:cs="Times New Roman"/>
              <w:i/>
              <w:sz w:val="24"/>
              <w:szCs w:val="24"/>
            </w:rPr>
            <w:delText>3</w:delText>
          </w:r>
          <w:r w:rsidR="00C864C2" w:rsidRPr="00096D65" w:rsidDel="002B0B32">
            <w:rPr>
              <w:rFonts w:ascii="Times New Roman" w:hAnsi="Times New Roman" w:cs="Times New Roman"/>
              <w:i/>
              <w:sz w:val="24"/>
              <w:szCs w:val="24"/>
            </w:rPr>
            <w:delText xml:space="preserve">. Existing Water Footprinting </w:delText>
          </w:r>
          <w:r w:rsidRPr="00096D65" w:rsidDel="002B0B32">
            <w:rPr>
              <w:rFonts w:ascii="Times New Roman" w:hAnsi="Times New Roman" w:cs="Times New Roman"/>
              <w:i/>
              <w:sz w:val="24"/>
              <w:szCs w:val="24"/>
            </w:rPr>
            <w:delText>Studies</w:delText>
          </w:r>
        </w:del>
      </w:moveFrom>
    </w:p>
    <w:p w14:paraId="7603C545" w14:textId="4B0AE0B7" w:rsidR="00DC50DE" w:rsidDel="002B0B32" w:rsidRDefault="0086633C">
      <w:pPr>
        <w:spacing w:line="480" w:lineRule="auto"/>
        <w:ind w:firstLine="720"/>
        <w:rPr>
          <w:del w:id="310" w:author="ewarner" w:date="2014-07-15T12:13:00Z"/>
          <w:rFonts w:ascii="Times New Roman" w:hAnsi="Times New Roman" w:cs="Times New Roman"/>
          <w:sz w:val="24"/>
          <w:szCs w:val="24"/>
        </w:rPr>
      </w:pPr>
      <w:moveFrom w:id="311" w:author="ewarner" w:date="2014-07-15T11:13:00Z">
        <w:del w:id="312" w:author="ewarner" w:date="2014-07-15T12:13:00Z">
          <w:r w:rsidDel="002B0B32">
            <w:rPr>
              <w:rFonts w:ascii="Times New Roman" w:hAnsi="Times New Roman" w:cs="Times New Roman"/>
              <w:sz w:val="24"/>
              <w:szCs w:val="24"/>
            </w:rPr>
            <w:delText xml:space="preserve">Production of crop-based </w:delText>
          </w:r>
          <w:r w:rsidR="00847FCB" w:rsidRPr="00EA27BE" w:rsidDel="002B0B32">
            <w:rPr>
              <w:rFonts w:ascii="Times New Roman" w:hAnsi="Times New Roman" w:cs="Times New Roman"/>
              <w:sz w:val="24"/>
              <w:szCs w:val="24"/>
            </w:rPr>
            <w:delText xml:space="preserve"> </w:delText>
          </w:r>
          <w:r w:rsidR="00694AE6" w:rsidDel="002B0B32">
            <w:rPr>
              <w:rFonts w:ascii="Times New Roman" w:hAnsi="Times New Roman" w:cs="Times New Roman"/>
              <w:sz w:val="24"/>
              <w:szCs w:val="24"/>
            </w:rPr>
            <w:delText xml:space="preserve">transportation fuel </w:delText>
          </w:r>
          <w:r w:rsidR="00DC50DE" w:rsidDel="002B0B32">
            <w:rPr>
              <w:rFonts w:ascii="Times New Roman" w:hAnsi="Times New Roman" w:cs="Times New Roman"/>
              <w:sz w:val="24"/>
              <w:szCs w:val="24"/>
            </w:rPr>
            <w:delText>has been reported to consume</w:delText>
          </w:r>
          <w:r w:rsidR="00847FCB" w:rsidRPr="00EA27BE" w:rsidDel="002B0B32">
            <w:rPr>
              <w:rFonts w:ascii="Times New Roman" w:hAnsi="Times New Roman" w:cs="Times New Roman"/>
              <w:sz w:val="24"/>
              <w:szCs w:val="24"/>
            </w:rPr>
            <w:delText xml:space="preserve"> more water than </w:delText>
          </w:r>
          <w:r w:rsidR="00DC50DE" w:rsidDel="002B0B32">
            <w:rPr>
              <w:rFonts w:ascii="Times New Roman" w:hAnsi="Times New Roman" w:cs="Times New Roman"/>
              <w:sz w:val="24"/>
              <w:szCs w:val="24"/>
            </w:rPr>
            <w:delText>fossil energy</w:delText>
          </w:r>
          <w:r w:rsidR="00DC50DE" w:rsidRPr="00EA27BE" w:rsidDel="002B0B32">
            <w:rPr>
              <w:rFonts w:ascii="Times New Roman" w:hAnsi="Times New Roman" w:cs="Times New Roman"/>
              <w:sz w:val="24"/>
              <w:szCs w:val="24"/>
            </w:rPr>
            <w:delText xml:space="preserve"> </w:delText>
          </w:r>
          <w:r w:rsidR="00847FCB" w:rsidRPr="00EA27BE" w:rsidDel="002B0B32">
            <w:rPr>
              <w:rFonts w:ascii="Times New Roman" w:hAnsi="Times New Roman" w:cs="Times New Roman"/>
              <w:sz w:val="24"/>
              <w:szCs w:val="24"/>
            </w:rPr>
            <w:delText>production</w:delText>
          </w:r>
          <w:r w:rsidR="00694AE6" w:rsidDel="002B0B32">
            <w:rPr>
              <w:rFonts w:ascii="Times New Roman" w:hAnsi="Times New Roman" w:cs="Times New Roman"/>
              <w:sz w:val="24"/>
              <w:szCs w:val="24"/>
            </w:rPr>
            <w:delText xml:space="preserve"> per unit of fuel produced</w:delText>
          </w:r>
          <w:r w:rsidR="00847FCB" w:rsidRPr="00EA27BE" w:rsidDel="002B0B32">
            <w:rPr>
              <w:rFonts w:ascii="Times New Roman" w:hAnsi="Times New Roman" w:cs="Times New Roman"/>
              <w:sz w:val="24"/>
              <w:szCs w:val="24"/>
            </w:rPr>
            <w:delText>.</w:delText>
          </w:r>
          <w:r w:rsidR="0071467F" w:rsidRPr="002D671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&lt;EndNote&gt;&lt;Cite&gt;&lt;Author&gt;Wu&lt;/Author&gt;&lt;Year&gt;(2009)&lt;/Year&gt;&lt;RecNum&gt;15&lt;/RecNum&gt;&lt;DisplayText&gt;(15, 16)&lt;/DisplayText&gt;&lt;record&gt;&lt;rec-number&gt;15&lt;/rec-number&gt;&lt;foreign-keys&gt;&lt;key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2D671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2D6718" w:rsidDel="002B0B32">
            <w:rPr>
              <w:rFonts w:ascii="Times New Roman" w:hAnsi="Times New Roman" w:cs="Times New Roman"/>
              <w:sz w:val="24"/>
              <w:szCs w:val="24"/>
              <w:vertAlign w:val="superscript"/>
            </w:rPr>
            <w:fldChar w:fldCharType="end"/>
          </w:r>
          <w:r w:rsidR="00847FCB" w:rsidRPr="00EA27BE" w:rsidDel="002B0B32">
            <w:rPr>
              <w:rFonts w:ascii="Times New Roman" w:hAnsi="Times New Roman" w:cs="Times New Roman"/>
              <w:sz w:val="24"/>
              <w:szCs w:val="24"/>
              <w:vertAlign w:val="superscript"/>
            </w:rPr>
            <w:delText xml:space="preserve"> </w:delText>
          </w:r>
          <w:r w:rsidR="00847FCB" w:rsidRPr="00EA27BE" w:rsidDel="002B0B32">
            <w:rPr>
              <w:rFonts w:ascii="Times New Roman" w:hAnsi="Times New Roman" w:cs="Times New Roman"/>
              <w:sz w:val="24"/>
              <w:szCs w:val="24"/>
            </w:rPr>
            <w:delText>Bioenergy systems consume water all along the supply chain, but the major uses of water occur in the</w:delText>
          </w:r>
          <w:r w:rsidR="00C864C2" w:rsidDel="002B0B32">
            <w:rPr>
              <w:rFonts w:ascii="Times New Roman" w:hAnsi="Times New Roman" w:cs="Times New Roman"/>
              <w:sz w:val="24"/>
              <w:szCs w:val="24"/>
            </w:rPr>
            <w:delText xml:space="preserve"> cultivation of the biomass</w:delText>
          </w:r>
          <w:r w:rsidR="00891B22"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feedstock</w:delText>
          </w:r>
          <w:r w:rsidR="00847FCB" w:rsidDel="002B0B32">
            <w:rPr>
              <w:rFonts w:ascii="Times New Roman" w:hAnsi="Times New Roman" w:cs="Times New Roman"/>
              <w:sz w:val="24"/>
              <w:szCs w:val="24"/>
            </w:rPr>
            <w:delText xml:space="preserve"> and biomass</w:delText>
          </w:r>
          <w:r w:rsidR="00891B22" w:rsidDel="002B0B32">
            <w:rPr>
              <w:rFonts w:ascii="Times New Roman" w:hAnsi="Times New Roman" w:cs="Times New Roman"/>
              <w:sz w:val="24"/>
              <w:szCs w:val="24"/>
            </w:rPr>
            <w:delText>-</w:delText>
          </w:r>
          <w:r w:rsidR="00847FCB" w:rsidDel="002B0B32">
            <w:rPr>
              <w:rFonts w:ascii="Times New Roman" w:hAnsi="Times New Roman" w:cs="Times New Roman"/>
              <w:sz w:val="24"/>
              <w:szCs w:val="24"/>
            </w:rPr>
            <w:delText>conversion</w:delText>
          </w:r>
          <w:r w:rsidR="00891B22" w:rsidDel="002B0B32">
            <w:rPr>
              <w:rFonts w:ascii="Times New Roman" w:hAnsi="Times New Roman" w:cs="Times New Roman"/>
              <w:sz w:val="24"/>
              <w:szCs w:val="24"/>
            </w:rPr>
            <w:delText>-to-fuel</w:delText>
          </w:r>
          <w:r w:rsidR="00847FCB" w:rsidRPr="00E15979" w:rsidDel="002B0B32">
            <w:rPr>
              <w:rFonts w:ascii="Times New Roman" w:hAnsi="Times New Roman" w:cs="Times New Roman"/>
              <w:sz w:val="24"/>
              <w:szCs w:val="24"/>
            </w:rPr>
            <w:delText xml:space="preserve"> phases of </w:delText>
          </w:r>
          <w:r w:rsidR="00847FCB" w:rsidDel="002B0B32">
            <w:rPr>
              <w:rFonts w:ascii="Times New Roman" w:hAnsi="Times New Roman" w:cs="Times New Roman"/>
              <w:sz w:val="24"/>
              <w:szCs w:val="24"/>
            </w:rPr>
            <w:delText>bioenergy production.</w:delText>
          </w:r>
          <w:r w:rsidR="0071467F" w:rsidRPr="009469AB"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9469AB"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9469AB" w:rsidDel="002B0B32">
            <w:rPr>
              <w:rFonts w:ascii="Times New Roman" w:hAnsi="Times New Roman" w:cs="Times New Roman"/>
              <w:sz w:val="24"/>
              <w:szCs w:val="24"/>
              <w:vertAlign w:val="superscript"/>
            </w:rPr>
            <w:fldChar w:fldCharType="end"/>
          </w:r>
          <w:r w:rsidR="00847FCB" w:rsidDel="002B0B32">
            <w:rPr>
              <w:rFonts w:ascii="Times New Roman" w:hAnsi="Times New Roman" w:cs="Times New Roman"/>
              <w:sz w:val="24"/>
              <w:szCs w:val="24"/>
            </w:rPr>
            <w:delText xml:space="preserve"> This study </w:delText>
          </w:r>
          <w:r w:rsidR="00891B22" w:rsidDel="002B0B32">
            <w:rPr>
              <w:rFonts w:ascii="Times New Roman" w:hAnsi="Times New Roman" w:cs="Times New Roman"/>
              <w:sz w:val="24"/>
              <w:szCs w:val="24"/>
            </w:rPr>
            <w:delText xml:space="preserve">focuses </w:delText>
          </w:r>
          <w:r w:rsidR="00C864C2" w:rsidDel="002B0B32">
            <w:rPr>
              <w:rFonts w:ascii="Times New Roman" w:hAnsi="Times New Roman" w:cs="Times New Roman"/>
              <w:sz w:val="24"/>
              <w:szCs w:val="24"/>
            </w:rPr>
            <w:delText>on agricultural biomass production. In feedstock cultivation</w:delText>
          </w:r>
          <w:r w:rsidR="002E6501"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water is </w:delText>
          </w:r>
          <w:r w:rsidR="00847FCB" w:rsidDel="002B0B32">
            <w:rPr>
              <w:rFonts w:ascii="Times New Roman" w:hAnsi="Times New Roman" w:cs="Times New Roman"/>
              <w:sz w:val="24"/>
              <w:szCs w:val="24"/>
            </w:rPr>
            <w:delText xml:space="preserve">typically </w:delText>
          </w:r>
          <w:r w:rsidR="00847FCB" w:rsidRPr="00382294" w:rsidDel="002B0B32">
            <w:rPr>
              <w:rFonts w:ascii="Times New Roman" w:hAnsi="Times New Roman" w:cs="Times New Roman"/>
              <w:sz w:val="24"/>
              <w:szCs w:val="24"/>
            </w:rPr>
            <w:delText>lost to the atmosphere through evapotranspiration</w:delText>
          </w:r>
          <w:r w:rsidR="00847FCB"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during the </w:delText>
          </w:r>
          <w:r w:rsidR="00DC50DE" w:rsidDel="002B0B32">
            <w:rPr>
              <w:rFonts w:ascii="Times New Roman" w:hAnsi="Times New Roman" w:cs="Times New Roman"/>
              <w:sz w:val="24"/>
              <w:szCs w:val="24"/>
            </w:rPr>
            <w:delText>growth cycle</w:delText>
          </w:r>
          <w:r w:rsidR="00DC50DE" w:rsidRPr="00382294"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o</w:delText>
          </w:r>
          <w:r w:rsidR="00847FCB" w:rsidDel="002B0B32">
            <w:rPr>
              <w:rFonts w:ascii="Times New Roman" w:hAnsi="Times New Roman" w:cs="Times New Roman"/>
              <w:sz w:val="24"/>
              <w:szCs w:val="24"/>
            </w:rPr>
            <w:delText>f cultivated feedstock</w:delText>
          </w:r>
          <w:r w:rsidR="00847FCB" w:rsidRPr="00382294"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del>
      </w:moveFrom>
    </w:p>
    <w:p w14:paraId="40EE2370" w14:textId="3C4F3D53" w:rsidR="00C727B8" w:rsidDel="002B0B32" w:rsidRDefault="00DC50DE">
      <w:pPr>
        <w:spacing w:line="480" w:lineRule="auto"/>
        <w:ind w:firstLine="720"/>
        <w:rPr>
          <w:del w:id="313" w:author="ewarner" w:date="2014-07-15T12:13:00Z"/>
          <w:rFonts w:ascii="Times New Roman" w:hAnsi="Times New Roman" w:cs="Times New Roman"/>
          <w:sz w:val="24"/>
          <w:szCs w:val="24"/>
        </w:rPr>
      </w:pPr>
      <w:moveFrom w:id="314" w:author="ewarner" w:date="2014-07-15T11:13:00Z">
        <w:del w:id="315" w:author="ewarner" w:date="2014-07-15T12:13:00Z">
          <w:r w:rsidDel="002B0B32">
            <w:rPr>
              <w:rFonts w:ascii="Times New Roman" w:hAnsi="Times New Roman" w:cs="Times New Roman"/>
              <w:sz w:val="24"/>
              <w:szCs w:val="24"/>
            </w:rPr>
            <w:delText>R</w:delText>
          </w:r>
          <w:r w:rsidR="003D427D" w:rsidRPr="00576C06" w:rsidDel="002B0B32">
            <w:rPr>
              <w:rFonts w:ascii="Times New Roman" w:hAnsi="Times New Roman" w:cs="Times New Roman"/>
              <w:sz w:val="24"/>
              <w:szCs w:val="24"/>
            </w:rPr>
            <w:delText xml:space="preserve">ecent studies indicate that considerable improvements can be made in </w:delText>
          </w:r>
          <w:r w:rsidR="00001469" w:rsidRPr="00576C06" w:rsidDel="002B0B32">
            <w:rPr>
              <w:rFonts w:ascii="Times New Roman" w:hAnsi="Times New Roman" w:cs="Times New Roman"/>
              <w:sz w:val="24"/>
              <w:szCs w:val="24"/>
            </w:rPr>
            <w:delText xml:space="preserve">efficiency of </w:delText>
          </w:r>
          <w:r w:rsidR="003D427D" w:rsidRPr="00576C06" w:rsidDel="002B0B32">
            <w:rPr>
              <w:rFonts w:ascii="Times New Roman" w:hAnsi="Times New Roman" w:cs="Times New Roman"/>
              <w:sz w:val="24"/>
              <w:szCs w:val="24"/>
            </w:rPr>
            <w:delText xml:space="preserve">water consumption </w:delText>
          </w:r>
          <w:r w:rsidR="00576C06" w:rsidRPr="00576C06" w:rsidDel="002B0B32">
            <w:rPr>
              <w:rFonts w:ascii="Times New Roman" w:hAnsi="Times New Roman" w:cs="Times New Roman"/>
              <w:sz w:val="24"/>
              <w:szCs w:val="24"/>
            </w:rPr>
            <w:delText>in the production of</w:delText>
          </w:r>
          <w:r w:rsidR="003D427D" w:rsidRPr="00576C06" w:rsidDel="002B0B32">
            <w:rPr>
              <w:rFonts w:ascii="Times New Roman" w:hAnsi="Times New Roman" w:cs="Times New Roman"/>
              <w:sz w:val="24"/>
              <w:szCs w:val="24"/>
            </w:rPr>
            <w:delText xml:space="preserve"> agriculture</w:delText>
          </w:r>
          <w:r w:rsidR="00001469" w:rsidRPr="00576C06" w:rsidDel="002B0B32">
            <w:rPr>
              <w:rFonts w:ascii="Times New Roman" w:hAnsi="Times New Roman" w:cs="Times New Roman"/>
              <w:sz w:val="24"/>
              <w:szCs w:val="24"/>
            </w:rPr>
            <w:delText xml:space="preserve"> and</w:delText>
          </w:r>
          <w:r w:rsidR="00891B22" w:rsidDel="002B0B32">
            <w:rPr>
              <w:rFonts w:ascii="Times New Roman" w:hAnsi="Times New Roman" w:cs="Times New Roman"/>
              <w:sz w:val="24"/>
              <w:szCs w:val="24"/>
            </w:rPr>
            <w:delText>, specifically,</w:delText>
          </w:r>
          <w:r w:rsidR="003D427D" w:rsidRPr="00576C06" w:rsidDel="002B0B32">
            <w:rPr>
              <w:rFonts w:ascii="Times New Roman" w:hAnsi="Times New Roman" w:cs="Times New Roman"/>
              <w:sz w:val="24"/>
              <w:szCs w:val="24"/>
            </w:rPr>
            <w:delText xml:space="preserve"> bioenergy crops.</w:delText>
          </w:r>
          <w:r w:rsidR="0071467F" w:rsidRPr="00E92B72"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EN.CITE.DATA </w:delInstrText>
          </w:r>
        </w:del>
      </w:moveFrom>
      <w:del w:id="316" w:author="ewarner" w:date="2014-07-15T11:13:00Z">
        <w:r w:rsidR="00993461" w:rsidDel="002B0B32">
          <w:rPr>
            <w:rFonts w:ascii="Times New Roman" w:hAnsi="Times New Roman" w:cs="Times New Roman"/>
            <w:sz w:val="24"/>
            <w:szCs w:val="24"/>
            <w:vertAlign w:val="superscript"/>
          </w:rPr>
        </w:r>
      </w:del>
      <w:moveFrom w:id="317" w:author="ewarner" w:date="2014-07-15T11:13:00Z">
        <w:del w:id="318" w:author="ewarner" w:date="2014-07-15T12:13:00Z">
          <w:r w:rsidR="00993461" w:rsidDel="002B0B32">
            <w:rPr>
              <w:rFonts w:ascii="Times New Roman" w:hAnsi="Times New Roman" w:cs="Times New Roman"/>
              <w:sz w:val="24"/>
              <w:szCs w:val="24"/>
              <w:vertAlign w:val="superscript"/>
            </w:rPr>
            <w:fldChar w:fldCharType="end"/>
          </w:r>
        </w:del>
      </w:moveFrom>
      <w:del w:id="319" w:author="ewarner" w:date="2014-07-15T11:13:00Z">
        <w:r w:rsidR="0071467F" w:rsidRPr="00E92B72" w:rsidDel="002B0B32">
          <w:rPr>
            <w:rFonts w:ascii="Times New Roman" w:hAnsi="Times New Roman" w:cs="Times New Roman"/>
            <w:sz w:val="24"/>
            <w:szCs w:val="24"/>
            <w:vertAlign w:val="superscript"/>
          </w:rPr>
        </w:r>
      </w:del>
      <w:moveFrom w:id="320" w:author="ewarner" w:date="2014-07-15T11:13:00Z">
        <w:del w:id="321" w:author="ewarner" w:date="2014-07-15T12:13:00Z">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"_ENREF_17" \o "Dornburg, (2008) #39"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17-19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vertAlign w:val="superscript"/>
            </w:rPr>
            <w:delText xml:space="preserve"> </w:delText>
          </w:r>
          <w:r w:rsidDel="002B0B32">
            <w:rPr>
              <w:rFonts w:ascii="Times New Roman" w:hAnsi="Times New Roman" w:cs="Times New Roman"/>
              <w:sz w:val="24"/>
              <w:szCs w:val="24"/>
              <w:vertAlign w:val="superscript"/>
            </w:rPr>
            <w:delText xml:space="preserve"> </w:delText>
          </w:r>
          <w:r w:rsidR="001C0134" w:rsidDel="002B0B32">
            <w:rPr>
              <w:rFonts w:ascii="Times New Roman" w:hAnsi="Times New Roman" w:cs="Times New Roman"/>
              <w:sz w:val="24"/>
              <w:szCs w:val="24"/>
            </w:rPr>
            <w:delText>For instance</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perennial energy crops</w:delText>
          </w:r>
          <w:r w:rsidR="001B21B5" w:rsidRPr="001B21B5"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 xml:space="preserve">could reduce overall water use if </w:delText>
          </w:r>
          <w:r w:rsidR="001B21B5" w:rsidRPr="001B21B5" w:rsidDel="002B0B32">
            <w:rPr>
              <w:rFonts w:ascii="Times New Roman" w:hAnsi="Times New Roman" w:cs="Times New Roman"/>
              <w:sz w:val="24"/>
              <w:szCs w:val="24"/>
            </w:rPr>
            <w:delText>grown</w:delText>
          </w:r>
          <w:r w:rsidR="001B21B5" w:rsidDel="002B0B32">
            <w:rPr>
              <w:rFonts w:ascii="Times New Roman" w:hAnsi="Times New Roman" w:cs="Times New Roman"/>
              <w:sz w:val="24"/>
              <w:szCs w:val="24"/>
            </w:rPr>
            <w:delText xml:space="preserve"> on extensively managed land</w:delText>
          </w:r>
          <w:r w:rsidR="001C0134" w:rsidDel="002B0B32">
            <w:rPr>
              <w:rFonts w:ascii="Times New Roman" w:hAnsi="Times New Roman" w:cs="Times New Roman"/>
              <w:sz w:val="24"/>
              <w:szCs w:val="24"/>
            </w:rPr>
            <w:delText>,</w:delText>
          </w:r>
          <w:r w:rsidR="001B21B5" w:rsidDel="002B0B32">
            <w:rPr>
              <w:rFonts w:ascii="Times New Roman" w:hAnsi="Times New Roman" w:cs="Times New Roman"/>
              <w:sz w:val="24"/>
              <w:szCs w:val="24"/>
            </w:rPr>
            <w:delText xml:space="preserve"> such as arable fields </w:delText>
          </w:r>
          <w:r w:rsidR="00A82BE6" w:rsidDel="002B0B32">
            <w:rPr>
              <w:rFonts w:ascii="Times New Roman" w:hAnsi="Times New Roman" w:cs="Times New Roman"/>
              <w:sz w:val="24"/>
              <w:szCs w:val="24"/>
            </w:rPr>
            <w:delText>used</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intermittently as</w:delText>
          </w:r>
          <w:r w:rsidR="001B21B5" w:rsidRPr="001B21B5" w:rsidDel="002B0B32">
            <w:rPr>
              <w:rFonts w:ascii="Times New Roman" w:hAnsi="Times New Roman" w:cs="Times New Roman"/>
              <w:sz w:val="24"/>
              <w:szCs w:val="24"/>
            </w:rPr>
            <w:delText xml:space="preserve"> pasture for grazi</w:delText>
          </w:r>
          <w:r w:rsidR="001B21B5" w:rsidDel="002B0B32">
            <w:rPr>
              <w:rFonts w:ascii="Times New Roman" w:hAnsi="Times New Roman" w:cs="Times New Roman"/>
              <w:sz w:val="24"/>
              <w:szCs w:val="24"/>
            </w:rPr>
            <w:delText>ng animals.</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"_ENREF_20" \o "Chum, (2011) #67"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20</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rPr>
            <w:delText xml:space="preserve"> </w:delText>
          </w:r>
          <w:r w:rsidDel="002B0B32">
            <w:rPr>
              <w:rFonts w:ascii="Times New Roman" w:hAnsi="Times New Roman" w:cs="Times New Roman"/>
              <w:sz w:val="24"/>
              <w:szCs w:val="24"/>
            </w:rPr>
            <w:delText>Studies have also suggested that p</w:delText>
          </w:r>
          <w:r w:rsidR="00261A6C" w:rsidRPr="00576C06" w:rsidDel="002B0B32">
            <w:rPr>
              <w:rFonts w:ascii="Times New Roman" w:hAnsi="Times New Roman" w:cs="Times New Roman"/>
              <w:sz w:val="24"/>
              <w:szCs w:val="24"/>
            </w:rPr>
            <w:delText xml:space="preserve">erennial crops </w:delText>
          </w:r>
          <w:r w:rsidR="0028097C" w:rsidDel="002B0B32">
            <w:rPr>
              <w:rFonts w:ascii="Times New Roman" w:hAnsi="Times New Roman" w:cs="Times New Roman"/>
              <w:sz w:val="24"/>
              <w:szCs w:val="24"/>
            </w:rPr>
            <w:delText>may</w:delText>
          </w:r>
          <w:r w:rsidR="0028097C" w:rsidRPr="00576C06"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improve soil water retention and lower soil evaporation</w:delText>
          </w:r>
          <w:r w:rsidR="00742ACE" w:rsidDel="002B0B32">
            <w:rPr>
              <w:rFonts w:ascii="Times New Roman" w:hAnsi="Times New Roman" w:cs="Times New Roman"/>
              <w:sz w:val="24"/>
              <w:szCs w:val="24"/>
            </w:rPr>
            <w:delText xml:space="preserve"> r</w:delText>
          </w:r>
          <w:r w:rsidR="00742ACE" w:rsidRPr="00576C06" w:rsidDel="002B0B32">
            <w:rPr>
              <w:rFonts w:ascii="Times New Roman" w:hAnsi="Times New Roman" w:cs="Times New Roman"/>
              <w:sz w:val="24"/>
              <w:szCs w:val="24"/>
            </w:rPr>
            <w:delText>elative to annual crop</w:delText>
          </w:r>
          <w:r w:rsidR="0028097C" w:rsidDel="002B0B32">
            <w:rPr>
              <w:rFonts w:ascii="Times New Roman" w:hAnsi="Times New Roman" w:cs="Times New Roman"/>
              <w:sz w:val="24"/>
              <w:szCs w:val="24"/>
            </w:rPr>
            <w:delText xml:space="preserve">s, </w:delText>
          </w:r>
          <w:r w:rsidR="00742ACE" w:rsidRPr="00576C06" w:rsidDel="002B0B32">
            <w:rPr>
              <w:rFonts w:ascii="Times New Roman" w:hAnsi="Times New Roman" w:cs="Times New Roman"/>
              <w:sz w:val="24"/>
              <w:szCs w:val="24"/>
            </w:rPr>
            <w:delText xml:space="preserve">depending on location and climate, </w:delText>
          </w:r>
          <w:r w:rsidR="003A159C" w:rsidDel="002B0B32">
            <w:rPr>
              <w:rFonts w:ascii="Times New Roman" w:hAnsi="Times New Roman" w:cs="Times New Roman"/>
              <w:sz w:val="24"/>
              <w:szCs w:val="24"/>
            </w:rPr>
            <w:delText>while redirecting unproductive water evaporation and runoff</w:delText>
          </w:r>
          <w:r w:rsidR="00742ACE"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w:delText>
          </w:r>
          <w:r w:rsidR="0071467F" w:rsidRPr="000E154D"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EN.CITE.DATA </w:delInstrText>
          </w:r>
        </w:del>
      </w:moveFrom>
      <w:del w:id="322" w:author="ewarner" w:date="2014-07-15T11:13:00Z">
        <w:r w:rsidR="00993461" w:rsidDel="002B0B32">
          <w:rPr>
            <w:rFonts w:ascii="Times New Roman" w:hAnsi="Times New Roman" w:cs="Times New Roman"/>
            <w:sz w:val="24"/>
            <w:szCs w:val="24"/>
            <w:vertAlign w:val="superscript"/>
          </w:rPr>
        </w:r>
      </w:del>
      <w:moveFrom w:id="323" w:author="ewarner" w:date="2014-07-15T11:13:00Z">
        <w:del w:id="324" w:author="ewarner" w:date="2014-07-15T12:13:00Z">
          <w:r w:rsidR="00993461" w:rsidDel="002B0B32">
            <w:rPr>
              <w:rFonts w:ascii="Times New Roman" w:hAnsi="Times New Roman" w:cs="Times New Roman"/>
              <w:sz w:val="24"/>
              <w:szCs w:val="24"/>
              <w:vertAlign w:val="superscript"/>
            </w:rPr>
            <w:fldChar w:fldCharType="end"/>
          </w:r>
        </w:del>
      </w:moveFrom>
      <w:del w:id="325" w:author="ewarner" w:date="2014-07-15T11:13:00Z">
        <w:r w:rsidR="0071467F" w:rsidRPr="000E154D" w:rsidDel="002B0B32">
          <w:rPr>
            <w:rFonts w:ascii="Times New Roman" w:hAnsi="Times New Roman" w:cs="Times New Roman"/>
            <w:sz w:val="24"/>
            <w:szCs w:val="24"/>
            <w:vertAlign w:val="superscript"/>
          </w:rPr>
        </w:r>
      </w:del>
      <w:moveFrom w:id="326" w:author="ewarner" w:date="2014-07-15T11:13:00Z">
        <w:del w:id="327" w:author="ewarner" w:date="2014-07-15T12:13:00Z">
          <w:r w:rsidR="0071467F" w:rsidRPr="000E154D"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"_ENREF_19" \o "Berndes, (2008) #8"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"_ENREF_21" \o "Berndes, (2008) #42"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0E154D" w:rsidDel="002B0B32">
            <w:rPr>
              <w:rFonts w:ascii="Times New Roman" w:hAnsi="Times New Roman" w:cs="Times New Roman"/>
              <w:sz w:val="24"/>
              <w:szCs w:val="24"/>
              <w:vertAlign w:val="superscript"/>
            </w:rPr>
            <w:fldChar w:fldCharType="end"/>
          </w:r>
          <w:r w:rsidR="00576C06" w:rsidRPr="00576C06" w:rsidDel="002B0B32">
            <w:rPr>
              <w:rFonts w:ascii="Times New Roman" w:hAnsi="Times New Roman" w:cs="Times New Roman"/>
              <w:sz w:val="24"/>
              <w:szCs w:val="24"/>
            </w:rPr>
            <w:delText xml:space="preserve"> </w:delText>
          </w:r>
        </w:del>
      </w:moveFrom>
    </w:p>
    <w:p w14:paraId="3679A48B" w14:textId="387B4799" w:rsidR="00FA2B5F" w:rsidDel="00993461" w:rsidRDefault="0028097C">
      <w:pPr>
        <w:spacing w:line="480" w:lineRule="auto"/>
        <w:ind w:firstLine="720"/>
        <w:rPr>
          <w:rFonts w:ascii="Times New Roman" w:hAnsi="Times New Roman" w:cs="Times New Roman"/>
          <w:sz w:val="24"/>
          <w:szCs w:val="24"/>
        </w:rPr>
      </w:pPr>
      <w:moveFrom w:id="328" w:author="ewarner" w:date="2014-07-15T11:13:00Z">
        <w:r w:rsidDel="00993461">
          <w:rPr>
            <w:rFonts w:ascii="Times New Roman" w:hAnsi="Times New Roman" w:cs="Times New Roman"/>
            <w:sz w:val="24"/>
            <w:szCs w:val="24"/>
          </w:rPr>
          <w:t>B</w:t>
        </w:r>
        <w:r w:rsidR="00142CE9" w:rsidRPr="00576C06" w:rsidDel="00993461">
          <w:rPr>
            <w:rFonts w:ascii="Times New Roman" w:hAnsi="Times New Roman" w:cs="Times New Roman"/>
            <w:sz w:val="24"/>
            <w:szCs w:val="24"/>
          </w:rPr>
          <w:t>ioenergy systems</w:t>
        </w:r>
        <w:r w:rsidR="00001469" w:rsidRPr="008D7260" w:rsidDel="00993461">
          <w:rPr>
            <w:rFonts w:ascii="Times New Roman" w:hAnsi="Times New Roman" w:cs="Times New Roman"/>
            <w:sz w:val="24"/>
            <w:szCs w:val="24"/>
          </w:rPr>
          <w:t xml:space="preserve"> can use a range of agricultural</w:t>
        </w:r>
        <w:r w:rsidR="00142CE9" w:rsidRPr="008D7260" w:rsidDel="00993461">
          <w:rPr>
            <w:rFonts w:ascii="Times New Roman" w:hAnsi="Times New Roman" w:cs="Times New Roman"/>
            <w:sz w:val="24"/>
            <w:szCs w:val="24"/>
          </w:rPr>
          <w:t xml:space="preserve">, industry, and forestry </w:t>
        </w:r>
        <w:r w:rsidR="00001469" w:rsidRPr="008D7260" w:rsidDel="00993461">
          <w:rPr>
            <w:rFonts w:ascii="Times New Roman" w:hAnsi="Times New Roman" w:cs="Times New Roman"/>
            <w:sz w:val="24"/>
            <w:szCs w:val="24"/>
          </w:rPr>
          <w:t xml:space="preserve">related </w:t>
        </w:r>
        <w:r w:rsidR="00142CE9" w:rsidRPr="008D7260" w:rsidDel="00993461">
          <w:rPr>
            <w:rFonts w:ascii="Times New Roman" w:hAnsi="Times New Roman" w:cs="Times New Roman"/>
            <w:sz w:val="24"/>
            <w:szCs w:val="24"/>
          </w:rPr>
          <w:t xml:space="preserve">wastes </w:t>
        </w:r>
        <w:r w:rsidR="00576C06" w:rsidRPr="008D7260" w:rsidDel="00993461">
          <w:rPr>
            <w:rFonts w:ascii="Times New Roman" w:hAnsi="Times New Roman" w:cs="Times New Roman"/>
            <w:sz w:val="24"/>
            <w:szCs w:val="24"/>
          </w:rPr>
          <w:t xml:space="preserve">and </w:t>
        </w:r>
        <w:r w:rsidR="00001469" w:rsidRPr="008D7260" w:rsidDel="00993461">
          <w:rPr>
            <w:rFonts w:ascii="Times New Roman" w:hAnsi="Times New Roman" w:cs="Times New Roman"/>
            <w:sz w:val="24"/>
            <w:szCs w:val="24"/>
          </w:rPr>
          <w:t>residues</w:t>
        </w:r>
        <w:r w:rsidR="00A82BE6" w:rsidDel="00993461">
          <w:rPr>
            <w:rFonts w:ascii="Times New Roman" w:hAnsi="Times New Roman" w:cs="Times New Roman"/>
            <w:sz w:val="24"/>
            <w:szCs w:val="24"/>
          </w:rPr>
          <w:t xml:space="preserve"> that</w:t>
        </w:r>
        <w:r w:rsidR="00001469" w:rsidRPr="008D7260"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 xml:space="preserve">have </w:t>
        </w:r>
        <w:r w:rsidR="00142CE9" w:rsidRPr="008D7260" w:rsidDel="00993461">
          <w:rPr>
            <w:rFonts w:ascii="Times New Roman" w:hAnsi="Times New Roman" w:cs="Times New Roman"/>
            <w:sz w:val="24"/>
            <w:szCs w:val="24"/>
          </w:rPr>
          <w:t xml:space="preserve">little to no direct </w:t>
        </w:r>
        <w:r w:rsidR="00E61BEF" w:rsidDel="00993461">
          <w:rPr>
            <w:rFonts w:ascii="Times New Roman" w:hAnsi="Times New Roman" w:cs="Times New Roman"/>
            <w:sz w:val="24"/>
            <w:szCs w:val="24"/>
          </w:rPr>
          <w:t xml:space="preserve">claims on </w:t>
        </w:r>
        <w:r w:rsidR="00001469" w:rsidRPr="008D7260" w:rsidDel="00993461">
          <w:rPr>
            <w:rFonts w:ascii="Times New Roman" w:hAnsi="Times New Roman" w:cs="Times New Roman"/>
            <w:sz w:val="24"/>
            <w:szCs w:val="24"/>
          </w:rPr>
          <w:t>water</w:t>
        </w:r>
        <w:r w:rsidR="00576C06" w:rsidRPr="008D7260" w:rsidDel="00993461">
          <w:rPr>
            <w:rFonts w:ascii="Times New Roman" w:hAnsi="Times New Roman" w:cs="Times New Roman"/>
            <w:sz w:val="24"/>
            <w:szCs w:val="24"/>
          </w:rPr>
          <w:t xml:space="preserve"> consumption</w:t>
        </w:r>
        <w:r w:rsidR="00E61BEF" w:rsidDel="00993461">
          <w:rPr>
            <w:rFonts w:ascii="Times New Roman" w:hAnsi="Times New Roman" w:cs="Times New Roman"/>
            <w:sz w:val="24"/>
            <w:szCs w:val="24"/>
          </w:rPr>
          <w:t xml:space="preserve"> and are higher</w:t>
        </w:r>
        <w:r w:rsidR="00742ACE" w:rsidDel="00993461">
          <w:rPr>
            <w:rFonts w:ascii="Times New Roman" w:hAnsi="Times New Roman" w:cs="Times New Roman"/>
            <w:sz w:val="24"/>
            <w:szCs w:val="24"/>
          </w:rPr>
          <w:t xml:space="preserve"> yielding feedstocks</w:t>
        </w:r>
        <w:r w:rsidR="00001469" w:rsidRPr="008D7260" w:rsidDel="00993461">
          <w:rPr>
            <w:rFonts w:ascii="Times New Roman" w:hAnsi="Times New Roman" w:cs="Times New Roman"/>
            <w:sz w:val="24"/>
            <w:szCs w:val="24"/>
          </w:rPr>
          <w:t>.</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E34A32" w:rsidDel="00993461">
          <w:rPr>
            <w:rFonts w:ascii="Times New Roman" w:hAnsi="Times New Roman" w:cs="Times New Roman"/>
            <w:sz w:val="24"/>
            <w:szCs w:val="24"/>
          </w:rPr>
          <w:t xml:space="preserve"> Removal of wastes and residues may have implications for the hydrological cycle, but </w:t>
        </w:r>
        <w:r w:rsidR="00742ACE" w:rsidDel="00993461">
          <w:rPr>
            <w:rFonts w:ascii="Times New Roman" w:hAnsi="Times New Roman" w:cs="Times New Roman"/>
            <w:sz w:val="24"/>
            <w:szCs w:val="24"/>
          </w:rPr>
          <w:t>their impacts depend on</w:t>
        </w:r>
        <w:r w:rsidR="00E34A32" w:rsidDel="00993461">
          <w:rPr>
            <w:rFonts w:ascii="Times New Roman" w:hAnsi="Times New Roman" w:cs="Times New Roman"/>
            <w:sz w:val="24"/>
            <w:szCs w:val="24"/>
          </w:rPr>
          <w:t xml:space="preserve"> </w:t>
        </w:r>
        <w:r w:rsidR="00F23188" w:rsidDel="00993461">
          <w:rPr>
            <w:rFonts w:ascii="Times New Roman" w:hAnsi="Times New Roman" w:cs="Times New Roman"/>
            <w:sz w:val="24"/>
            <w:szCs w:val="24"/>
          </w:rPr>
          <w:t xml:space="preserve">the </w:t>
        </w:r>
        <w:r w:rsidR="00E34A32" w:rsidDel="00993461">
          <w:rPr>
            <w:rFonts w:ascii="Times New Roman" w:hAnsi="Times New Roman" w:cs="Times New Roman"/>
            <w:sz w:val="24"/>
            <w:szCs w:val="24"/>
          </w:rPr>
          <w:t>pr</w:t>
        </w:r>
        <w:r w:rsidR="00742ACE" w:rsidDel="00993461">
          <w:rPr>
            <w:rFonts w:ascii="Times New Roman" w:hAnsi="Times New Roman" w:cs="Times New Roman"/>
            <w:sz w:val="24"/>
            <w:szCs w:val="24"/>
          </w:rPr>
          <w:t>ior u</w:t>
        </w:r>
        <w:r w:rsidR="00E34A32" w:rsidDel="00993461">
          <w:rPr>
            <w:rFonts w:ascii="Times New Roman" w:hAnsi="Times New Roman" w:cs="Times New Roman"/>
            <w:sz w:val="24"/>
            <w:szCs w:val="24"/>
          </w:rPr>
          <w:t>se</w:t>
        </w:r>
        <w:r w:rsidR="00F23188" w:rsidDel="00993461">
          <w:rPr>
            <w:rFonts w:ascii="Times New Roman" w:hAnsi="Times New Roman" w:cs="Times New Roman"/>
            <w:sz w:val="24"/>
            <w:szCs w:val="24"/>
          </w:rPr>
          <w:t xml:space="preserve"> of the waste or residue (e.g., left in field or sent to land fill)</w:t>
        </w:r>
        <w:r w:rsidR="00E34A32" w:rsidDel="00993461">
          <w:rPr>
            <w:rFonts w:ascii="Times New Roman" w:hAnsi="Times New Roman" w:cs="Times New Roman"/>
            <w:sz w:val="24"/>
            <w:szCs w:val="24"/>
          </w:rPr>
          <w:t>.</w:t>
        </w:r>
        <w:r w:rsidR="00001469" w:rsidRPr="008D7260" w:rsidDel="00993461">
          <w:rPr>
            <w:rFonts w:ascii="Times New Roman" w:hAnsi="Times New Roman" w:cs="Times New Roman"/>
            <w:sz w:val="24"/>
            <w:szCs w:val="24"/>
          </w:rPr>
          <w:t xml:space="preserve"> </w:t>
        </w:r>
        <w:r w:rsidR="00C727B8" w:rsidDel="00993461">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sidDel="00993461">
          <w:rPr>
            <w:rFonts w:ascii="Times New Roman" w:hAnsi="Times New Roman" w:cs="Times New Roman"/>
            <w:sz w:val="24"/>
            <w:szCs w:val="24"/>
          </w:rPr>
          <w:t>Another opportunity</w:t>
        </w:r>
        <w:r w:rsidR="00576C06" w:rsidRPr="00576C06" w:rsidDel="00993461">
          <w:rPr>
            <w:rFonts w:ascii="Times New Roman" w:hAnsi="Times New Roman" w:cs="Times New Roman"/>
            <w:sz w:val="24"/>
            <w:szCs w:val="24"/>
          </w:rPr>
          <w:t xml:space="preserve"> to improve the efficiency of water consumption is the use</w:t>
        </w:r>
        <w:r w:rsidR="00576C06" w:rsidRPr="008D7260" w:rsidDel="00993461">
          <w:rPr>
            <w:rFonts w:ascii="Times New Roman" w:hAnsi="Times New Roman" w:cs="Times New Roman"/>
            <w:sz w:val="24"/>
            <w:szCs w:val="24"/>
          </w:rPr>
          <w:t xml:space="preserve"> of land types unavailable for typical agricultural production (e.g., </w:t>
        </w:r>
        <w:r w:rsidR="004A5E77" w:rsidDel="00993461">
          <w:rPr>
            <w:rFonts w:ascii="Times New Roman" w:hAnsi="Times New Roman" w:cs="Times New Roman"/>
            <w:sz w:val="24"/>
            <w:szCs w:val="24"/>
          </w:rPr>
          <w:t>unirrigated</w:t>
        </w:r>
        <w:r w:rsidR="001C0134" w:rsidDel="00993461">
          <w:rPr>
            <w:rFonts w:ascii="Times New Roman" w:hAnsi="Times New Roman" w:cs="Times New Roman"/>
            <w:sz w:val="24"/>
            <w:szCs w:val="24"/>
          </w:rPr>
          <w:t>,</w:t>
        </w:r>
        <w:r w:rsidR="004A5E77"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degraded</w:t>
        </w:r>
        <w:r w:rsidR="001C0134" w:rsidDel="00993461">
          <w:rPr>
            <w:rFonts w:ascii="Times New Roman" w:hAnsi="Times New Roman" w:cs="Times New Roman"/>
            <w:sz w:val="24"/>
            <w:szCs w:val="24"/>
          </w:rPr>
          <w:t>,</w:t>
        </w:r>
        <w:r w:rsidR="00576C06" w:rsidRPr="008D7260" w:rsidDel="00993461">
          <w:rPr>
            <w:rFonts w:ascii="Times New Roman" w:hAnsi="Times New Roman" w:cs="Times New Roman"/>
            <w:sz w:val="24"/>
            <w:szCs w:val="24"/>
          </w:rPr>
          <w:t xml:space="preserve"> or marginal lan</w:t>
        </w:r>
        <w:r w:rsidR="004A5E77" w:rsidDel="00993461">
          <w:rPr>
            <w:rFonts w:ascii="Times New Roman" w:hAnsi="Times New Roman" w:cs="Times New Roman"/>
            <w:sz w:val="24"/>
            <w:szCs w:val="24"/>
          </w:rPr>
          <w:t>d</w:t>
        </w:r>
        <w:r w:rsidR="00576C06" w:rsidRPr="008D7260" w:rsidDel="00993461">
          <w:rPr>
            <w:rFonts w:ascii="Times New Roman" w:hAnsi="Times New Roman" w:cs="Times New Roman"/>
            <w:sz w:val="24"/>
            <w:szCs w:val="24"/>
          </w:rPr>
          <w:t>s)</w:t>
        </w:r>
        <w:r w:rsidR="00F943D2" w:rsidDel="00993461">
          <w:rPr>
            <w:rFonts w:ascii="Times New Roman" w:hAnsi="Times New Roman" w:cs="Times New Roman"/>
            <w:sz w:val="24"/>
            <w:szCs w:val="24"/>
          </w:rPr>
          <w:t xml:space="preserve">. On these lands, </w:t>
        </w:r>
        <w:r w:rsidR="00576C06" w:rsidRPr="008D7260" w:rsidDel="00993461">
          <w:rPr>
            <w:rFonts w:ascii="Times New Roman" w:hAnsi="Times New Roman" w:cs="Times New Roman"/>
            <w:sz w:val="24"/>
            <w:szCs w:val="24"/>
          </w:rPr>
          <w:t>the use of a lignocellulosic crop would improve soil water retention.</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576C06" w:rsidRPr="00576C06" w:rsidDel="00993461">
          <w:rPr>
            <w:rFonts w:ascii="Times New Roman" w:hAnsi="Times New Roman" w:cs="Times New Roman"/>
            <w:sz w:val="24"/>
            <w:szCs w:val="24"/>
          </w:rPr>
          <w:t xml:space="preserve">  </w:t>
        </w:r>
        <w:r w:rsidR="002D591F" w:rsidRPr="008D7260" w:rsidDel="00993461">
          <w:rPr>
            <w:rFonts w:ascii="Times New Roman" w:hAnsi="Times New Roman" w:cs="Times New Roman"/>
            <w:sz w:val="24"/>
            <w:szCs w:val="24"/>
            <w:vertAlign w:val="superscript"/>
          </w:rPr>
          <w:t xml:space="preserve"> </w:t>
        </w:r>
      </w:moveFrom>
    </w:p>
    <w:moveFromRangeEnd w:id="307"/>
    <w:p w14:paraId="73AA4747" w14:textId="5F87A97C" w:rsidR="00C25297" w:rsidRPr="00B57EEA" w:rsidDel="001F2044" w:rsidRDefault="00C25297">
      <w:pPr>
        <w:spacing w:line="480" w:lineRule="auto"/>
        <w:ind w:firstLine="720"/>
        <w:rPr>
          <w:del w:id="329" w:author="ewarner" w:date="2014-07-15T11:51:00Z"/>
          <w:rFonts w:ascii="Times New Roman" w:hAnsi="Times New Roman" w:cs="Times New Roman"/>
          <w:i/>
          <w:sz w:val="24"/>
          <w:szCs w:val="24"/>
        </w:rPr>
        <w:pPrChange w:id="330" w:author="ewarner" w:date="2014-07-15T11:34:00Z">
          <w:pPr>
            <w:spacing w:line="480" w:lineRule="auto"/>
          </w:pPr>
        </w:pPrChange>
      </w:pPr>
      <w:del w:id="331" w:author="ewarner" w:date="2014-07-15T11:23:00Z">
        <w:r w:rsidRPr="00B57EEA" w:rsidDel="008C7C21">
          <w:rPr>
            <w:rFonts w:ascii="Times New Roman" w:hAnsi="Times New Roman" w:cs="Times New Roman"/>
            <w:i/>
            <w:sz w:val="24"/>
            <w:szCs w:val="24"/>
          </w:rPr>
          <w:delText>1.</w:delText>
        </w:r>
      </w:del>
      <w:del w:id="332" w:author="ewarner" w:date="2014-07-15T11:13:00Z">
        <w:r w:rsidR="00C22598" w:rsidDel="00993461">
          <w:rPr>
            <w:rFonts w:ascii="Times New Roman" w:hAnsi="Times New Roman" w:cs="Times New Roman"/>
            <w:i/>
            <w:sz w:val="24"/>
            <w:szCs w:val="24"/>
          </w:rPr>
          <w:delText>4</w:delText>
        </w:r>
      </w:del>
      <w:del w:id="333" w:author="ewarner" w:date="2014-07-15T11:23:00Z">
        <w:r w:rsidR="00FA2B5F" w:rsidRPr="00B57EEA" w:rsidDel="008C7C21">
          <w:rPr>
            <w:rFonts w:ascii="Times New Roman" w:hAnsi="Times New Roman" w:cs="Times New Roman"/>
            <w:i/>
            <w:sz w:val="24"/>
            <w:szCs w:val="24"/>
          </w:rPr>
          <w:delText>. Bioenergy and Water Scarcity</w:delText>
        </w:r>
        <w:r w:rsidRPr="00B57EEA" w:rsidDel="008C7C21">
          <w:rPr>
            <w:rFonts w:ascii="Times New Roman" w:hAnsi="Times New Roman" w:cs="Times New Roman"/>
            <w:i/>
            <w:sz w:val="24"/>
            <w:szCs w:val="24"/>
          </w:rPr>
          <w:delText xml:space="preserve"> </w:delText>
        </w:r>
      </w:del>
    </w:p>
    <w:p w14:paraId="4EDC4F89" w14:textId="0918DDFA" w:rsidR="001F2044" w:rsidRPr="00B57EEA" w:rsidRDefault="001F2044" w:rsidP="00BB781F">
      <w:pPr>
        <w:spacing w:line="480" w:lineRule="auto"/>
        <w:rPr>
          <w:ins w:id="334" w:author="ewarner" w:date="2014-07-15T11:47:00Z"/>
          <w:rFonts w:ascii="Times New Roman" w:hAnsi="Times New Roman" w:cs="Times New Roman"/>
          <w:i/>
          <w:sz w:val="24"/>
          <w:szCs w:val="24"/>
        </w:rPr>
      </w:pPr>
      <w:ins w:id="335" w:author="ewarner" w:date="2014-07-15T11:47:00Z">
        <w:r>
          <w:rPr>
            <w:rFonts w:ascii="Times New Roman" w:hAnsi="Times New Roman" w:cs="Times New Roman"/>
            <w:i/>
            <w:sz w:val="24"/>
            <w:szCs w:val="24"/>
          </w:rPr>
          <w:t>1</w:t>
        </w:r>
        <w:r w:rsidRPr="00B57EEA">
          <w:rPr>
            <w:rFonts w:ascii="Times New Roman" w:hAnsi="Times New Roman" w:cs="Times New Roman"/>
            <w:i/>
            <w:sz w:val="24"/>
            <w:szCs w:val="24"/>
          </w:rPr>
          <w:t>.</w:t>
        </w:r>
        <w:r>
          <w:rPr>
            <w:rFonts w:ascii="Times New Roman" w:hAnsi="Times New Roman" w:cs="Times New Roman"/>
            <w:i/>
            <w:sz w:val="24"/>
            <w:szCs w:val="24"/>
          </w:rPr>
          <w:t>2</w:t>
        </w:r>
        <w:r w:rsidRPr="00B57EEA">
          <w:rPr>
            <w:rFonts w:ascii="Times New Roman" w:hAnsi="Times New Roman" w:cs="Times New Roman"/>
            <w:i/>
            <w:sz w:val="24"/>
            <w:szCs w:val="24"/>
          </w:rPr>
          <w:t xml:space="preserve">. Water </w:t>
        </w:r>
        <w:proofErr w:type="spellStart"/>
        <w:r w:rsidRPr="00B57EEA">
          <w:rPr>
            <w:rFonts w:ascii="Times New Roman" w:hAnsi="Times New Roman" w:cs="Times New Roman"/>
            <w:i/>
            <w:sz w:val="24"/>
            <w:szCs w:val="24"/>
          </w:rPr>
          <w:t>Footprinting</w:t>
        </w:r>
        <w:proofErr w:type="spellEnd"/>
        <w:r>
          <w:rPr>
            <w:rFonts w:ascii="Times New Roman" w:hAnsi="Times New Roman" w:cs="Times New Roman"/>
            <w:i/>
            <w:sz w:val="24"/>
            <w:szCs w:val="24"/>
          </w:rPr>
          <w:t xml:space="preserve"> Definition</w:t>
        </w:r>
      </w:ins>
    </w:p>
    <w:p w14:paraId="74E4246A" w14:textId="3D839804" w:rsidR="001F2044" w:rsidRPr="00E34A32" w:rsidRDefault="001F2044" w:rsidP="001F2044">
      <w:pPr>
        <w:spacing w:line="480" w:lineRule="auto"/>
        <w:ind w:firstLine="720"/>
        <w:rPr>
          <w:ins w:id="336" w:author="ewarner" w:date="2014-07-15T11:47:00Z"/>
          <w:rFonts w:ascii="Times New Roman" w:hAnsi="Times New Roman" w:cs="Times New Roman"/>
          <w:sz w:val="24"/>
          <w:szCs w:val="24"/>
        </w:rPr>
      </w:pPr>
      <w:ins w:id="337" w:author="ewarner" w:date="2014-07-15T11:47:00Z">
        <w:r>
          <w:rPr>
            <w:rFonts w:ascii="Times New Roman" w:hAnsi="Times New Roman" w:cs="Times New Roman"/>
            <w:sz w:val="24"/>
            <w:szCs w:val="24"/>
          </w:rPr>
          <w:t>Our water use analysis uses definitions and concepts from the U.S. Geological Survey (</w:t>
        </w:r>
        <w:r w:rsidRPr="00930159">
          <w:rPr>
            <w:rFonts w:ascii="Times New Roman" w:hAnsi="Times New Roman" w:cs="Times New Roman"/>
            <w:sz w:val="24"/>
            <w:szCs w:val="24"/>
          </w:rPr>
          <w:t>co.water.usgs.gov/</w:t>
        </w:r>
        <w:proofErr w:type="spellStart"/>
        <w:r w:rsidRPr="00930159">
          <w:rPr>
            <w:rFonts w:ascii="Times New Roman" w:hAnsi="Times New Roman" w:cs="Times New Roman"/>
            <w:sz w:val="24"/>
            <w:szCs w:val="24"/>
          </w:rPr>
          <w:t>infodata</w:t>
        </w:r>
        <w:proofErr w:type="spellEnd"/>
        <w:r w:rsidRPr="00930159">
          <w:rPr>
            <w:rFonts w:ascii="Times New Roman" w:hAnsi="Times New Roman" w:cs="Times New Roman"/>
            <w:sz w:val="24"/>
            <w:szCs w:val="24"/>
          </w:rPr>
          <w:t>/wateruseconcepts.html</w:t>
        </w:r>
        <w:r>
          <w:rPr>
            <w:rFonts w:ascii="Times New Roman" w:hAnsi="Times New Roman" w:cs="Times New Roman"/>
            <w:sz w:val="24"/>
            <w:szCs w:val="24"/>
          </w:rPr>
          <w:t xml:space="preserve">). The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method we use characterizes total water consumption along with the sources of the water consumed.</w:t>
        </w:r>
        <w:r w:rsidRPr="00274FB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&lt;EndNote&gt;&lt;Cite&gt;&lt;Author&gt;Hsu&lt;/Author&gt;&lt;Year&gt;(2010)&lt;/Year&gt;&lt;RecNum&gt;112&lt;/RecNum&gt;&lt;DisplayText&gt;(21)&lt;/DisplayText&gt;&lt;record&gt;&lt;rec-number&gt;112&lt;/rec-number&gt;&lt;foreign-keys&gt;&lt;key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ins w:id="338" w:author="ewarner" w:date="2014-07-15T11:47:00Z">
        <w:r w:rsidRPr="00274FB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1" w:tooltip="Hsu, (2010) #112" w:history="1">
        <w:r w:rsidR="006D2C77">
          <w:rPr>
            <w:rFonts w:ascii="Times New Roman" w:hAnsi="Times New Roman" w:cs="Times New Roman"/>
            <w:noProof/>
            <w:sz w:val="24"/>
            <w:szCs w:val="24"/>
            <w:vertAlign w:val="superscript"/>
          </w:rPr>
          <w:t>21</w:t>
        </w:r>
      </w:hyperlink>
      <w:r w:rsidR="00FB36AF">
        <w:rPr>
          <w:rFonts w:ascii="Times New Roman" w:hAnsi="Times New Roman" w:cs="Times New Roman"/>
          <w:noProof/>
          <w:sz w:val="24"/>
          <w:szCs w:val="24"/>
          <w:vertAlign w:val="superscript"/>
        </w:rPr>
        <w:t>)</w:t>
      </w:r>
      <w:ins w:id="339" w:author="ewarner" w:date="2014-07-15T11:47:00Z">
        <w:r w:rsidRPr="00274FB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Therefore, we consider both “green” and “blue” water consumption in this paper. Our definition of green water and blue water are in agreement with other literature such as </w:t>
        </w:r>
        <w:proofErr w:type="spellStart"/>
        <w:r>
          <w:rPr>
            <w:rFonts w:ascii="Times New Roman" w:hAnsi="Times New Roman" w:cs="Times New Roman"/>
            <w:sz w:val="24"/>
            <w:szCs w:val="24"/>
          </w:rPr>
          <w:t>Yeh</w:t>
        </w:r>
        <w:proofErr w:type="spellEnd"/>
        <w:r>
          <w:rPr>
            <w:rFonts w:ascii="Times New Roman" w:hAnsi="Times New Roman" w:cs="Times New Roman"/>
            <w:sz w:val="24"/>
            <w:szCs w:val="24"/>
          </w:rPr>
          <w:t xml:space="preserve"> et al.</w:t>
        </w:r>
        <w:r w:rsidRPr="00BE33B6">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340" w:author="ewarner" w:date="2014-07-15T11:47:00Z">
        <w:r w:rsidRPr="00BE33B6">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2" w:tooltip="Yeh, (2011) #73" w:history="1">
        <w:r w:rsidR="006D2C77">
          <w:rPr>
            <w:rFonts w:ascii="Times New Roman" w:hAnsi="Times New Roman" w:cs="Times New Roman"/>
            <w:noProof/>
            <w:sz w:val="24"/>
            <w:szCs w:val="24"/>
            <w:vertAlign w:val="superscript"/>
          </w:rPr>
          <w:t>22</w:t>
        </w:r>
      </w:hyperlink>
      <w:r w:rsidR="00FB36AF">
        <w:rPr>
          <w:rFonts w:ascii="Times New Roman" w:hAnsi="Times New Roman" w:cs="Times New Roman"/>
          <w:noProof/>
          <w:sz w:val="24"/>
          <w:szCs w:val="24"/>
          <w:vertAlign w:val="superscript"/>
        </w:rPr>
        <w:t>)</w:t>
      </w:r>
      <w:ins w:id="341" w:author="ewarner" w:date="2014-07-15T11:47:00Z">
        <w:r w:rsidRPr="00BE33B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Hoff et al.</w:t>
        </w:r>
        <w:r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&lt;EndNote&gt;&lt;Cite&gt;&lt;Author&gt;Hoff&lt;/Author&gt;&lt;Year&gt;(2010)&lt;/Year&gt;&lt;RecNum&gt;76&lt;/RecNum&gt;&lt;DisplayText&gt;(23)&lt;/DisplayText&gt;&lt;record&gt;&lt;rec-number&gt;76&lt;/rec-number&gt;&lt;foreign-keys&gt;&lt;key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ins w:id="342" w:author="ewarner" w:date="2014-07-15T11:47:00Z">
        <w:r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3" w:tooltip="Hoff, (2010) #76" w:history="1">
        <w:r w:rsidR="006D2C77">
          <w:rPr>
            <w:rFonts w:ascii="Times New Roman" w:hAnsi="Times New Roman" w:cs="Times New Roman"/>
            <w:noProof/>
            <w:sz w:val="24"/>
            <w:szCs w:val="24"/>
            <w:vertAlign w:val="superscript"/>
          </w:rPr>
          <w:t>23</w:t>
        </w:r>
      </w:hyperlink>
      <w:r w:rsidR="00FB36AF">
        <w:rPr>
          <w:rFonts w:ascii="Times New Roman" w:hAnsi="Times New Roman" w:cs="Times New Roman"/>
          <w:noProof/>
          <w:sz w:val="24"/>
          <w:szCs w:val="24"/>
          <w:vertAlign w:val="superscript"/>
        </w:rPr>
        <w:t>)</w:t>
      </w:r>
      <w:ins w:id="343" w:author="ewarner" w:date="2014-07-15T11:47:00Z">
        <w:r w:rsidRPr="007544C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Rockström</w:t>
        </w:r>
        <w:proofErr w:type="spellEnd"/>
        <w:r>
          <w:rPr>
            <w:rFonts w:ascii="Times New Roman" w:hAnsi="Times New Roman" w:cs="Times New Roman"/>
            <w:sz w:val="24"/>
            <w:szCs w:val="24"/>
          </w:rPr>
          <w:t xml:space="preserve"> et al.</w:t>
        </w:r>
        <w:r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ins w:id="344" w:author="ewarner" w:date="2014-07-15T11:47:00Z">
        <w:r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4" w:tooltip="Rockström, (2009) #75" w:history="1">
        <w:r w:rsidR="006D2C77">
          <w:rPr>
            <w:rFonts w:ascii="Times New Roman" w:hAnsi="Times New Roman" w:cs="Times New Roman"/>
            <w:noProof/>
            <w:sz w:val="24"/>
            <w:szCs w:val="24"/>
            <w:vertAlign w:val="superscript"/>
          </w:rPr>
          <w:t>24</w:t>
        </w:r>
      </w:hyperlink>
      <w:r w:rsidR="00FB36AF">
        <w:rPr>
          <w:rFonts w:ascii="Times New Roman" w:hAnsi="Times New Roman" w:cs="Times New Roman"/>
          <w:noProof/>
          <w:sz w:val="24"/>
          <w:szCs w:val="24"/>
          <w:vertAlign w:val="superscript"/>
        </w:rPr>
        <w:t>)</w:t>
      </w:r>
      <w:ins w:id="345" w:author="ewarner" w:date="2014-07-15T11:47:00Z">
        <w:r w:rsidRPr="007544CD">
          <w:rPr>
            <w:rFonts w:ascii="Times New Roman" w:hAnsi="Times New Roman" w:cs="Times New Roman"/>
            <w:sz w:val="24"/>
            <w:szCs w:val="24"/>
            <w:vertAlign w:val="superscript"/>
          </w:rPr>
          <w:fldChar w:fldCharType="end"/>
        </w:r>
        <w:r w:rsidRPr="00194631">
          <w:rPr>
            <w:rFonts w:ascii="Times New Roman" w:hAnsi="Times New Roman" w:cs="Times New Roman"/>
            <w:sz w:val="24"/>
            <w:szCs w:val="24"/>
          </w:rPr>
          <w:t xml:space="preserve"> </w:t>
        </w:r>
        <w:r>
          <w:rPr>
            <w:rFonts w:ascii="Times New Roman" w:hAnsi="Times New Roman" w:cs="Times New Roman"/>
            <w:sz w:val="24"/>
            <w:szCs w:val="24"/>
          </w:rPr>
          <w:t>describing these concepts:</w:t>
        </w:r>
      </w:ins>
    </w:p>
    <w:p w14:paraId="6F55FB0E" w14:textId="77777777" w:rsidR="001F2044" w:rsidRDefault="001F2044" w:rsidP="001F2044">
      <w:pPr>
        <w:spacing w:line="480" w:lineRule="auto"/>
        <w:ind w:left="720"/>
        <w:rPr>
          <w:ins w:id="346" w:author="ewarner" w:date="2014-07-15T11:47:00Z"/>
          <w:rFonts w:ascii="Times New Roman" w:hAnsi="Times New Roman" w:cs="Times New Roman"/>
          <w:sz w:val="24"/>
          <w:szCs w:val="24"/>
        </w:rPr>
      </w:pPr>
      <w:ins w:id="347" w:author="ewarner" w:date="2014-07-15T11:47:00Z">
        <w:r>
          <w:rPr>
            <w:rFonts w:ascii="Times New Roman" w:hAnsi="Times New Roman" w:cs="Times New Roman"/>
            <w:sz w:val="24"/>
            <w:szCs w:val="24"/>
          </w:rPr>
          <w:t xml:space="preserve">“… </w:t>
        </w:r>
        <w:proofErr w:type="gramStart"/>
        <w:r>
          <w:rPr>
            <w:rFonts w:ascii="Times New Roman" w:hAnsi="Times New Roman" w:cs="Times New Roman"/>
            <w:sz w:val="24"/>
            <w:szCs w:val="24"/>
          </w:rPr>
          <w:t>green</w:t>
        </w:r>
        <w:proofErr w:type="gramEnd"/>
        <w:r>
          <w:rPr>
            <w:rFonts w:ascii="Times New Roman" w:hAnsi="Times New Roman" w:cs="Times New Roman"/>
            <w:sz w:val="24"/>
            <w:szCs w:val="24"/>
          </w:rPr>
          <w:t xml:space="preserve">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w:t>
        </w:r>
        <w:proofErr w:type="spellStart"/>
        <w:r>
          <w:rPr>
            <w:rFonts w:ascii="Times New Roman" w:hAnsi="Times New Roman" w:cs="Times New Roman"/>
            <w:sz w:val="24"/>
            <w:szCs w:val="24"/>
          </w:rPr>
          <w:t>vadose</w:t>
        </w:r>
        <w:proofErr w:type="spellEnd"/>
        <w:r>
          <w:rPr>
            <w:rFonts w:ascii="Times New Roman" w:hAnsi="Times New Roman" w:cs="Times New Roman"/>
            <w:sz w:val="24"/>
            <w:szCs w:val="24"/>
          </w:rPr>
          <w:t xml:space="preserv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w:t>
        </w:r>
        <w:r w:rsidRPr="007544CD">
          <w:rPr>
            <w:rFonts w:ascii="Times New Roman" w:hAnsi="Times New Roman" w:cs="Times New Roman"/>
            <w:sz w:val="24"/>
            <w:szCs w:val="24"/>
          </w:rPr>
          <w:lastRenderedPageBreak/>
          <w:t xml:space="preserve">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ins>
    </w:p>
    <w:p w14:paraId="667D6660" w14:textId="0143690B" w:rsidR="00C25297" w:rsidRPr="002B0B32" w:rsidDel="002B0B32" w:rsidRDefault="001F2044">
      <w:pPr>
        <w:spacing w:line="480" w:lineRule="auto"/>
        <w:ind w:firstLine="720"/>
        <w:rPr>
          <w:del w:id="348" w:author="ewarner" w:date="2014-07-15T12:08:00Z"/>
          <w:rFonts w:ascii="Times New Roman" w:hAnsi="Times New Roman" w:cs="Times New Roman"/>
          <w:sz w:val="24"/>
          <w:szCs w:val="24"/>
          <w:rPrChange w:id="349" w:author="ewarner" w:date="2014-07-15T12:08:00Z">
            <w:rPr>
              <w:del w:id="350" w:author="ewarner" w:date="2014-07-15T12:08:00Z"/>
              <w:rFonts w:ascii="Times New Roman" w:hAnsi="Times New Roman" w:cs="Times New Roman"/>
              <w:sz w:val="24"/>
              <w:szCs w:val="24"/>
              <w:highlight w:val="yellow"/>
            </w:rPr>
          </w:rPrChange>
        </w:rPr>
      </w:pPr>
      <w:ins w:id="351" w:author="ewarner" w:date="2014-07-15T11:47:00Z">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aquifers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and surface water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can be consumed or released as a part of its utilization.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 xml:space="preserve">tion.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xml:space="preserve">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ins>
      <w:moveFromRangeStart w:id="352" w:author="ewarner" w:date="2014-07-15T11:44:00Z" w:name="move393188009"/>
      <w:moveFrom w:id="353" w:author="ewarner" w:date="2014-07-15T11:44:00Z">
        <w:r w:rsidR="00576C06" w:rsidDel="002725E7">
          <w:rPr>
            <w:rFonts w:ascii="Times New Roman" w:hAnsi="Times New Roman" w:cs="Times New Roman"/>
            <w:sz w:val="24"/>
            <w:szCs w:val="24"/>
          </w:rPr>
          <w:t xml:space="preserve">Understanding the </w:t>
        </w:r>
        <w:r w:rsidR="0028097C" w:rsidDel="002725E7">
          <w:rPr>
            <w:rFonts w:ascii="Times New Roman" w:hAnsi="Times New Roman" w:cs="Times New Roman"/>
            <w:sz w:val="24"/>
            <w:szCs w:val="24"/>
          </w:rPr>
          <w:t xml:space="preserve">spatial implications of </w:t>
        </w:r>
        <w:r w:rsidR="00576C06" w:rsidDel="002725E7">
          <w:rPr>
            <w:rFonts w:ascii="Times New Roman" w:hAnsi="Times New Roman" w:cs="Times New Roman"/>
            <w:sz w:val="24"/>
            <w:szCs w:val="24"/>
          </w:rPr>
          <w:t xml:space="preserve">water consumption </w:t>
        </w:r>
        <w:r w:rsidR="0028097C" w:rsidDel="002725E7">
          <w:rPr>
            <w:rFonts w:ascii="Times New Roman" w:hAnsi="Times New Roman" w:cs="Times New Roman"/>
            <w:sz w:val="24"/>
            <w:szCs w:val="24"/>
          </w:rPr>
          <w:t xml:space="preserve">from </w:t>
        </w:r>
        <w:r w:rsidR="00576C06" w:rsidDel="002725E7">
          <w:rPr>
            <w:rFonts w:ascii="Times New Roman" w:hAnsi="Times New Roman" w:cs="Times New Roman"/>
            <w:sz w:val="24"/>
            <w:szCs w:val="24"/>
          </w:rPr>
          <w:t xml:space="preserve">multiple bioenergy feedstocks </w:t>
        </w:r>
        <w:r w:rsidR="00A82961" w:rsidDel="002725E7">
          <w:rPr>
            <w:rFonts w:ascii="Times New Roman" w:hAnsi="Times New Roman" w:cs="Times New Roman"/>
            <w:sz w:val="24"/>
            <w:szCs w:val="24"/>
          </w:rPr>
          <w:t xml:space="preserve">is </w:t>
        </w:r>
        <w:r w:rsidR="00576C06" w:rsidDel="002725E7">
          <w:rPr>
            <w:rFonts w:ascii="Times New Roman" w:hAnsi="Times New Roman" w:cs="Times New Roman"/>
            <w:sz w:val="24"/>
            <w:szCs w:val="24"/>
          </w:rPr>
          <w:t xml:space="preserve">important for determining the impacts </w:t>
        </w:r>
        <w:r w:rsidR="00A82BE6" w:rsidDel="002725E7">
          <w:rPr>
            <w:rFonts w:ascii="Times New Roman" w:hAnsi="Times New Roman" w:cs="Times New Roman"/>
            <w:sz w:val="24"/>
            <w:szCs w:val="24"/>
          </w:rPr>
          <w:t>that</w:t>
        </w:r>
        <w:r w:rsidR="004C602D" w:rsidDel="002725E7">
          <w:rPr>
            <w:rFonts w:ascii="Times New Roman" w:hAnsi="Times New Roman" w:cs="Times New Roman"/>
            <w:sz w:val="24"/>
            <w:szCs w:val="24"/>
          </w:rPr>
          <w:t xml:space="preserve"> </w:t>
        </w:r>
        <w:r w:rsidR="00576C06" w:rsidDel="002725E7">
          <w:rPr>
            <w:rFonts w:ascii="Times New Roman" w:hAnsi="Times New Roman" w:cs="Times New Roman"/>
            <w:sz w:val="24"/>
            <w:szCs w:val="24"/>
          </w:rPr>
          <w:t xml:space="preserve">expansionary bioenergy </w:t>
        </w:r>
        <w:r w:rsidR="00F23188" w:rsidDel="002725E7">
          <w:rPr>
            <w:rFonts w:ascii="Times New Roman" w:hAnsi="Times New Roman" w:cs="Times New Roman"/>
            <w:sz w:val="24"/>
            <w:szCs w:val="24"/>
          </w:rPr>
          <w:t xml:space="preserve">policy </w:t>
        </w:r>
        <w:r w:rsidR="0056508A" w:rsidDel="002725E7">
          <w:rPr>
            <w:rFonts w:ascii="Times New Roman" w:hAnsi="Times New Roman" w:cs="Times New Roman"/>
            <w:sz w:val="24"/>
            <w:szCs w:val="24"/>
          </w:rPr>
          <w:t>has on water resources</w:t>
        </w:r>
        <w:r w:rsidR="00576C06" w:rsidDel="002725E7">
          <w:rPr>
            <w:rFonts w:ascii="Times New Roman" w:hAnsi="Times New Roman" w:cs="Times New Roman"/>
            <w:sz w:val="24"/>
            <w:szCs w:val="24"/>
          </w:rPr>
          <w:t>.</w:t>
        </w:r>
        <w:r w:rsidR="00576C06" w:rsidRPr="000B49D1" w:rsidDel="002725E7">
          <w:rPr>
            <w:rFonts w:ascii="Times New Roman" w:hAnsi="Times New Roman" w:cs="Times New Roman"/>
            <w:sz w:val="24"/>
            <w:szCs w:val="24"/>
          </w:rPr>
          <w:t xml:space="preserve"> </w:t>
        </w:r>
        <w:r w:rsidR="00576C06" w:rsidRPr="007A0B37" w:rsidDel="002725E7">
          <w:rPr>
            <w:rFonts w:ascii="Times New Roman" w:hAnsi="Times New Roman" w:cs="Times New Roman"/>
            <w:sz w:val="24"/>
            <w:szCs w:val="24"/>
          </w:rPr>
          <w:t>As water is diverted to production of bio</w:t>
        </w:r>
        <w:r w:rsidR="00554B15" w:rsidDel="002725E7">
          <w:rPr>
            <w:rFonts w:ascii="Times New Roman" w:hAnsi="Times New Roman" w:cs="Times New Roman"/>
            <w:sz w:val="24"/>
            <w:szCs w:val="24"/>
          </w:rPr>
          <w:t>energy</w:t>
        </w:r>
        <w:r w:rsidR="00576C06" w:rsidRPr="007A0B37" w:rsidDel="002725E7">
          <w:rPr>
            <w:rFonts w:ascii="Times New Roman" w:hAnsi="Times New Roman" w:cs="Times New Roman"/>
            <w:sz w:val="24"/>
            <w:szCs w:val="24"/>
          </w:rPr>
          <w:t xml:space="preserve"> feedstocks, the water availability for food</w:t>
        </w:r>
        <w:r w:rsidR="0056508A" w:rsidDel="002725E7">
          <w:rPr>
            <w:rFonts w:ascii="Times New Roman" w:hAnsi="Times New Roman" w:cs="Times New Roman"/>
            <w:sz w:val="24"/>
            <w:szCs w:val="24"/>
          </w:rPr>
          <w:t>, feed, and fiber production c</w:t>
        </w:r>
        <w:r w:rsidR="00576C06" w:rsidDel="002725E7">
          <w:rPr>
            <w:rFonts w:ascii="Times New Roman" w:hAnsi="Times New Roman" w:cs="Times New Roman"/>
            <w:sz w:val="24"/>
            <w:szCs w:val="24"/>
          </w:rPr>
          <w:t>ould decrease</w:t>
        </w:r>
        <w:r w:rsidR="00576C06" w:rsidRPr="007A0B37" w:rsidDel="002725E7">
          <w:rPr>
            <w:rFonts w:ascii="Times New Roman" w:hAnsi="Times New Roman" w:cs="Times New Roman"/>
            <w:sz w:val="24"/>
            <w:szCs w:val="24"/>
          </w:rPr>
          <w:t>.</w:t>
        </w:r>
        <w:r w:rsidR="0071467F" w:rsidRPr="007A0B3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 </w:instrText>
        </w:r>
        <w:r w:rsidR="008C7C21"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EN.CITE.DATA </w:instrText>
        </w:r>
      </w:moveFrom>
      <w:del w:id="354" w:author="ewarner" w:date="2014-07-15T11:44:00Z">
        <w:r w:rsidR="008C7C21" w:rsidDel="002725E7">
          <w:rPr>
            <w:rFonts w:ascii="Times New Roman" w:hAnsi="Times New Roman" w:cs="Times New Roman"/>
            <w:sz w:val="24"/>
            <w:szCs w:val="24"/>
            <w:vertAlign w:val="superscript"/>
          </w:rPr>
        </w:r>
      </w:del>
      <w:moveFrom w:id="355" w:author="ewarner" w:date="2014-07-15T11:44:00Z">
        <w:r w:rsidR="008C7C21" w:rsidDel="002725E7">
          <w:rPr>
            <w:rFonts w:ascii="Times New Roman" w:hAnsi="Times New Roman" w:cs="Times New Roman"/>
            <w:sz w:val="24"/>
            <w:szCs w:val="24"/>
            <w:vertAlign w:val="superscript"/>
          </w:rPr>
          <w:fldChar w:fldCharType="end"/>
        </w:r>
      </w:moveFrom>
      <w:del w:id="356" w:author="ewarner" w:date="2014-07-15T11:44:00Z">
        <w:r w:rsidR="0071467F" w:rsidRPr="007A0B37" w:rsidDel="002725E7">
          <w:rPr>
            <w:rFonts w:ascii="Times New Roman" w:hAnsi="Times New Roman" w:cs="Times New Roman"/>
            <w:sz w:val="24"/>
            <w:szCs w:val="24"/>
            <w:vertAlign w:val="superscript"/>
          </w:rPr>
        </w:r>
      </w:del>
      <w:moveFrom w:id="357" w:author="ewarner" w:date="2014-07-15T11:44:00Z">
        <w:r w:rsidR="0071467F" w:rsidRPr="007A0B37"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"_ENREF_22" \o "Chakravorty, (2009) #37"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22</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 xml:space="preserve">, </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"_ENREF_23" \o "Hoekstra, (2010) #38"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23</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7A0B37" w:rsidDel="002725E7">
          <w:rPr>
            <w:rFonts w:ascii="Times New Roman" w:hAnsi="Times New Roman" w:cs="Times New Roman"/>
            <w:sz w:val="24"/>
            <w:szCs w:val="24"/>
            <w:vertAlign w:val="superscript"/>
          </w:rPr>
          <w:fldChar w:fldCharType="end"/>
        </w:r>
        <w:r w:rsidR="00576C06" w:rsidDel="002725E7">
          <w:rPr>
            <w:rFonts w:ascii="Times New Roman" w:hAnsi="Times New Roman" w:cs="Times New Roman"/>
            <w:sz w:val="24"/>
            <w:szCs w:val="24"/>
          </w:rPr>
          <w:t xml:space="preserve"> </w:t>
        </w:r>
        <w:r w:rsidR="00891B22" w:rsidDel="002725E7">
          <w:rPr>
            <w:rFonts w:ascii="Times New Roman" w:hAnsi="Times New Roman" w:cs="Times New Roman"/>
            <w:sz w:val="24"/>
            <w:szCs w:val="24"/>
          </w:rPr>
          <w:t>Greater</w:t>
        </w:r>
        <w:r w:rsidR="00891B22" w:rsidRPr="000D084D" w:rsidDel="002725E7">
          <w:rPr>
            <w:rFonts w:ascii="Times New Roman" w:hAnsi="Times New Roman" w:cs="Times New Roman"/>
            <w:sz w:val="24"/>
            <w:szCs w:val="24"/>
          </w:rPr>
          <w:t xml:space="preserve"> </w:t>
        </w:r>
        <w:r w:rsidR="00576C06" w:rsidRPr="000D084D" w:rsidDel="002725E7">
          <w:rPr>
            <w:rFonts w:ascii="Times New Roman" w:hAnsi="Times New Roman" w:cs="Times New Roman"/>
            <w:sz w:val="24"/>
            <w:szCs w:val="24"/>
          </w:rPr>
          <w:t xml:space="preserve">biomass production </w:t>
        </w:r>
        <w:r w:rsidR="0028097C" w:rsidDel="002725E7">
          <w:rPr>
            <w:rFonts w:ascii="Times New Roman" w:hAnsi="Times New Roman" w:cs="Times New Roman"/>
            <w:sz w:val="24"/>
            <w:szCs w:val="24"/>
          </w:rPr>
          <w:t xml:space="preserve">may </w:t>
        </w:r>
        <w:r w:rsidR="00576C06" w:rsidRPr="000D084D" w:rsidDel="002725E7">
          <w:rPr>
            <w:rFonts w:ascii="Times New Roman" w:hAnsi="Times New Roman" w:cs="Times New Roman"/>
            <w:sz w:val="24"/>
            <w:szCs w:val="24"/>
          </w:rPr>
          <w:t>increase competition for water in critical ar</w:t>
        </w:r>
        <w:r w:rsidR="00576C06" w:rsidDel="002725E7">
          <w:rPr>
            <w:rFonts w:ascii="Times New Roman" w:hAnsi="Times New Roman" w:cs="Times New Roman"/>
            <w:sz w:val="24"/>
            <w:szCs w:val="24"/>
          </w:rPr>
          <w:t>eas</w:t>
        </w:r>
        <w:r w:rsidR="00576C06" w:rsidRPr="000D084D" w:rsidDel="002725E7">
          <w:rPr>
            <w:rFonts w:ascii="Times New Roman" w:hAnsi="Times New Roman" w:cs="Times New Roman"/>
            <w:sz w:val="24"/>
            <w:szCs w:val="24"/>
          </w:rPr>
          <w:t>.</w:t>
        </w:r>
        <w:r w:rsidR="0071467F" w:rsidRPr="00B57EEA"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B57EEA"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"_ENREF_16" \o "Fingerman, (2010) #12"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16</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B57EEA" w:rsidDel="002725E7">
          <w:rPr>
            <w:rFonts w:ascii="Times New Roman" w:hAnsi="Times New Roman" w:cs="Times New Roman"/>
            <w:sz w:val="24"/>
            <w:szCs w:val="24"/>
            <w:vertAlign w:val="superscript"/>
          </w:rPr>
          <w:fldChar w:fldCharType="end"/>
        </w:r>
        <w:r w:rsidR="00576C06" w:rsidRPr="00B57EEA" w:rsidDel="002725E7">
          <w:rPr>
            <w:rFonts w:ascii="Times New Roman" w:hAnsi="Times New Roman" w:cs="Times New Roman"/>
            <w:sz w:val="24"/>
            <w:szCs w:val="24"/>
          </w:rPr>
          <w:t xml:space="preserve"> F</w:t>
        </w:r>
        <w:r w:rsidR="00576C06" w:rsidRPr="008D7260" w:rsidDel="002725E7">
          <w:rPr>
            <w:rFonts w:ascii="Times New Roman" w:hAnsi="Times New Roman" w:cs="Times New Roman"/>
            <w:sz w:val="24"/>
            <w:szCs w:val="24"/>
          </w:rPr>
          <w:t xml:space="preserve">or example, </w:t>
        </w:r>
        <w:r w:rsidR="0054364E" w:rsidRPr="008D7260" w:rsidDel="002725E7">
          <w:rPr>
            <w:rFonts w:ascii="Times New Roman" w:hAnsi="Times New Roman" w:cs="Times New Roman"/>
            <w:sz w:val="24"/>
            <w:szCs w:val="24"/>
          </w:rPr>
          <w:t>Berndes</w:t>
        </w:r>
        <w:r w:rsidR="0071467F" w:rsidRPr="008D7260"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&lt;EndNote&gt;&lt;Cite&gt;&lt;Author&gt;Berndes&lt;/Author&gt;&lt;Year&gt;(2002)&lt;/Year&gt;&lt;RecNum&gt;7&lt;/RecNum&gt;&lt;DisplayText&gt;(24)&lt;/DisplayText&gt;&lt;record&gt;&lt;rec-number&gt;7&lt;/rec-number&gt;&lt;foreign-keys&gt;&lt;key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71467F" w:rsidRPr="008D7260"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"_ENREF_24" \o "Berndes, (2002) #7"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24</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8D7260" w:rsidDel="002725E7">
          <w:rPr>
            <w:rFonts w:ascii="Times New Roman" w:hAnsi="Times New Roman" w:cs="Times New Roman"/>
            <w:sz w:val="24"/>
            <w:szCs w:val="24"/>
            <w:vertAlign w:val="superscript"/>
          </w:rPr>
          <w:fldChar w:fldCharType="end"/>
        </w:r>
        <w:r w:rsidR="00C25297" w:rsidRPr="008D7260" w:rsidDel="002725E7">
          <w:rPr>
            <w:rFonts w:ascii="Times New Roman" w:hAnsi="Times New Roman" w:cs="Times New Roman"/>
            <w:sz w:val="24"/>
            <w:szCs w:val="24"/>
          </w:rPr>
          <w:t xml:space="preserve"> reports that </w:t>
        </w:r>
        <w:r w:rsidR="0056508A" w:rsidRPr="008D7260" w:rsidDel="002725E7">
          <w:rPr>
            <w:rFonts w:ascii="Times New Roman" w:hAnsi="Times New Roman" w:cs="Times New Roman"/>
            <w:sz w:val="24"/>
            <w:szCs w:val="24"/>
          </w:rPr>
          <w:t>a</w:t>
        </w:r>
        <w:r w:rsidR="00C25297" w:rsidRPr="008D7260" w:rsidDel="002725E7">
          <w:rPr>
            <w:rFonts w:ascii="Times New Roman" w:hAnsi="Times New Roman" w:cs="Times New Roman"/>
            <w:sz w:val="24"/>
            <w:szCs w:val="24"/>
          </w:rPr>
          <w:t xml:space="preserve"> large-scale expansion of bioenergy </w:t>
        </w:r>
        <w:r w:rsidR="00860632" w:rsidDel="002725E7">
          <w:rPr>
            <w:rFonts w:ascii="Times New Roman" w:hAnsi="Times New Roman" w:cs="Times New Roman"/>
            <w:sz w:val="24"/>
            <w:szCs w:val="24"/>
          </w:rPr>
          <w:t>systems</w:t>
        </w:r>
        <w:r w:rsidR="00860632" w:rsidRPr="008D7260" w:rsidDel="002725E7">
          <w:rPr>
            <w:rFonts w:ascii="Times New Roman" w:hAnsi="Times New Roman" w:cs="Times New Roman"/>
            <w:sz w:val="24"/>
            <w:szCs w:val="24"/>
          </w:rPr>
          <w:t xml:space="preserve"> </w:t>
        </w:r>
        <w:r w:rsidR="00C25297" w:rsidRPr="008D7260" w:rsidDel="002725E7">
          <w:rPr>
            <w:rFonts w:ascii="Times New Roman" w:hAnsi="Times New Roman" w:cs="Times New Roman"/>
            <w:sz w:val="24"/>
            <w:szCs w:val="24"/>
          </w:rPr>
          <w:t xml:space="preserve">would lead </w:t>
        </w:r>
        <w:r w:rsidR="00ED1EFE" w:rsidDel="002725E7">
          <w:rPr>
            <w:rFonts w:ascii="Times New Roman" w:hAnsi="Times New Roman" w:cs="Times New Roman"/>
            <w:sz w:val="24"/>
            <w:szCs w:val="24"/>
          </w:rPr>
          <w:t xml:space="preserve"> </w:t>
        </w:r>
        <w:r w:rsidR="00860632" w:rsidDel="002725E7">
          <w:rPr>
            <w:rFonts w:ascii="Times New Roman" w:hAnsi="Times New Roman" w:cs="Times New Roman"/>
            <w:sz w:val="24"/>
            <w:szCs w:val="24"/>
          </w:rPr>
          <w:t xml:space="preserve">to </w:t>
        </w:r>
        <w:r w:rsidR="00ED1EFE" w:rsidDel="002725E7">
          <w:rPr>
            <w:rFonts w:ascii="Times New Roman" w:hAnsi="Times New Roman" w:cs="Times New Roman"/>
            <w:sz w:val="24"/>
            <w:szCs w:val="24"/>
          </w:rPr>
          <w:t xml:space="preserve">increased </w:t>
        </w:r>
        <w:r w:rsidR="00576C06" w:rsidRPr="008D7260" w:rsidDel="002725E7">
          <w:rPr>
            <w:rFonts w:ascii="Times New Roman" w:hAnsi="Times New Roman" w:cs="Times New Roman"/>
            <w:sz w:val="24"/>
            <w:szCs w:val="24"/>
          </w:rPr>
          <w:t>water use</w:t>
        </w:r>
        <w:r w:rsidR="00176E11" w:rsidDel="002725E7">
          <w:rPr>
            <w:rFonts w:ascii="Times New Roman" w:hAnsi="Times New Roman" w:cs="Times New Roman"/>
            <w:sz w:val="24"/>
            <w:szCs w:val="24"/>
          </w:rPr>
          <w:t>,</w:t>
        </w:r>
        <w:r w:rsidR="00576C06" w:rsidRPr="008D7260" w:rsidDel="002725E7">
          <w:rPr>
            <w:rFonts w:ascii="Times New Roman" w:hAnsi="Times New Roman" w:cs="Times New Roman"/>
            <w:sz w:val="24"/>
            <w:szCs w:val="24"/>
          </w:rPr>
          <w:t xml:space="preserve"> through evapotranspiration</w:t>
        </w:r>
        <w:r w:rsidR="00176E11" w:rsidDel="002725E7">
          <w:rPr>
            <w:rFonts w:ascii="Times New Roman" w:hAnsi="Times New Roman" w:cs="Times New Roman"/>
            <w:sz w:val="24"/>
            <w:szCs w:val="24"/>
          </w:rPr>
          <w:t>,</w:t>
        </w:r>
        <w:r w:rsidR="00C25297" w:rsidRPr="008D7260" w:rsidDel="002725E7">
          <w:rPr>
            <w:rFonts w:ascii="Times New Roman" w:hAnsi="Times New Roman" w:cs="Times New Roman"/>
            <w:sz w:val="24"/>
            <w:szCs w:val="24"/>
          </w:rPr>
          <w:t xml:space="preserve"> </w:t>
        </w:r>
        <w:r w:rsidR="00576C06" w:rsidRPr="008D7260" w:rsidDel="002725E7">
          <w:rPr>
            <w:rFonts w:ascii="Times New Roman" w:hAnsi="Times New Roman" w:cs="Times New Roman"/>
            <w:sz w:val="24"/>
            <w:szCs w:val="24"/>
          </w:rPr>
          <w:t xml:space="preserve">that is </w:t>
        </w:r>
        <w:r w:rsidR="00C25297" w:rsidRPr="008D7260" w:rsidDel="002725E7">
          <w:rPr>
            <w:rFonts w:ascii="Times New Roman" w:hAnsi="Times New Roman" w:cs="Times New Roman"/>
            <w:sz w:val="24"/>
            <w:szCs w:val="24"/>
          </w:rPr>
          <w:t xml:space="preserve">potentially as large as </w:t>
        </w:r>
        <w:r w:rsidR="00576C06" w:rsidRPr="008D7260" w:rsidDel="002725E7">
          <w:rPr>
            <w:rFonts w:ascii="Times New Roman" w:hAnsi="Times New Roman" w:cs="Times New Roman"/>
            <w:sz w:val="24"/>
            <w:szCs w:val="24"/>
          </w:rPr>
          <w:t>existing water consumption from agricultural land</w:t>
        </w:r>
        <w:r w:rsidR="00C25297" w:rsidRPr="008D7260" w:rsidDel="002725E7">
          <w:rPr>
            <w:rFonts w:ascii="Times New Roman" w:hAnsi="Times New Roman" w:cs="Times New Roman"/>
            <w:sz w:val="24"/>
            <w:szCs w:val="24"/>
          </w:rPr>
          <w:t>.</w:t>
        </w:r>
      </w:moveFrom>
    </w:p>
    <w:p w14:paraId="73CD6D2E" w14:textId="0BE22FF8" w:rsidR="00C25297" w:rsidRPr="008D7260" w:rsidDel="002725E7" w:rsidRDefault="00111BCB">
      <w:pPr>
        <w:spacing w:line="480" w:lineRule="auto"/>
        <w:ind w:firstLine="720"/>
        <w:rPr>
          <w:rFonts w:ascii="Times New Roman" w:hAnsi="Times New Roman" w:cs="Times New Roman"/>
          <w:sz w:val="24"/>
          <w:szCs w:val="24"/>
          <w:vertAlign w:val="superscript"/>
        </w:rPr>
      </w:pPr>
      <w:moveFromRangeStart w:id="358" w:author="ewarner" w:date="2014-07-15T11:44:00Z" w:name="move393187981"/>
      <w:moveFromRangeEnd w:id="352"/>
      <w:moveFrom w:id="359" w:author="ewarner" w:date="2014-07-15T11:44:00Z">
        <w:del w:id="360" w:author="ewarner" w:date="2014-07-15T12:08:00Z">
          <w:r w:rsidRPr="008D7260" w:rsidDel="002B0B32">
            <w:rPr>
              <w:rFonts w:ascii="Times New Roman" w:hAnsi="Times New Roman" w:cs="Times New Roman"/>
              <w:sz w:val="24"/>
              <w:szCs w:val="24"/>
            </w:rPr>
            <w:delText>W</w:delText>
          </w:r>
          <w:r w:rsidR="0056508A" w:rsidRPr="008D7260" w:rsidDel="002B0B32">
            <w:rPr>
              <w:rFonts w:ascii="Times New Roman" w:hAnsi="Times New Roman" w:cs="Times New Roman"/>
              <w:sz w:val="24"/>
              <w:szCs w:val="24"/>
            </w:rPr>
            <w:delText xml:space="preserve">ater availability </w:delText>
          </w:r>
          <w:r w:rsidR="00860632" w:rsidDel="002B0B32">
            <w:rPr>
              <w:rFonts w:ascii="Times New Roman" w:hAnsi="Times New Roman" w:cs="Times New Roman"/>
              <w:sz w:val="24"/>
              <w:szCs w:val="24"/>
            </w:rPr>
            <w:delText xml:space="preserve">may </w:delText>
          </w:r>
          <w:r w:rsidR="0056508A" w:rsidRPr="008D7260" w:rsidDel="002B0B32">
            <w:rPr>
              <w:rFonts w:ascii="Times New Roman" w:hAnsi="Times New Roman" w:cs="Times New Roman"/>
              <w:sz w:val="24"/>
              <w:szCs w:val="24"/>
            </w:rPr>
            <w:delText>a</w:delText>
          </w:r>
          <w:r w:rsidRPr="008D7260" w:rsidDel="002B0B32">
            <w:rPr>
              <w:rFonts w:ascii="Times New Roman" w:hAnsi="Times New Roman" w:cs="Times New Roman"/>
              <w:sz w:val="24"/>
              <w:szCs w:val="24"/>
            </w:rPr>
            <w:delText>lready impose barriers</w:delText>
          </w:r>
          <w:r w:rsidR="0056508A" w:rsidRPr="008D7260" w:rsidDel="002B0B32">
            <w:rPr>
              <w:rFonts w:ascii="Times New Roman" w:hAnsi="Times New Roman" w:cs="Times New Roman"/>
              <w:sz w:val="24"/>
              <w:szCs w:val="24"/>
            </w:rPr>
            <w:delText xml:space="preserve"> on the </w:delText>
          </w:r>
          <w:r w:rsidR="00860632" w:rsidDel="002B0B32">
            <w:rPr>
              <w:rFonts w:ascii="Times New Roman" w:hAnsi="Times New Roman" w:cs="Times New Roman"/>
              <w:sz w:val="24"/>
              <w:szCs w:val="24"/>
            </w:rPr>
            <w:delText xml:space="preserve">future </w:delText>
          </w:r>
          <w:r w:rsidR="0056508A" w:rsidRPr="008D7260" w:rsidDel="002B0B32">
            <w:rPr>
              <w:rFonts w:ascii="Times New Roman" w:hAnsi="Times New Roman" w:cs="Times New Roman"/>
              <w:sz w:val="24"/>
              <w:szCs w:val="24"/>
            </w:rPr>
            <w:delText xml:space="preserve">expansion of bioenergy </w:delText>
          </w:r>
          <w:r w:rsidR="00A82961" w:rsidDel="002B0B32">
            <w:rPr>
              <w:rFonts w:ascii="Times New Roman" w:hAnsi="Times New Roman" w:cs="Times New Roman"/>
              <w:sz w:val="24"/>
              <w:szCs w:val="24"/>
            </w:rPr>
            <w:delText xml:space="preserve">in a way </w:delText>
          </w:r>
          <w:r w:rsidR="00860632" w:rsidDel="002B0B32">
            <w:rPr>
              <w:rFonts w:ascii="Times New Roman" w:hAnsi="Times New Roman" w:cs="Times New Roman"/>
              <w:sz w:val="24"/>
              <w:szCs w:val="24"/>
            </w:rPr>
            <w:delText>that does not</w:delText>
          </w:r>
          <w:r w:rsidR="0056508A" w:rsidRPr="008D7260" w:rsidDel="002B0B32">
            <w:rPr>
              <w:rFonts w:ascii="Times New Roman" w:hAnsi="Times New Roman" w:cs="Times New Roman"/>
              <w:sz w:val="24"/>
              <w:szCs w:val="24"/>
            </w:rPr>
            <w:delText xml:space="preserve"> conflict </w:delText>
          </w:r>
          <w:r w:rsidR="00F23188" w:rsidDel="002B0B32">
            <w:rPr>
              <w:rFonts w:ascii="Times New Roman" w:hAnsi="Times New Roman" w:cs="Times New Roman"/>
              <w:sz w:val="24"/>
              <w:szCs w:val="24"/>
            </w:rPr>
            <w:delText>existing agricultural</w:delText>
          </w:r>
          <w:r w:rsidRPr="008D7260" w:rsidDel="002B0B32">
            <w:rPr>
              <w:rFonts w:ascii="Times New Roman" w:hAnsi="Times New Roman" w:cs="Times New Roman"/>
              <w:sz w:val="24"/>
              <w:szCs w:val="24"/>
            </w:rPr>
            <w:delText xml:space="preserve"> </w:delText>
          </w:r>
          <w:r w:rsidR="0056508A" w:rsidRPr="008D7260" w:rsidDel="002B0B32">
            <w:rPr>
              <w:rFonts w:ascii="Times New Roman" w:hAnsi="Times New Roman" w:cs="Times New Roman"/>
              <w:sz w:val="24"/>
              <w:szCs w:val="24"/>
            </w:rPr>
            <w:delText>food</w:delText>
          </w:r>
          <w:r w:rsidRPr="008D7260" w:rsidDel="002B0B32">
            <w:rPr>
              <w:rFonts w:ascii="Times New Roman" w:hAnsi="Times New Roman" w:cs="Times New Roman"/>
              <w:sz w:val="24"/>
              <w:szCs w:val="24"/>
            </w:rPr>
            <w:delText>, feed, and fiber production</w:delText>
          </w:r>
          <w:r w:rsidR="0056508A" w:rsidRPr="008D7260" w:rsidDel="002B0B32">
            <w:rPr>
              <w:rFonts w:ascii="Times New Roman" w:hAnsi="Times New Roman" w:cs="Times New Roman"/>
              <w:sz w:val="24"/>
              <w:szCs w:val="24"/>
            </w:rPr>
            <w:delText>.</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In </w:delText>
          </w:r>
          <w:r w:rsidR="00D53CE6" w:rsidDel="002B0B32">
            <w:rPr>
              <w:rFonts w:ascii="Times New Roman" w:hAnsi="Times New Roman" w:cs="Times New Roman"/>
              <w:sz w:val="24"/>
              <w:szCs w:val="24"/>
            </w:rPr>
            <w:delText xml:space="preserve">the </w:delText>
          </w:r>
          <w:r w:rsidR="00176E11" w:rsidDel="002B0B32">
            <w:rPr>
              <w:rFonts w:ascii="Times New Roman" w:hAnsi="Times New Roman" w:cs="Times New Roman"/>
              <w:sz w:val="24"/>
              <w:szCs w:val="24"/>
            </w:rPr>
            <w:delText>Berndes</w:delText>
          </w:r>
          <w:r w:rsidR="00176E11" w:rsidRPr="00B57B8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176E11" w:rsidRPr="00B57B8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176E11" w:rsidRPr="00B57B88" w:rsidDel="002B0B32">
            <w:rPr>
              <w:rFonts w:ascii="Times New Roman" w:hAnsi="Times New Roman" w:cs="Times New Roman"/>
              <w:sz w:val="24"/>
              <w:szCs w:val="24"/>
              <w:vertAlign w:val="superscript"/>
            </w:rPr>
            <w:fldChar w:fldCharType="end"/>
          </w:r>
          <w:r w:rsidR="00176E11"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 study, s</w:delText>
          </w:r>
          <w:r w:rsidRPr="008D7260" w:rsidDel="002B0B32">
            <w:rPr>
              <w:rFonts w:ascii="Times New Roman" w:hAnsi="Times New Roman" w:cs="Times New Roman"/>
              <w:sz w:val="24"/>
              <w:szCs w:val="24"/>
            </w:rPr>
            <w:delText>ome countries</w:delText>
          </w:r>
          <w:r w:rsidR="00860632" w:rsidDel="002B0B32">
            <w:rPr>
              <w:rFonts w:ascii="Times New Roman" w:hAnsi="Times New Roman" w:cs="Times New Roman"/>
              <w:sz w:val="24"/>
              <w:szCs w:val="24"/>
            </w:rPr>
            <w:delText xml:space="preserve"> (e.g., the </w:delText>
          </w:r>
          <w:r w:rsidR="00D53CE6" w:rsidDel="002B0B32">
            <w:rPr>
              <w:rFonts w:ascii="Times New Roman" w:hAnsi="Times New Roman" w:cs="Times New Roman"/>
              <w:sz w:val="24"/>
              <w:szCs w:val="24"/>
            </w:rPr>
            <w:delText>United States</w:delText>
          </w:r>
          <w:r w:rsidR="00860632"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are not </w:delText>
          </w:r>
          <w:r w:rsidR="00860632" w:rsidDel="002B0B32">
            <w:rPr>
              <w:rFonts w:ascii="Times New Roman" w:hAnsi="Times New Roman" w:cs="Times New Roman"/>
              <w:sz w:val="24"/>
              <w:szCs w:val="24"/>
            </w:rPr>
            <w:delText xml:space="preserve">currently </w:delText>
          </w:r>
          <w:r w:rsidRPr="008D7260" w:rsidDel="002B0B32">
            <w:rPr>
              <w:rFonts w:ascii="Times New Roman" w:hAnsi="Times New Roman" w:cs="Times New Roman"/>
              <w:sz w:val="24"/>
              <w:szCs w:val="24"/>
            </w:rPr>
            <w:delText xml:space="preserve">facing major water constraints, but </w:delText>
          </w:r>
          <w:r w:rsidR="001B4588" w:rsidDel="002B0B32">
            <w:rPr>
              <w:rFonts w:ascii="Times New Roman" w:hAnsi="Times New Roman" w:cs="Times New Roman"/>
              <w:sz w:val="24"/>
              <w:szCs w:val="24"/>
            </w:rPr>
            <w:delText>are</w:delText>
          </w:r>
          <w:r w:rsidRPr="008D7260" w:rsidDel="002B0B32">
            <w:rPr>
              <w:rFonts w:ascii="Times New Roman" w:hAnsi="Times New Roman" w:cs="Times New Roman"/>
              <w:sz w:val="24"/>
              <w:szCs w:val="24"/>
            </w:rPr>
            <w:delText xml:space="preserve"> projected to </w:delText>
          </w:r>
          <w:r w:rsidR="00A82BE6" w:rsidDel="002B0B32">
            <w:rPr>
              <w:rFonts w:ascii="Times New Roman" w:hAnsi="Times New Roman" w:cs="Times New Roman"/>
              <w:sz w:val="24"/>
              <w:szCs w:val="24"/>
            </w:rPr>
            <w:delText>use</w:delText>
          </w:r>
          <w:r w:rsidRPr="008D7260" w:rsidDel="002B0B32">
            <w:rPr>
              <w:rFonts w:ascii="Times New Roman" w:hAnsi="Times New Roman" w:cs="Times New Roman"/>
              <w:sz w:val="24"/>
              <w:szCs w:val="24"/>
            </w:rPr>
            <w:delText xml:space="preserve"> more than 25% of available surface and ground water reserv</w:delText>
          </w:r>
          <w:r w:rsidRPr="00111BCB" w:rsidDel="002B0B32">
            <w:rPr>
              <w:rFonts w:ascii="Times New Roman" w:hAnsi="Times New Roman" w:cs="Times New Roman"/>
              <w:sz w:val="24"/>
              <w:szCs w:val="24"/>
            </w:rPr>
            <w:delText>es</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by 2075</w:delText>
          </w:r>
          <w:r w:rsidRPr="00111BCB" w:rsidDel="002B0B32">
            <w:rPr>
              <w:rFonts w:ascii="Times New Roman" w:hAnsi="Times New Roman" w:cs="Times New Roman"/>
              <w:sz w:val="24"/>
              <w:szCs w:val="24"/>
            </w:rPr>
            <w:delText>.</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51612F" w:rsidDel="002B0B32">
            <w:rPr>
              <w:rFonts w:ascii="Times New Roman" w:hAnsi="Times New Roman" w:cs="Times New Roman"/>
              <w:sz w:val="24"/>
              <w:szCs w:val="24"/>
            </w:rPr>
            <w:delText>M</w:delText>
          </w:r>
          <w:r w:rsidR="0056508A" w:rsidRPr="008D7260" w:rsidDel="002B0B32">
            <w:rPr>
              <w:rFonts w:ascii="Times New Roman" w:hAnsi="Times New Roman" w:cs="Times New Roman"/>
              <w:sz w:val="24"/>
              <w:szCs w:val="24"/>
            </w:rPr>
            <w:delText>any cou</w:delText>
          </w:r>
          <w:r w:rsidRPr="008D7260" w:rsidDel="002B0B32">
            <w:rPr>
              <w:rFonts w:ascii="Times New Roman" w:hAnsi="Times New Roman" w:cs="Times New Roman"/>
              <w:sz w:val="24"/>
              <w:szCs w:val="24"/>
            </w:rPr>
            <w:delText>ntries</w:delText>
          </w:r>
          <w:r w:rsidR="0056508A" w:rsidRPr="008D7260" w:rsidDel="002B0B32">
            <w:rPr>
              <w:rFonts w:ascii="Times New Roman" w:hAnsi="Times New Roman" w:cs="Times New Roman"/>
              <w:sz w:val="24"/>
              <w:szCs w:val="24"/>
            </w:rPr>
            <w:delText xml:space="preserve"> such as</w:delText>
          </w:r>
          <w:r w:rsidR="00C25297" w:rsidRPr="008D7260" w:rsidDel="002B0B32">
            <w:rPr>
              <w:rFonts w:ascii="Times New Roman" w:hAnsi="Times New Roman" w:cs="Times New Roman"/>
              <w:sz w:val="24"/>
              <w:szCs w:val="24"/>
            </w:rPr>
            <w:delText xml:space="preserve"> South Africa, China</w:delText>
          </w:r>
          <w:r w:rsidR="007D75C8" w:rsidDel="002B0B32">
            <w:rPr>
              <w:rFonts w:ascii="Times New Roman" w:hAnsi="Times New Roman" w:cs="Times New Roman"/>
              <w:sz w:val="24"/>
              <w:szCs w:val="24"/>
            </w:rPr>
            <w:delText>,</w:delText>
          </w:r>
          <w:r w:rsidR="00C25297" w:rsidRPr="008D7260" w:rsidDel="002B0B32">
            <w:rPr>
              <w:rFonts w:ascii="Times New Roman" w:hAnsi="Times New Roman" w:cs="Times New Roman"/>
              <w:sz w:val="24"/>
              <w:szCs w:val="24"/>
            </w:rPr>
            <w:delText xml:space="preserve"> and India are already facing water scarcity</w:delText>
          </w:r>
          <w:r w:rsidR="0056508A" w:rsidRPr="008D7260" w:rsidDel="002B0B32">
            <w:rPr>
              <w:rFonts w:ascii="Times New Roman" w:hAnsi="Times New Roman" w:cs="Times New Roman"/>
              <w:sz w:val="24"/>
              <w:szCs w:val="24"/>
            </w:rPr>
            <w:delText xml:space="preserve"> issues that constrain large-scale</w:delText>
          </w:r>
          <w:r w:rsidR="00C25297" w:rsidRPr="008D7260" w:rsidDel="002B0B32">
            <w:rPr>
              <w:rFonts w:ascii="Times New Roman" w:hAnsi="Times New Roman" w:cs="Times New Roman"/>
              <w:sz w:val="24"/>
              <w:szCs w:val="24"/>
            </w:rPr>
            <w:delText xml:space="preserve"> bioenergy productio</w:delText>
          </w:r>
          <w:r w:rsidDel="002B0B32">
            <w:rPr>
              <w:rFonts w:ascii="Times New Roman" w:hAnsi="Times New Roman" w:cs="Times New Roman"/>
              <w:sz w:val="24"/>
              <w:szCs w:val="24"/>
            </w:rPr>
            <w:delText>n</w:delText>
          </w:r>
          <w:r w:rsidR="0056508A" w:rsidRPr="008D7260" w:rsidDel="002B0B32">
            <w:rPr>
              <w:rFonts w:ascii="Times New Roman" w:hAnsi="Times New Roman" w:cs="Times New Roman"/>
              <w:sz w:val="24"/>
              <w:szCs w:val="24"/>
            </w:rPr>
            <w:delText>.</w:delText>
          </w:r>
          <w:r w:rsidR="0071467F" w:rsidRPr="008D7260"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8D7260"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vertAlign w:val="superscript"/>
            </w:rPr>
            <w:delText xml:space="preserve"> </w:delText>
          </w:r>
          <w:r w:rsidRPr="008D7260" w:rsidDel="002B0B32">
            <w:rPr>
              <w:rFonts w:ascii="Times New Roman" w:hAnsi="Times New Roman" w:cs="Times New Roman"/>
              <w:sz w:val="24"/>
              <w:szCs w:val="24"/>
            </w:rPr>
            <w:delText xml:space="preserve">In the future, climate change and population </w:delText>
          </w:r>
          <w:r w:rsidR="005D05F5" w:rsidDel="002B0B32">
            <w:rPr>
              <w:rFonts w:ascii="Times New Roman" w:hAnsi="Times New Roman" w:cs="Times New Roman"/>
              <w:sz w:val="24"/>
              <w:szCs w:val="24"/>
            </w:rPr>
            <w:delText>growth may</w:delText>
          </w:r>
          <w:r w:rsidRPr="008D7260" w:rsidDel="002B0B32">
            <w:rPr>
              <w:rFonts w:ascii="Times New Roman" w:hAnsi="Times New Roman" w:cs="Times New Roman"/>
              <w:sz w:val="24"/>
              <w:szCs w:val="24"/>
            </w:rPr>
            <w:delText xml:space="preserve"> exacerbate these</w:delText>
          </w:r>
          <w:r w:rsidR="0056508A" w:rsidRPr="008D7260" w:rsidDel="002B0B32">
            <w:rPr>
              <w:rFonts w:ascii="Times New Roman" w:hAnsi="Times New Roman" w:cs="Times New Roman"/>
              <w:sz w:val="24"/>
              <w:szCs w:val="24"/>
            </w:rPr>
            <w:delText xml:space="preserve"> </w:delText>
          </w:r>
          <w:r w:rsidR="00A82BE6" w:rsidDel="002B0B32">
            <w:rPr>
              <w:rFonts w:ascii="Times New Roman" w:hAnsi="Times New Roman" w:cs="Times New Roman"/>
              <w:sz w:val="24"/>
              <w:szCs w:val="24"/>
            </w:rPr>
            <w:delText>limitations</w:delText>
          </w:r>
          <w:r w:rsidR="0028097C" w:rsidDel="002B0B32">
            <w:rPr>
              <w:rFonts w:ascii="Times New Roman" w:hAnsi="Times New Roman" w:cs="Times New Roman"/>
              <w:sz w:val="24"/>
              <w:szCs w:val="24"/>
            </w:rPr>
            <w:delText xml:space="preserve">; </w:delText>
          </w:r>
          <w:r w:rsidRPr="008D7260" w:rsidDel="002B0B32">
            <w:rPr>
              <w:rFonts w:ascii="Times New Roman" w:hAnsi="Times New Roman" w:cs="Times New Roman"/>
              <w:sz w:val="24"/>
              <w:szCs w:val="24"/>
            </w:rPr>
            <w:delText xml:space="preserve">increasing the </w:delText>
          </w:r>
          <w:r w:rsidR="00D40570" w:rsidDel="002B0B32">
            <w:rPr>
              <w:rFonts w:ascii="Times New Roman" w:hAnsi="Times New Roman" w:cs="Times New Roman"/>
              <w:sz w:val="24"/>
              <w:szCs w:val="24"/>
            </w:rPr>
            <w:delText xml:space="preserve">utilization </w:delText>
          </w:r>
          <w:r w:rsidRPr="008D7260" w:rsidDel="002B0B32">
            <w:rPr>
              <w:rFonts w:ascii="Times New Roman" w:hAnsi="Times New Roman" w:cs="Times New Roman"/>
              <w:sz w:val="24"/>
              <w:szCs w:val="24"/>
            </w:rPr>
            <w:delText xml:space="preserve">efficiency of existing water resources </w:delText>
          </w:r>
          <w:r w:rsidR="0028097C" w:rsidDel="002B0B32">
            <w:rPr>
              <w:rFonts w:ascii="Times New Roman" w:hAnsi="Times New Roman" w:cs="Times New Roman"/>
              <w:sz w:val="24"/>
              <w:szCs w:val="24"/>
            </w:rPr>
            <w:delText xml:space="preserve">may </w:delText>
          </w:r>
          <w:r w:rsidR="00742ACE" w:rsidDel="002B0B32">
            <w:rPr>
              <w:rFonts w:ascii="Times New Roman" w:hAnsi="Times New Roman" w:cs="Times New Roman"/>
              <w:sz w:val="24"/>
              <w:szCs w:val="24"/>
            </w:rPr>
            <w:delText>reduce the risk of</w:delText>
          </w:r>
          <w:r w:rsidRPr="008D7260" w:rsidDel="002B0B32">
            <w:rPr>
              <w:rFonts w:ascii="Times New Roman" w:hAnsi="Times New Roman" w:cs="Times New Roman"/>
              <w:sz w:val="24"/>
              <w:szCs w:val="24"/>
            </w:rPr>
            <w:delText xml:space="preserve"> conflicting with other uses.</w:delText>
          </w:r>
          <w:r w:rsidR="0071467F" w:rsidRPr="00E92B72" w:rsidDel="002B0B32">
            <w:rPr>
              <w:rFonts w:ascii="Times New Roman" w:hAnsi="Times New Roman" w:cs="Times New Roman"/>
              <w:sz w:val="24"/>
              <w:szCs w:val="24"/>
              <w:vertAlign w:val="superscript"/>
            </w:rPr>
            <w:fldChar w:fldCharType="begin"/>
          </w:r>
          <w:r w:rsidR="00102934"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102934"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"_ENREF_21" \o "Chum, (2011) #67"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21</w:delText>
          </w:r>
          <w:r w:rsidR="00C357AD" w:rsidDel="002B0B32">
            <w:rPr>
              <w:rFonts w:ascii="Times New Roman" w:hAnsi="Times New Roman" w:cs="Times New Roman"/>
              <w:noProof/>
              <w:sz w:val="24"/>
              <w:szCs w:val="24"/>
              <w:vertAlign w:val="superscript"/>
            </w:rPr>
            <w:fldChar w:fldCharType="end"/>
          </w:r>
          <w:r w:rsidR="00102934"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del>
      </w:moveFrom>
    </w:p>
    <w:moveFromRangeEnd w:id="358"/>
    <w:p w14:paraId="2AE264AA" w14:textId="37F98D71" w:rsidR="00E851FB" w:rsidRDefault="00E851FB" w:rsidP="00B57EEA">
      <w:pPr>
        <w:spacing w:line="480" w:lineRule="auto"/>
        <w:rPr>
          <w:ins w:id="361" w:author="ewarner" w:date="2014-07-15T12:06:00Z"/>
          <w:rFonts w:ascii="Times New Roman" w:hAnsi="Times New Roman" w:cs="Times New Roman"/>
          <w:b/>
          <w:sz w:val="24"/>
          <w:szCs w:val="24"/>
        </w:rPr>
      </w:pPr>
      <w:commentRangeStart w:id="362"/>
      <w:r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ins w:id="363" w:author="ewarner" w:date="2014-07-15T12:06:00Z">
        <w:r w:rsidR="00BB781F">
          <w:rPr>
            <w:rFonts w:ascii="Times New Roman" w:hAnsi="Times New Roman" w:cs="Times New Roman"/>
            <w:b/>
            <w:sz w:val="24"/>
            <w:szCs w:val="24"/>
          </w:rPr>
          <w:t>FOOTPRINTING</w:t>
        </w:r>
      </w:ins>
      <w:del w:id="364" w:author="ewarner" w:date="2014-07-15T12:06:00Z">
        <w:r w:rsidR="00B57EEA" w:rsidDel="00BB781F">
          <w:rPr>
            <w:rFonts w:ascii="Times New Roman" w:hAnsi="Times New Roman" w:cs="Times New Roman"/>
            <w:b/>
            <w:sz w:val="24"/>
            <w:szCs w:val="24"/>
          </w:rPr>
          <w:delText>CONSUMPTION</w:delText>
        </w:r>
      </w:del>
      <w:r w:rsidR="00B57EEA">
        <w:rPr>
          <w:rFonts w:ascii="Times New Roman" w:hAnsi="Times New Roman" w:cs="Times New Roman"/>
          <w:b/>
          <w:sz w:val="24"/>
          <w:szCs w:val="24"/>
        </w:rPr>
        <w:t xml:space="preserve"> MODELS AND ASSESSMENT METHODS</w:t>
      </w:r>
      <w:commentRangeEnd w:id="362"/>
      <w:r w:rsidR="002227C1">
        <w:rPr>
          <w:rStyle w:val="CommentReference"/>
        </w:rPr>
        <w:commentReference w:id="362"/>
      </w:r>
    </w:p>
    <w:p w14:paraId="3A142A60" w14:textId="058C59AC" w:rsidR="00BB781F" w:rsidRDefault="002B0B32">
      <w:pPr>
        <w:spacing w:line="480" w:lineRule="auto"/>
        <w:ind w:firstLine="720"/>
        <w:rPr>
          <w:rFonts w:ascii="Times New Roman" w:hAnsi="Times New Roman" w:cs="Times New Roman"/>
          <w:sz w:val="24"/>
          <w:szCs w:val="24"/>
        </w:rPr>
      </w:pPr>
      <w:ins w:id="365" w:author="ewarner" w:date="2014-07-15T12:08:00Z">
        <w:r>
          <w:rPr>
            <w:rFonts w:ascii="Times New Roman" w:hAnsi="Times New Roman" w:cs="Times New Roman"/>
            <w:sz w:val="24"/>
            <w:szCs w:val="24"/>
          </w:rPr>
          <w:t xml:space="preserve">We reviewed existing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models and assessment methods</w:t>
        </w:r>
      </w:ins>
      <w:ins w:id="366" w:author="ewarner" w:date="2014-07-15T12:09:00Z">
        <w:r>
          <w:rPr>
            <w:rFonts w:ascii="Times New Roman" w:hAnsi="Times New Roman" w:cs="Times New Roman"/>
            <w:sz w:val="24"/>
            <w:szCs w:val="24"/>
          </w:rPr>
          <w:t xml:space="preserve"> in order to understand the strengths and limitations of existing analysis. </w:t>
        </w:r>
      </w:ins>
      <w:moveToRangeStart w:id="367" w:author="ewarner" w:date="2014-07-15T12:06:00Z" w:name="move393189345"/>
      <w:moveTo w:id="368" w:author="ewarner" w:date="2014-07-15T12:06:00Z">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use such as water erosion of soil (e.g., are available </w:t>
        </w:r>
        <w:r w:rsidR="00BB781F" w:rsidRPr="00D80B76">
          <w:rPr>
            <w:rFonts w:ascii="Times New Roman" w:hAnsi="Times New Roman" w:cs="Times New Roman"/>
            <w:sz w:val="24"/>
            <w:szCs w:val="24"/>
          </w:rPr>
          <w:t>WEPP</w:t>
        </w:r>
        <w:r w:rsidR="00BB781F"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&lt;EndNote&gt;&lt;Cite&gt;&lt;Author&gt;USDA&lt;/Author&gt;&lt;Year&gt;(1995)&lt;/Year&gt;&lt;RecNum&gt;4&lt;/RecNum&gt;&lt;DisplayText&gt;(25)&lt;/DisplayText&gt;&lt;record&gt;&lt;rec-number&gt;4&lt;/rec-number&gt;&lt;foreign-keys&gt;&lt;key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moveTo w:id="369" w:author="ewarner" w:date="2014-07-15T12:06:00Z">
        <w:r w:rsidR="00BB781F"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"_ENREF_25" \o "USDA, (1995) #4"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25</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0"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BB781F"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&lt;EndNote&gt;&lt;Cite&gt;&lt;Author&gt;Parton&lt;/Author&gt;&lt;Year&gt;(1998)&lt;/Year&gt;&lt;RecNum&gt;5&lt;/RecNum&gt;&lt;DisplayText&gt;(26)&lt;/DisplayText&gt;&lt;record&gt;&lt;rec-number&gt;5&lt;/rec-number&gt;&lt;foreign-keys&gt;&lt;key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moveTo w:id="371" w:author="ewarner" w:date="2014-07-15T12:06:00Z">
        <w:r w:rsidR="00BB781F"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"_ENREF_26" \o "Parton, (1998) #5"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2"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moveTo>
      <w:ins w:id="373" w:author="ewarner" w:date="2014-07-15T12:09:00Z">
        <w:r>
          <w:rPr>
            <w:rFonts w:ascii="Times New Roman" w:hAnsi="Times New Roman" w:cs="Times New Roman"/>
            <w:sz w:val="24"/>
            <w:szCs w:val="24"/>
          </w:rPr>
          <w:t>footprints</w:t>
        </w:r>
      </w:ins>
      <w:moveTo w:id="374" w:author="ewarner" w:date="2014-07-15T12:06:00Z">
        <w:del w:id="375" w:author="ewarner" w:date="2014-07-15T12:09:00Z">
          <w:r w:rsidR="00BB781F" w:rsidDel="002B0B32">
            <w:rPr>
              <w:rFonts w:ascii="Times New Roman" w:hAnsi="Times New Roman" w:cs="Times New Roman"/>
              <w:sz w:val="24"/>
              <w:szCs w:val="24"/>
            </w:rPr>
            <w:delText>consumption</w:delText>
          </w:r>
        </w:del>
        <w:r w:rsidR="00BB781F">
          <w:rPr>
            <w:rFonts w:ascii="Times New Roman" w:hAnsi="Times New Roman" w:cs="Times New Roman"/>
            <w:sz w:val="24"/>
            <w:szCs w:val="24"/>
          </w:rPr>
          <w:t>.</w:t>
        </w:r>
      </w:moveTo>
      <w:ins w:id="376" w:author="ewarner" w:date="2014-07-15T12:10:00Z">
        <w:r>
          <w:rPr>
            <w:rFonts w:ascii="Times New Roman" w:hAnsi="Times New Roman" w:cs="Times New Roman"/>
            <w:sz w:val="24"/>
            <w:szCs w:val="24"/>
          </w:rPr>
          <w:t xml:space="preserve"> These models and studies were excluded from the literature review.</w:t>
        </w:r>
      </w:ins>
    </w:p>
    <w:moveToRangeEnd w:id="367"/>
    <w:p w14:paraId="786BEA9A" w14:textId="10B7FA1E" w:rsidR="00BB781F" w:rsidRPr="00B57EEA" w:rsidDel="002B0B32" w:rsidRDefault="00BB781F" w:rsidP="00B57EEA">
      <w:pPr>
        <w:spacing w:line="480" w:lineRule="auto"/>
        <w:rPr>
          <w:del w:id="377" w:author="ewarner" w:date="2014-07-15T12:08:00Z"/>
          <w:rFonts w:ascii="Times New Roman" w:hAnsi="Times New Roman" w:cs="Times New Roman"/>
          <w:b/>
          <w:sz w:val="24"/>
          <w:szCs w:val="24"/>
        </w:rPr>
      </w:pPr>
    </w:p>
    <w:p w14:paraId="6FD6DFDE" w14:textId="2DA9989C" w:rsidR="00993461" w:rsidRPr="00096D65" w:rsidDel="008C7C21" w:rsidRDefault="00993461" w:rsidP="00993461">
      <w:pPr>
        <w:spacing w:line="480" w:lineRule="auto"/>
        <w:rPr>
          <w:del w:id="378" w:author="ewarner" w:date="2014-07-15T11:18:00Z"/>
          <w:rFonts w:ascii="Times New Roman" w:hAnsi="Times New Roman" w:cs="Times New Roman"/>
          <w:i/>
          <w:sz w:val="24"/>
          <w:szCs w:val="24"/>
        </w:rPr>
      </w:pPr>
      <w:moveToRangeStart w:id="379" w:author="ewarner" w:date="2014-07-15T11:13:00Z" w:name="move393186120"/>
      <w:moveTo w:id="380" w:author="ewarner" w:date="2014-07-15T11:13:00Z">
        <w:del w:id="381" w:author="ewarner" w:date="2014-07-15T11:17:00Z">
          <w:r w:rsidRPr="00096D65" w:rsidDel="008C7C21">
            <w:rPr>
              <w:rFonts w:ascii="Times New Roman" w:hAnsi="Times New Roman" w:cs="Times New Roman"/>
              <w:i/>
              <w:sz w:val="24"/>
              <w:szCs w:val="24"/>
            </w:rPr>
            <w:delText>1</w:delText>
          </w:r>
        </w:del>
        <w:del w:id="382" w:author="ewarner" w:date="2014-07-15T11:18:00Z">
          <w:r w:rsidRPr="00096D65" w:rsidDel="008C7C21">
            <w:rPr>
              <w:rFonts w:ascii="Times New Roman" w:hAnsi="Times New Roman" w:cs="Times New Roman"/>
              <w:i/>
              <w:sz w:val="24"/>
              <w:szCs w:val="24"/>
            </w:rPr>
            <w:delText>.</w:delText>
          </w:r>
        </w:del>
        <w:del w:id="383" w:author="ewarner" w:date="2014-07-15T11:17:00Z">
          <w:r w:rsidDel="008C7C21">
            <w:rPr>
              <w:rFonts w:ascii="Times New Roman" w:hAnsi="Times New Roman" w:cs="Times New Roman"/>
              <w:i/>
              <w:sz w:val="24"/>
              <w:szCs w:val="24"/>
            </w:rPr>
            <w:delText>3</w:delText>
          </w:r>
        </w:del>
        <w:del w:id="384" w:author="ewarner" w:date="2014-07-15T11:18:00Z">
          <w:r w:rsidRPr="00096D65" w:rsidDel="008C7C21">
            <w:rPr>
              <w:rFonts w:ascii="Times New Roman" w:hAnsi="Times New Roman" w:cs="Times New Roman"/>
              <w:i/>
              <w:sz w:val="24"/>
              <w:szCs w:val="24"/>
            </w:rPr>
            <w:delText>. Existing Water Footprinting Studies</w:delText>
          </w:r>
        </w:del>
      </w:moveTo>
    </w:p>
    <w:p w14:paraId="21573126" w14:textId="0E6E14B4" w:rsidR="00993461" w:rsidDel="008C7C21" w:rsidRDefault="00993461" w:rsidP="00993461">
      <w:pPr>
        <w:spacing w:line="480" w:lineRule="auto"/>
        <w:ind w:firstLine="720"/>
        <w:rPr>
          <w:del w:id="385" w:author="ewarner" w:date="2014-07-15T11:18:00Z"/>
          <w:rFonts w:ascii="Times New Roman" w:hAnsi="Times New Roman" w:cs="Times New Roman"/>
          <w:sz w:val="24"/>
          <w:szCs w:val="24"/>
        </w:rPr>
      </w:pPr>
      <w:moveTo w:id="386" w:author="ewarner" w:date="2014-07-15T11:13:00Z">
        <w:del w:id="387" w:author="ewarner" w:date="2014-07-15T11:18:00Z">
          <w:r w:rsidDel="008C7C21">
            <w:rPr>
              <w:rFonts w:ascii="Times New Roman" w:hAnsi="Times New Roman" w:cs="Times New Roman"/>
              <w:sz w:val="24"/>
              <w:szCs w:val="24"/>
            </w:rPr>
            <w:delText xml:space="preserve">Production of crop-based </w:delText>
          </w:r>
          <w:r w:rsidRPr="00EA27BE"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transportation fuel has been reported to consume</w:delText>
          </w:r>
          <w:r w:rsidRPr="00EA27BE" w:rsidDel="008C7C21">
            <w:rPr>
              <w:rFonts w:ascii="Times New Roman" w:hAnsi="Times New Roman" w:cs="Times New Roman"/>
              <w:sz w:val="24"/>
              <w:szCs w:val="24"/>
            </w:rPr>
            <w:delText xml:space="preserve"> more water than </w:delText>
          </w:r>
          <w:r w:rsidDel="008C7C21">
            <w:rPr>
              <w:rFonts w:ascii="Times New Roman" w:hAnsi="Times New Roman" w:cs="Times New Roman"/>
              <w:sz w:val="24"/>
              <w:szCs w:val="24"/>
            </w:rPr>
            <w:delText>fossil energy</w:delText>
          </w:r>
          <w:r w:rsidRPr="00EA27BE" w:rsidDel="008C7C21">
            <w:rPr>
              <w:rFonts w:ascii="Times New Roman" w:hAnsi="Times New Roman" w:cs="Times New Roman"/>
              <w:sz w:val="24"/>
              <w:szCs w:val="24"/>
            </w:rPr>
            <w:delText xml:space="preserve"> production</w:delText>
          </w:r>
          <w:r w:rsidDel="008C7C21">
            <w:rPr>
              <w:rFonts w:ascii="Times New Roman" w:hAnsi="Times New Roman" w:cs="Times New Roman"/>
              <w:sz w:val="24"/>
              <w:szCs w:val="24"/>
            </w:rPr>
            <w:delText xml:space="preserve"> per unit of fuel produced</w:delText>
          </w:r>
          <w:r w:rsidRPr="00EA27BE" w:rsidDel="008C7C21">
            <w:rPr>
              <w:rFonts w:ascii="Times New Roman" w:hAnsi="Times New Roman" w:cs="Times New Roman"/>
              <w:sz w:val="24"/>
              <w:szCs w:val="24"/>
            </w:rPr>
            <w:delText>.</w:delText>
          </w:r>
          <w:r w:rsidRPr="002D6718" w:rsidDel="008C7C21">
            <w:rPr>
              <w:rFonts w:ascii="Times New Roman" w:hAnsi="Times New Roman" w:cs="Times New Roman"/>
              <w:sz w:val="24"/>
              <w:szCs w:val="24"/>
              <w:vertAlign w:val="superscript"/>
            </w:rPr>
            <w:fldChar w:fldCharType="begin"/>
          </w:r>
        </w:del>
      </w:moveTo>
      <w:del w:id="388" w:author="ewarner" w:date="2014-07-15T11:18:00Z">
        <w:r w:rsidDel="008C7C21">
          <w:rPr>
            <w:rFonts w:ascii="Times New Roman" w:hAnsi="Times New Roman" w:cs="Times New Roman"/>
            <w:sz w:val="24"/>
            <w:szCs w:val="24"/>
            <w:vertAlign w:val="superscript"/>
          </w:rPr>
          <w:delInstrText xml:space="preserve"> ADDIN EN.CITE &lt;EndNote&gt;&lt;Cite&gt;&lt;Author&gt;Wu&lt;/Author&gt;&lt;Year&gt;(2009)&lt;/Year&gt;&lt;RecNum&gt;15&lt;/RecNum&gt;&lt;DisplayText&gt;(17, 21)&lt;/DisplayText&gt;&lt;record&gt;&lt;rec-number&gt;15&lt;/rec-number&gt;&lt;foreign-keys&gt;&lt;key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89" w:author="ewarner" w:date="2014-07-15T11:13:00Z">
        <w:del w:id="390" w:author="ewarner" w:date="2014-07-15T11:18:00Z">
          <w:r w:rsidRPr="002D6718" w:rsidDel="008C7C21">
            <w:rPr>
              <w:rFonts w:ascii="Times New Roman" w:hAnsi="Times New Roman" w:cs="Times New Roman"/>
              <w:sz w:val="24"/>
              <w:szCs w:val="24"/>
              <w:vertAlign w:val="superscript"/>
            </w:rPr>
            <w:fldChar w:fldCharType="separate"/>
          </w:r>
        </w:del>
      </w:moveTo>
      <w:del w:id="391"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2" w:author="ewarner" w:date="2014-07-15T11:13:00Z">
        <w:del w:id="393" w:author="ewarner" w:date="2014-07-15T11:18:00Z">
          <w:r w:rsidRPr="002D6718" w:rsidDel="008C7C21">
            <w:rPr>
              <w:rFonts w:ascii="Times New Roman" w:hAnsi="Times New Roman" w:cs="Times New Roman"/>
              <w:sz w:val="24"/>
              <w:szCs w:val="24"/>
              <w:vertAlign w:val="superscript"/>
            </w:rPr>
            <w:fldChar w:fldCharType="end"/>
          </w:r>
          <w:r w:rsidRPr="00EA27BE" w:rsidDel="008C7C21">
            <w:rPr>
              <w:rFonts w:ascii="Times New Roman" w:hAnsi="Times New Roman" w:cs="Times New Roman"/>
              <w:sz w:val="24"/>
              <w:szCs w:val="24"/>
              <w:vertAlign w:val="superscript"/>
            </w:rPr>
            <w:delText xml:space="preserve"> </w:delText>
          </w:r>
          <w:r w:rsidRPr="00EA27BE" w:rsidDel="008C7C21">
            <w:rPr>
              <w:rFonts w:ascii="Times New Roman" w:hAnsi="Times New Roman" w:cs="Times New Roman"/>
              <w:sz w:val="24"/>
              <w:szCs w:val="24"/>
            </w:rPr>
            <w:delText>Bioenergy systems consume water all along the supply chain, but the major uses of water occur in the</w:delText>
          </w:r>
          <w:r w:rsidDel="008C7C21">
            <w:rPr>
              <w:rFonts w:ascii="Times New Roman" w:hAnsi="Times New Roman" w:cs="Times New Roman"/>
              <w:sz w:val="24"/>
              <w:szCs w:val="24"/>
            </w:rPr>
            <w:delText xml:space="preserve"> cultivation of the biomass-feedstock and biomass-conversion-to-fuel</w:delText>
          </w:r>
          <w:r w:rsidRPr="00E15979" w:rsidDel="008C7C21">
            <w:rPr>
              <w:rFonts w:ascii="Times New Roman" w:hAnsi="Times New Roman" w:cs="Times New Roman"/>
              <w:sz w:val="24"/>
              <w:szCs w:val="24"/>
            </w:rPr>
            <w:delText xml:space="preserve"> phases of </w:delText>
          </w:r>
          <w:r w:rsidDel="008C7C21">
            <w:rPr>
              <w:rFonts w:ascii="Times New Roman" w:hAnsi="Times New Roman" w:cs="Times New Roman"/>
              <w:sz w:val="24"/>
              <w:szCs w:val="24"/>
            </w:rPr>
            <w:delText>bioenergy production.</w:delText>
          </w:r>
          <w:r w:rsidRPr="009469AB" w:rsidDel="008C7C21">
            <w:rPr>
              <w:rFonts w:ascii="Times New Roman" w:hAnsi="Times New Roman" w:cs="Times New Roman"/>
              <w:sz w:val="24"/>
              <w:szCs w:val="24"/>
              <w:vertAlign w:val="superscript"/>
            </w:rPr>
            <w:fldChar w:fldCharType="begin"/>
          </w:r>
        </w:del>
      </w:moveTo>
      <w:del w:id="394" w:author="ewarner" w:date="2014-07-15T11:18:00Z">
        <w:r w:rsidDel="008C7C21">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&lt;EndNote&gt;&lt;Cite&gt;&lt;Author&gt;Fingerman&lt;/Author&gt;&lt;Year&gt;(2010)&lt;/Year&gt;&lt;RecNum&gt;12&lt;/RecNum&gt;&lt;DisplayText&gt;(17)&lt;/DisplayText&gt;&lt;record&gt;&lt;rec-number&gt;12&lt;/rec-number&gt;&lt;foreign-keys&gt;&lt;key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95" w:author="ewarner" w:date="2014-07-15T11:13:00Z">
        <w:del w:id="396" w:author="ewarner" w:date="2014-07-15T11:18:00Z">
          <w:r w:rsidRPr="009469AB" w:rsidDel="008C7C21">
            <w:rPr>
              <w:rFonts w:ascii="Times New Roman" w:hAnsi="Times New Roman" w:cs="Times New Roman"/>
              <w:sz w:val="24"/>
              <w:szCs w:val="24"/>
              <w:vertAlign w:val="superscript"/>
            </w:rPr>
            <w:fldChar w:fldCharType="separate"/>
          </w:r>
        </w:del>
      </w:moveTo>
      <w:del w:id="39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8" w:author="ewarner" w:date="2014-07-15T11:13:00Z">
        <w:del w:id="399" w:author="ewarner" w:date="2014-07-15T11:18:00Z">
          <w:r w:rsidRPr="009469AB"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This study focuses on agricultural biomass production. In feedstock cultivation, </w:delText>
          </w:r>
          <w:r w:rsidRPr="00382294" w:rsidDel="008C7C21">
            <w:rPr>
              <w:rFonts w:ascii="Times New Roman" w:hAnsi="Times New Roman" w:cs="Times New Roman"/>
              <w:sz w:val="24"/>
              <w:szCs w:val="24"/>
            </w:rPr>
            <w:delText xml:space="preserve">water is </w:delText>
          </w:r>
          <w:r w:rsidDel="008C7C21">
            <w:rPr>
              <w:rFonts w:ascii="Times New Roman" w:hAnsi="Times New Roman" w:cs="Times New Roman"/>
              <w:sz w:val="24"/>
              <w:szCs w:val="24"/>
            </w:rPr>
            <w:delText xml:space="preserve">typically </w:delText>
          </w:r>
          <w:r w:rsidRPr="00382294" w:rsidDel="008C7C21">
            <w:rPr>
              <w:rFonts w:ascii="Times New Roman" w:hAnsi="Times New Roman" w:cs="Times New Roman"/>
              <w:sz w:val="24"/>
              <w:szCs w:val="24"/>
            </w:rPr>
            <w:delText>lost to the atmosphere through evapotranspiration</w:delText>
          </w:r>
          <w:r w:rsidDel="008C7C21">
            <w:rPr>
              <w:rFonts w:ascii="Times New Roman" w:hAnsi="Times New Roman" w:cs="Times New Roman"/>
              <w:sz w:val="24"/>
              <w:szCs w:val="24"/>
            </w:rPr>
            <w:delText xml:space="preserve"> </w:delText>
          </w:r>
          <w:r w:rsidRPr="00382294" w:rsidDel="008C7C21">
            <w:rPr>
              <w:rFonts w:ascii="Times New Roman" w:hAnsi="Times New Roman" w:cs="Times New Roman"/>
              <w:sz w:val="24"/>
              <w:szCs w:val="24"/>
            </w:rPr>
            <w:delText xml:space="preserve">during the </w:delText>
          </w:r>
          <w:r w:rsidDel="008C7C21">
            <w:rPr>
              <w:rFonts w:ascii="Times New Roman" w:hAnsi="Times New Roman" w:cs="Times New Roman"/>
              <w:sz w:val="24"/>
              <w:szCs w:val="24"/>
            </w:rPr>
            <w:delText>growth cycle</w:delText>
          </w:r>
          <w:r w:rsidRPr="00382294" w:rsidDel="008C7C21">
            <w:rPr>
              <w:rFonts w:ascii="Times New Roman" w:hAnsi="Times New Roman" w:cs="Times New Roman"/>
              <w:sz w:val="24"/>
              <w:szCs w:val="24"/>
            </w:rPr>
            <w:delText xml:space="preserve"> o</w:delText>
          </w:r>
          <w:r w:rsidDel="008C7C21">
            <w:rPr>
              <w:rFonts w:ascii="Times New Roman" w:hAnsi="Times New Roman" w:cs="Times New Roman"/>
              <w:sz w:val="24"/>
              <w:szCs w:val="24"/>
            </w:rPr>
            <w:delText>f cultivated feedstock</w:delText>
          </w:r>
          <w:r w:rsidRPr="00382294" w:rsidDel="008C7C21">
            <w:rPr>
              <w:rFonts w:ascii="Times New Roman" w:hAnsi="Times New Roman" w:cs="Times New Roman"/>
              <w:sz w:val="24"/>
              <w:szCs w:val="24"/>
            </w:rPr>
            <w:delText>.</w:delText>
          </w:r>
          <w:r w:rsidDel="008C7C21">
            <w:rPr>
              <w:rFonts w:ascii="Times New Roman" w:hAnsi="Times New Roman" w:cs="Times New Roman"/>
              <w:sz w:val="24"/>
              <w:szCs w:val="24"/>
            </w:rPr>
            <w:delText xml:space="preserve"> </w:delText>
          </w:r>
        </w:del>
      </w:moveTo>
    </w:p>
    <w:p w14:paraId="29054F0E" w14:textId="123248C2" w:rsidR="00993461" w:rsidDel="008C7C21" w:rsidRDefault="00993461" w:rsidP="00993461">
      <w:pPr>
        <w:spacing w:line="480" w:lineRule="auto"/>
        <w:ind w:firstLine="720"/>
        <w:rPr>
          <w:del w:id="400" w:author="ewarner" w:date="2014-07-15T11:18:00Z"/>
          <w:rFonts w:ascii="Times New Roman" w:hAnsi="Times New Roman" w:cs="Times New Roman"/>
          <w:sz w:val="24"/>
          <w:szCs w:val="24"/>
        </w:rPr>
      </w:pPr>
      <w:moveTo w:id="401" w:author="ewarner" w:date="2014-07-15T11:13:00Z">
        <w:del w:id="402" w:author="ewarner" w:date="2014-07-15T11:18:00Z">
          <w:r w:rsidDel="008C7C21">
            <w:rPr>
              <w:rFonts w:ascii="Times New Roman" w:hAnsi="Times New Roman" w:cs="Times New Roman"/>
              <w:sz w:val="24"/>
              <w:szCs w:val="24"/>
            </w:rPr>
            <w:delText>R</w:delText>
          </w:r>
          <w:r w:rsidRPr="00576C06" w:rsidDel="008C7C21">
            <w:rPr>
              <w:rFonts w:ascii="Times New Roman" w:hAnsi="Times New Roman" w:cs="Times New Roman"/>
              <w:sz w:val="24"/>
              <w:szCs w:val="24"/>
            </w:rPr>
            <w:delText>ecent studies indicate that considerable improvements can be made in efficiency of water consumption in the production of agriculture and</w:delText>
          </w:r>
          <w:r w:rsidDel="008C7C21">
            <w:rPr>
              <w:rFonts w:ascii="Times New Roman" w:hAnsi="Times New Roman" w:cs="Times New Roman"/>
              <w:sz w:val="24"/>
              <w:szCs w:val="24"/>
            </w:rPr>
            <w:delText>, specifically,</w:delText>
          </w:r>
          <w:r w:rsidRPr="00576C06" w:rsidDel="008C7C21">
            <w:rPr>
              <w:rFonts w:ascii="Times New Roman" w:hAnsi="Times New Roman" w:cs="Times New Roman"/>
              <w:sz w:val="24"/>
              <w:szCs w:val="24"/>
            </w:rPr>
            <w:delText xml:space="preserve"> bioenergy crops.</w:delText>
          </w:r>
          <w:r w:rsidRPr="00E92B72"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del>
      </w:moveTo>
      <w:del w:id="403"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04" w:author="ewarner" w:date="2014-07-15T11:13:00Z">
        <w:del w:id="405" w:author="ewarner" w:date="2014-07-15T11:18:00Z">
          <w:r w:rsidRPr="00E92B72" w:rsidDel="008C7C21">
            <w:rPr>
              <w:rFonts w:ascii="Times New Roman" w:hAnsi="Times New Roman" w:cs="Times New Roman"/>
              <w:sz w:val="24"/>
              <w:szCs w:val="24"/>
              <w:vertAlign w:val="superscript"/>
            </w:rPr>
          </w:r>
        </w:del>
      </w:ins>
      <w:moveTo w:id="406" w:author="ewarner" w:date="2014-07-15T11:13:00Z">
        <w:del w:id="407" w:author="ewarner" w:date="2014-07-15T11:18:00Z">
          <w:r w:rsidRPr="00E92B72" w:rsidDel="008C7C21">
            <w:rPr>
              <w:rFonts w:ascii="Times New Roman" w:hAnsi="Times New Roman" w:cs="Times New Roman"/>
              <w:sz w:val="24"/>
              <w:szCs w:val="24"/>
              <w:vertAlign w:val="superscript"/>
            </w:rPr>
            <w:fldChar w:fldCharType="separate"/>
          </w:r>
        </w:del>
      </w:moveTo>
      <w:del w:id="408"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21-23</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09" w:author="ewarner" w:date="2014-07-15T11:13:00Z">
        <w:del w:id="410" w:author="ewarner" w:date="2014-07-15T11:18:00Z">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rPr>
            <w:delText>For instance, perennial energy crops</w:delText>
          </w:r>
          <w:r w:rsidRPr="001B21B5"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could reduce overall water use if </w:delText>
          </w:r>
          <w:r w:rsidRPr="001B21B5" w:rsidDel="008C7C21">
            <w:rPr>
              <w:rFonts w:ascii="Times New Roman" w:hAnsi="Times New Roman" w:cs="Times New Roman"/>
              <w:sz w:val="24"/>
              <w:szCs w:val="24"/>
            </w:rPr>
            <w:delText>grown</w:delText>
          </w:r>
          <w:r w:rsidDel="008C7C21">
            <w:rPr>
              <w:rFonts w:ascii="Times New Roman" w:hAnsi="Times New Roman" w:cs="Times New Roman"/>
              <w:sz w:val="24"/>
              <w:szCs w:val="24"/>
            </w:rPr>
            <w:delText xml:space="preserve"> on extensively managed land, such as arable fields used intermittently as</w:delText>
          </w:r>
          <w:r w:rsidRPr="001B21B5" w:rsidDel="008C7C21">
            <w:rPr>
              <w:rFonts w:ascii="Times New Roman" w:hAnsi="Times New Roman" w:cs="Times New Roman"/>
              <w:sz w:val="24"/>
              <w:szCs w:val="24"/>
            </w:rPr>
            <w:delText xml:space="preserve"> pasture for grazi</w:delText>
          </w:r>
          <w:r w:rsidDel="008C7C21">
            <w:rPr>
              <w:rFonts w:ascii="Times New Roman" w:hAnsi="Times New Roman" w:cs="Times New Roman"/>
              <w:sz w:val="24"/>
              <w:szCs w:val="24"/>
            </w:rPr>
            <w:delText>ng animals.</w:delText>
          </w:r>
          <w:r w:rsidRPr="00E92B72" w:rsidDel="008C7C21">
            <w:rPr>
              <w:rFonts w:ascii="Times New Roman" w:hAnsi="Times New Roman" w:cs="Times New Roman"/>
              <w:sz w:val="24"/>
              <w:szCs w:val="24"/>
              <w:vertAlign w:val="superscript"/>
            </w:rPr>
            <w:fldChar w:fldCharType="begin"/>
          </w:r>
          <w:r w:rsidDel="008C7C21">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Pr="00E92B72" w:rsidDel="008C7C21">
            <w:rPr>
              <w:rFonts w:ascii="Times New Roman" w:hAnsi="Times New Roman" w:cs="Times New Roman"/>
              <w:sz w:val="24"/>
              <w:szCs w:val="24"/>
              <w:vertAlign w:val="superscript"/>
            </w:rPr>
            <w:fldChar w:fldCharType="separate"/>
          </w:r>
          <w:r w:rsidDel="008C7C21">
            <w:rPr>
              <w:rFonts w:ascii="Times New Roman" w:hAnsi="Times New Roman" w:cs="Times New Roman"/>
              <w:noProof/>
              <w:sz w:val="24"/>
              <w:szCs w:val="24"/>
              <w:vertAlign w:val="superscript"/>
            </w:rPr>
            <w:delText>(</w:delText>
          </w:r>
        </w:del>
      </w:moveTo>
      <w:del w:id="411" w:author="ewarner" w:date="2014-07-15T11:18:00Z">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"_ENREF_20" \o "Chum, (2011) #67" </w:delInstrText>
        </w:r>
        <w:r w:rsidR="008C7C21" w:rsidDel="008C7C21">
          <w:rPr>
            <w:rFonts w:ascii="Times New Roman" w:hAnsi="Times New Roman" w:cs="Times New Roman"/>
            <w:noProof/>
            <w:sz w:val="24"/>
            <w:szCs w:val="24"/>
            <w:vertAlign w:val="superscript"/>
          </w:rPr>
          <w:fldChar w:fldCharType="separate"/>
        </w:r>
      </w:del>
      <w:moveTo w:id="412" w:author="ewarner" w:date="2014-07-15T11:13:00Z">
        <w:del w:id="413" w:author="ewarner" w:date="2014-07-15T11:18:00Z">
          <w:r w:rsidR="008C7C21" w:rsidDel="008C7C21">
            <w:rPr>
              <w:rFonts w:ascii="Times New Roman" w:hAnsi="Times New Roman" w:cs="Times New Roman"/>
              <w:noProof/>
              <w:sz w:val="24"/>
              <w:szCs w:val="24"/>
              <w:vertAlign w:val="superscript"/>
            </w:rPr>
            <w:delText>20</w:delText>
          </w:r>
        </w:del>
      </w:moveTo>
      <w:del w:id="414" w:author="ewarner" w:date="2014-07-15T11:18:00Z">
        <w:r w:rsidR="008C7C21" w:rsidDel="008C7C21">
          <w:rPr>
            <w:rFonts w:ascii="Times New Roman" w:hAnsi="Times New Roman" w:cs="Times New Roman"/>
            <w:noProof/>
            <w:sz w:val="24"/>
            <w:szCs w:val="24"/>
            <w:vertAlign w:val="superscript"/>
          </w:rPr>
          <w:fldChar w:fldCharType="end"/>
        </w:r>
      </w:del>
      <w:moveTo w:id="415" w:author="ewarner" w:date="2014-07-15T11:13:00Z">
        <w:del w:id="416" w:author="ewarner" w:date="2014-07-15T11:18:00Z">
          <w:r w:rsidDel="008C7C21">
            <w:rPr>
              <w:rFonts w:ascii="Times New Roman" w:hAnsi="Times New Roman" w:cs="Times New Roman"/>
              <w:noProof/>
              <w:sz w:val="24"/>
              <w:szCs w:val="24"/>
              <w:vertAlign w:val="superscript"/>
            </w:rPr>
            <w:delText>)</w:delText>
          </w:r>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Studies have also suggested that p</w:delText>
          </w:r>
          <w:r w:rsidRPr="00576C06" w:rsidDel="008C7C21">
            <w:rPr>
              <w:rFonts w:ascii="Times New Roman" w:hAnsi="Times New Roman" w:cs="Times New Roman"/>
              <w:sz w:val="24"/>
              <w:szCs w:val="24"/>
            </w:rPr>
            <w:delText xml:space="preserve">erennial crops </w:delText>
          </w:r>
          <w:r w:rsidDel="008C7C21">
            <w:rPr>
              <w:rFonts w:ascii="Times New Roman" w:hAnsi="Times New Roman" w:cs="Times New Roman"/>
              <w:sz w:val="24"/>
              <w:szCs w:val="24"/>
            </w:rPr>
            <w:delText>may</w:delText>
          </w:r>
          <w:r w:rsidRPr="00576C06" w:rsidDel="008C7C21">
            <w:rPr>
              <w:rFonts w:ascii="Times New Roman" w:hAnsi="Times New Roman" w:cs="Times New Roman"/>
              <w:sz w:val="24"/>
              <w:szCs w:val="24"/>
            </w:rPr>
            <w:delText xml:space="preserve"> improve soil water retention and lower soil evaporation</w:delText>
          </w:r>
          <w:r w:rsidDel="008C7C21">
            <w:rPr>
              <w:rFonts w:ascii="Times New Roman" w:hAnsi="Times New Roman" w:cs="Times New Roman"/>
              <w:sz w:val="24"/>
              <w:szCs w:val="24"/>
            </w:rPr>
            <w:delText xml:space="preserve"> r</w:delText>
          </w:r>
          <w:r w:rsidRPr="00576C06" w:rsidDel="008C7C21">
            <w:rPr>
              <w:rFonts w:ascii="Times New Roman" w:hAnsi="Times New Roman" w:cs="Times New Roman"/>
              <w:sz w:val="24"/>
              <w:szCs w:val="24"/>
            </w:rPr>
            <w:delText>elative to annual crop</w:delText>
          </w:r>
          <w:r w:rsidDel="008C7C21">
            <w:rPr>
              <w:rFonts w:ascii="Times New Roman" w:hAnsi="Times New Roman" w:cs="Times New Roman"/>
              <w:sz w:val="24"/>
              <w:szCs w:val="24"/>
            </w:rPr>
            <w:delText xml:space="preserve">s, </w:delText>
          </w:r>
          <w:r w:rsidRPr="00576C06" w:rsidDel="008C7C21">
            <w:rPr>
              <w:rFonts w:ascii="Times New Roman" w:hAnsi="Times New Roman" w:cs="Times New Roman"/>
              <w:sz w:val="24"/>
              <w:szCs w:val="24"/>
            </w:rPr>
            <w:delText xml:space="preserve">depending on location and climate, </w:delText>
          </w:r>
          <w:r w:rsidDel="008C7C21">
            <w:rPr>
              <w:rFonts w:ascii="Times New Roman" w:hAnsi="Times New Roman" w:cs="Times New Roman"/>
              <w:sz w:val="24"/>
              <w:szCs w:val="24"/>
            </w:rPr>
            <w:delText xml:space="preserve">while redirecting unproductive water evaporation and runoff </w:delText>
          </w:r>
          <w:r w:rsidRPr="00576C06" w:rsidDel="008C7C21">
            <w:rPr>
              <w:rFonts w:ascii="Times New Roman" w:hAnsi="Times New Roman" w:cs="Times New Roman"/>
              <w:sz w:val="24"/>
              <w:szCs w:val="24"/>
            </w:rPr>
            <w:delText>.</w:delText>
          </w:r>
          <w:r w:rsidRPr="000E154D"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del>
      </w:moveTo>
      <w:del w:id="417"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18" w:author="ewarner" w:date="2014-07-15T11:13:00Z">
        <w:del w:id="419" w:author="ewarner" w:date="2014-07-15T11:18:00Z">
          <w:r w:rsidRPr="000E154D" w:rsidDel="008C7C21">
            <w:rPr>
              <w:rFonts w:ascii="Times New Roman" w:hAnsi="Times New Roman" w:cs="Times New Roman"/>
              <w:sz w:val="24"/>
              <w:szCs w:val="24"/>
              <w:vertAlign w:val="superscript"/>
            </w:rPr>
          </w:r>
        </w:del>
      </w:ins>
      <w:moveTo w:id="420" w:author="ewarner" w:date="2014-07-15T11:13:00Z">
        <w:del w:id="421" w:author="ewarner" w:date="2014-07-15T11:18:00Z">
          <w:r w:rsidRPr="000E154D" w:rsidDel="008C7C21">
            <w:rPr>
              <w:rFonts w:ascii="Times New Roman" w:hAnsi="Times New Roman" w:cs="Times New Roman"/>
              <w:sz w:val="24"/>
              <w:szCs w:val="24"/>
              <w:vertAlign w:val="superscript"/>
            </w:rPr>
            <w:fldChar w:fldCharType="separate"/>
          </w:r>
        </w:del>
      </w:moveTo>
      <w:del w:id="422"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23" w:author="ewarner" w:date="2014-07-15T11:13:00Z">
        <w:del w:id="424" w:author="ewarner" w:date="2014-07-15T11:18:00Z">
          <w:r w:rsidRPr="000E154D"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del>
      </w:moveTo>
    </w:p>
    <w:p w14:paraId="4BB6942B" w14:textId="64AE0B28" w:rsidR="00993461" w:rsidDel="008C7C21" w:rsidRDefault="00993461" w:rsidP="00993461">
      <w:pPr>
        <w:spacing w:line="480" w:lineRule="auto"/>
        <w:ind w:firstLine="720"/>
        <w:rPr>
          <w:del w:id="425" w:author="ewarner" w:date="2014-07-15T11:18:00Z"/>
          <w:rFonts w:ascii="Times New Roman" w:hAnsi="Times New Roman" w:cs="Times New Roman"/>
          <w:sz w:val="24"/>
          <w:szCs w:val="24"/>
        </w:rPr>
      </w:pPr>
      <w:moveTo w:id="426" w:author="ewarner" w:date="2014-07-15T11:13:00Z">
        <w:del w:id="427" w:author="ewarner" w:date="2014-07-15T11:18:00Z">
          <w:r w:rsidDel="008C7C21">
            <w:rPr>
              <w:rFonts w:ascii="Times New Roman" w:hAnsi="Times New Roman" w:cs="Times New Roman"/>
              <w:sz w:val="24"/>
              <w:szCs w:val="24"/>
            </w:rPr>
            <w:delText>B</w:delText>
          </w:r>
          <w:r w:rsidRPr="00576C06" w:rsidDel="008C7C21">
            <w:rPr>
              <w:rFonts w:ascii="Times New Roman" w:hAnsi="Times New Roman" w:cs="Times New Roman"/>
              <w:sz w:val="24"/>
              <w:szCs w:val="24"/>
            </w:rPr>
            <w:delText>ioenergy systems</w:delText>
          </w:r>
          <w:r w:rsidRPr="008D7260" w:rsidDel="008C7C21">
            <w:rPr>
              <w:rFonts w:ascii="Times New Roman" w:hAnsi="Times New Roman" w:cs="Times New Roman"/>
              <w:sz w:val="24"/>
              <w:szCs w:val="24"/>
            </w:rPr>
            <w:delText xml:space="preserve"> can use a range of agricultural, industry, and forestry related wastes and residues</w:delText>
          </w:r>
          <w:r w:rsidDel="008C7C21">
            <w:rPr>
              <w:rFonts w:ascii="Times New Roman" w:hAnsi="Times New Roman" w:cs="Times New Roman"/>
              <w:sz w:val="24"/>
              <w:szCs w:val="24"/>
            </w:rPr>
            <w:delText xml:space="preserve"> that</w:delText>
          </w:r>
          <w:r w:rsidRPr="008D7260" w:rsidDel="008C7C21">
            <w:rPr>
              <w:rFonts w:ascii="Times New Roman" w:hAnsi="Times New Roman" w:cs="Times New Roman"/>
              <w:sz w:val="24"/>
              <w:szCs w:val="24"/>
            </w:rPr>
            <w:delText xml:space="preserve"> have little to no direct </w:delText>
          </w:r>
          <w:r w:rsidDel="008C7C21">
            <w:rPr>
              <w:rFonts w:ascii="Times New Roman" w:hAnsi="Times New Roman" w:cs="Times New Roman"/>
              <w:sz w:val="24"/>
              <w:szCs w:val="24"/>
            </w:rPr>
            <w:delText xml:space="preserve">claims on </w:delText>
          </w:r>
          <w:r w:rsidRPr="008D7260" w:rsidDel="008C7C21">
            <w:rPr>
              <w:rFonts w:ascii="Times New Roman" w:hAnsi="Times New Roman" w:cs="Times New Roman"/>
              <w:sz w:val="24"/>
              <w:szCs w:val="24"/>
            </w:rPr>
            <w:delText>water consumption</w:delText>
          </w:r>
          <w:r w:rsidDel="008C7C21">
            <w:rPr>
              <w:rFonts w:ascii="Times New Roman" w:hAnsi="Times New Roman" w:cs="Times New Roman"/>
              <w:sz w:val="24"/>
              <w:szCs w:val="24"/>
            </w:rPr>
            <w:delText xml:space="preserve"> and are higher yielding feedstocks</w:delText>
          </w:r>
          <w:r w:rsidRPr="008D7260"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vertAlign w:val="superscript"/>
            </w:rPr>
            <w:fldChar w:fldCharType="begin"/>
          </w:r>
        </w:del>
      </w:moveTo>
      <w:del w:id="428"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29" w:author="ewarner" w:date="2014-07-15T11:13:00Z">
        <w:del w:id="430" w:author="ewarner" w:date="2014-07-15T11:18:00Z">
          <w:r w:rsidRPr="008D7260" w:rsidDel="008C7C21">
            <w:rPr>
              <w:rFonts w:ascii="Times New Roman" w:hAnsi="Times New Roman" w:cs="Times New Roman"/>
              <w:sz w:val="24"/>
              <w:szCs w:val="24"/>
              <w:vertAlign w:val="superscript"/>
            </w:rPr>
            <w:fldChar w:fldCharType="separate"/>
          </w:r>
        </w:del>
      </w:moveTo>
      <w:del w:id="431"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2" w:author="ewarner" w:date="2014-07-15T11:13:00Z">
        <w:del w:id="433" w:author="ewarner" w:date="2014-07-15T11:18:00Z">
          <w:r w:rsidRPr="008D7260"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Removal of wastes and residues may have implications for the hydrological cycle, but their impacts depend on the prior use of the waste or residue (e.g., left in field or sent to land fill).</w:delText>
          </w:r>
          <w:r w:rsidRPr="008D7260"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For example, annual cropping systems that leave residues on the ground could provide soil water retention benefits. </w:delText>
          </w:r>
          <w:r w:rsidRPr="00576C06" w:rsidDel="008C7C21">
            <w:rPr>
              <w:rFonts w:ascii="Times New Roman" w:hAnsi="Times New Roman" w:cs="Times New Roman"/>
              <w:sz w:val="24"/>
              <w:szCs w:val="24"/>
            </w:rPr>
            <w:delText>Another opportunity to improve the efficiency of water consumption is the use</w:delText>
          </w:r>
          <w:r w:rsidRPr="008D7260" w:rsidDel="008C7C21">
            <w:rPr>
              <w:rFonts w:ascii="Times New Roman" w:hAnsi="Times New Roman" w:cs="Times New Roman"/>
              <w:sz w:val="24"/>
              <w:szCs w:val="24"/>
            </w:rPr>
            <w:delText xml:space="preserve"> of land types unavailable for typical agricultural production (e.g., </w:delText>
          </w:r>
          <w:r w:rsidDel="008C7C21">
            <w:rPr>
              <w:rFonts w:ascii="Times New Roman" w:hAnsi="Times New Roman" w:cs="Times New Roman"/>
              <w:sz w:val="24"/>
              <w:szCs w:val="24"/>
            </w:rPr>
            <w:delText xml:space="preserve">unirrigated, </w:delText>
          </w:r>
          <w:r w:rsidRPr="008D7260" w:rsidDel="008C7C21">
            <w:rPr>
              <w:rFonts w:ascii="Times New Roman" w:hAnsi="Times New Roman" w:cs="Times New Roman"/>
              <w:sz w:val="24"/>
              <w:szCs w:val="24"/>
            </w:rPr>
            <w:delText>degraded</w:delText>
          </w:r>
          <w:r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rPr>
            <w:delText xml:space="preserve"> or marginal lan</w:delText>
          </w:r>
          <w:r w:rsidDel="008C7C21">
            <w:rPr>
              <w:rFonts w:ascii="Times New Roman" w:hAnsi="Times New Roman" w:cs="Times New Roman"/>
              <w:sz w:val="24"/>
              <w:szCs w:val="24"/>
            </w:rPr>
            <w:delText>d</w:delText>
          </w:r>
          <w:r w:rsidRPr="008D7260" w:rsidDel="008C7C21">
            <w:rPr>
              <w:rFonts w:ascii="Times New Roman" w:hAnsi="Times New Roman" w:cs="Times New Roman"/>
              <w:sz w:val="24"/>
              <w:szCs w:val="24"/>
            </w:rPr>
            <w:delText>s)</w:delText>
          </w:r>
          <w:r w:rsidDel="008C7C21">
            <w:rPr>
              <w:rFonts w:ascii="Times New Roman" w:hAnsi="Times New Roman" w:cs="Times New Roman"/>
              <w:sz w:val="24"/>
              <w:szCs w:val="24"/>
            </w:rPr>
            <w:delText xml:space="preserve">. On these lands, </w:delText>
          </w:r>
          <w:r w:rsidRPr="008D7260" w:rsidDel="008C7C21">
            <w:rPr>
              <w:rFonts w:ascii="Times New Roman" w:hAnsi="Times New Roman" w:cs="Times New Roman"/>
              <w:sz w:val="24"/>
              <w:szCs w:val="24"/>
            </w:rPr>
            <w:delText>the use of a lignocellulosic crop would improve soil water retention.</w:delText>
          </w:r>
          <w:r w:rsidRPr="008D7260" w:rsidDel="008C7C21">
            <w:rPr>
              <w:rFonts w:ascii="Times New Roman" w:hAnsi="Times New Roman" w:cs="Times New Roman"/>
              <w:sz w:val="24"/>
              <w:szCs w:val="24"/>
              <w:vertAlign w:val="superscript"/>
            </w:rPr>
            <w:fldChar w:fldCharType="begin"/>
          </w:r>
        </w:del>
      </w:moveTo>
      <w:del w:id="434"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35" w:author="ewarner" w:date="2014-07-15T11:13:00Z">
        <w:del w:id="436" w:author="ewarner" w:date="2014-07-15T11:18:00Z">
          <w:r w:rsidRPr="008D7260" w:rsidDel="008C7C21">
            <w:rPr>
              <w:rFonts w:ascii="Times New Roman" w:hAnsi="Times New Roman" w:cs="Times New Roman"/>
              <w:sz w:val="24"/>
              <w:szCs w:val="24"/>
              <w:vertAlign w:val="superscript"/>
            </w:rPr>
            <w:fldChar w:fldCharType="separate"/>
          </w:r>
        </w:del>
      </w:moveTo>
      <w:del w:id="43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8" w:author="ewarner" w:date="2014-07-15T11:13:00Z">
        <w:del w:id="439" w:author="ewarner" w:date="2014-07-15T11:18:00Z">
          <w:r w:rsidRPr="008D7260"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vertAlign w:val="superscript"/>
            </w:rPr>
            <w:delText xml:space="preserve"> </w:delText>
          </w:r>
        </w:del>
      </w:moveTo>
    </w:p>
    <w:moveToRangeEnd w:id="379"/>
    <w:p w14:paraId="4A3C9769" w14:textId="170DB252" w:rsidR="003D427D" w:rsidRPr="00B57EEA" w:rsidRDefault="00ED0C0F" w:rsidP="00B57EEA">
      <w:pPr>
        <w:spacing w:line="480" w:lineRule="auto"/>
        <w:rPr>
          <w:rFonts w:ascii="Times New Roman" w:hAnsi="Times New Roman" w:cs="Times New Roman"/>
          <w:i/>
          <w:sz w:val="24"/>
          <w:szCs w:val="24"/>
        </w:rPr>
      </w:pPr>
      <w:commentRangeStart w:id="440"/>
      <w:commentRangeStart w:id="441"/>
      <w:r>
        <w:rPr>
          <w:rFonts w:ascii="Times New Roman" w:hAnsi="Times New Roman" w:cs="Times New Roman"/>
          <w:i/>
          <w:sz w:val="24"/>
          <w:szCs w:val="24"/>
        </w:rPr>
        <w:t>2.</w:t>
      </w:r>
      <w:ins w:id="442" w:author="ewarner" w:date="2014-07-15T11:52:00Z">
        <w:r w:rsidR="001F2044">
          <w:rPr>
            <w:rFonts w:ascii="Times New Roman" w:hAnsi="Times New Roman" w:cs="Times New Roman"/>
            <w:i/>
            <w:sz w:val="24"/>
            <w:szCs w:val="24"/>
          </w:rPr>
          <w:t>1</w:t>
        </w:r>
      </w:ins>
      <w:del w:id="443" w:author="ewarner" w:date="2014-07-15T11:17:00Z">
        <w:r w:rsidR="003D427D" w:rsidRPr="00B57EEA" w:rsidDel="008C7C21">
          <w:rPr>
            <w:rFonts w:ascii="Times New Roman" w:hAnsi="Times New Roman" w:cs="Times New Roman"/>
            <w:i/>
            <w:sz w:val="24"/>
            <w:szCs w:val="24"/>
          </w:rPr>
          <w:delText>1</w:delText>
        </w:r>
      </w:del>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w:t>
      </w:r>
      <w:proofErr w:type="spellStart"/>
      <w:r w:rsidR="00C97BBD" w:rsidRPr="00B57EEA">
        <w:rPr>
          <w:rFonts w:ascii="Times New Roman" w:hAnsi="Times New Roman" w:cs="Times New Roman"/>
          <w:i/>
          <w:sz w:val="24"/>
          <w:szCs w:val="24"/>
        </w:rPr>
        <w:t>Monteith</w:t>
      </w:r>
      <w:proofErr w:type="spellEnd"/>
      <w:r w:rsidR="00C97BBD" w:rsidRPr="00B57EEA">
        <w:rPr>
          <w:rFonts w:ascii="Times New Roman" w:hAnsi="Times New Roman" w:cs="Times New Roman"/>
          <w:i/>
          <w:sz w:val="24"/>
          <w:szCs w:val="24"/>
        </w:rPr>
        <w:t xml:space="preserve"> Method</w:t>
      </w:r>
      <w:commentRangeEnd w:id="440"/>
      <w:r w:rsidR="0071753E">
        <w:rPr>
          <w:rStyle w:val="CommentReference"/>
        </w:rPr>
        <w:commentReference w:id="440"/>
      </w:r>
      <w:commentRangeEnd w:id="441"/>
      <w:r w:rsidR="0071753E">
        <w:rPr>
          <w:rStyle w:val="CommentReference"/>
        </w:rPr>
        <w:commentReference w:id="441"/>
      </w:r>
    </w:p>
    <w:p w14:paraId="11898631" w14:textId="3DDFCC47"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w:t>
      </w:r>
      <w:proofErr w:type="spellStart"/>
      <w:r w:rsidR="00FA2B5F" w:rsidRPr="002D6718">
        <w:rPr>
          <w:rFonts w:ascii="Times New Roman" w:hAnsi="Times New Roman" w:cs="Times New Roman"/>
          <w:sz w:val="24"/>
          <w:szCs w:val="24"/>
        </w:rPr>
        <w:t>Monteith</w:t>
      </w:r>
      <w:proofErr w:type="spellEnd"/>
      <w:r w:rsidR="00FA2B5F" w:rsidRPr="002D6718">
        <w:rPr>
          <w:rFonts w:ascii="Times New Roman" w:hAnsi="Times New Roman" w:cs="Times New Roman"/>
          <w:sz w:val="24"/>
          <w:szCs w:val="24"/>
        </w:rPr>
        <w:t xml:space="preserve"> method</w:t>
      </w:r>
      <w:r w:rsidR="0071467F"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xml:space="preserve">, </w:t>
      </w:r>
      <w:proofErr w:type="spellStart"/>
      <w:r w:rsidR="00EB1666" w:rsidRPr="002D6718">
        <w:rPr>
          <w:rFonts w:ascii="Times New Roman" w:hAnsi="Times New Roman" w:cs="Times New Roman"/>
          <w:sz w:val="24"/>
          <w:szCs w:val="24"/>
        </w:rPr>
        <w:t>Gerbens-Leenes</w:t>
      </w:r>
      <w:proofErr w:type="spellEnd"/>
      <w:r w:rsidR="00EB1666" w:rsidRPr="002D6718">
        <w:rPr>
          <w:rFonts w:ascii="Times New Roman" w:hAnsi="Times New Roman" w:cs="Times New Roman"/>
          <w:sz w:val="24"/>
          <w:szCs w:val="24"/>
        </w:rPr>
        <w:t xml:space="preserve"> et al.</w:t>
      </w:r>
      <w:r w:rsidR="00EB1666"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&lt;EndNote&gt;&lt;Cite&gt;&lt;Author&gt;Hoekstra&lt;/Author&gt;&lt;Year&gt;(2009)&lt;/Year&gt;&lt;RecNum&gt;33&lt;/RecNum&gt;&lt;DisplayText&gt;(29)&lt;/DisplayText&gt;&lt;record&gt;&lt;rec-number&gt;33&lt;/rec-number&gt;&lt;foreign-keys&gt;&lt;key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Penman–</w:t>
      </w:r>
      <w:proofErr w:type="spellStart"/>
      <w:r w:rsidR="00A8377A" w:rsidRPr="00A8377A">
        <w:rPr>
          <w:rFonts w:ascii="Times New Roman" w:hAnsi="Times New Roman" w:cs="Times New Roman"/>
          <w:sz w:val="24"/>
          <w:szCs w:val="24"/>
        </w:rPr>
        <w:t>Monteith</w:t>
      </w:r>
      <w:proofErr w:type="spellEnd"/>
      <w:r w:rsidR="00A8377A" w:rsidRPr="00A8377A">
        <w:rPr>
          <w:rFonts w:ascii="Times New Roman" w:hAnsi="Times New Roman" w:cs="Times New Roman"/>
          <w:sz w:val="24"/>
          <w:szCs w:val="24"/>
        </w:rPr>
        <w:t xml:space="preserve">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141C4B"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3217F7CF" w:rsidR="00A8377A" w:rsidRDefault="000F0EA2" w:rsidP="004C602D">
      <w:pPr>
        <w:spacing w:line="480" w:lineRule="auto"/>
        <w:ind w:firstLine="720"/>
        <w:rPr>
          <w:rFonts w:ascii="Times New Roman" w:hAnsi="Times New Roman" w:cs="Times New Roman"/>
          <w:sz w:val="24"/>
          <w:szCs w:val="24"/>
        </w:rPr>
      </w:pPr>
      <w:proofErr w:type="spellStart"/>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proofErr w:type="spellEnd"/>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w:t>
      </w:r>
      <w:del w:id="444" w:author="NREL" w:date="2014-07-17T08:42:00Z">
        <w:r w:rsidR="00A8377A" w:rsidDel="00AB606F">
          <w:rPr>
            <w:rFonts w:ascii="Times New Roman" w:hAnsi="Times New Roman" w:cs="Times New Roman"/>
            <w:sz w:val="24"/>
            <w:szCs w:val="24"/>
          </w:rPr>
          <w:delText xml:space="preserve">from 0 to </w:delText>
        </w:r>
        <w:r w:rsidR="00A8377A" w:rsidRPr="00A8377A" w:rsidDel="00AB606F">
          <w:rPr>
            <w:rFonts w:ascii="Times New Roman" w:hAnsi="Times New Roman" w:cs="Times New Roman"/>
            <w:sz w:val="24"/>
            <w:szCs w:val="24"/>
          </w:rPr>
          <w:delText>1</w:delText>
        </w:r>
      </w:del>
      <w:ins w:id="445" w:author="NREL" w:date="2014-07-17T08:42:00Z">
        <w:r w:rsidR="00AB606F">
          <w:rPr>
            <w:rFonts w:ascii="Times New Roman" w:hAnsi="Times New Roman" w:cs="Times New Roman"/>
            <w:sz w:val="24"/>
            <w:szCs w:val="24"/>
          </w:rPr>
          <w:t>throughout the growing season, refer to FAO paper 56</w:t>
        </w:r>
      </w:ins>
      <w:ins w:id="446" w:author="NREL" w:date="2014-07-17T08:43:00Z">
        <w:r w:rsidR="00AB606F" w:rsidRPr="008D7260">
          <w:rPr>
            <w:rFonts w:ascii="Times New Roman" w:hAnsi="Times New Roman" w:cs="Times New Roman"/>
            <w:sz w:val="24"/>
            <w:szCs w:val="24"/>
            <w:vertAlign w:val="superscript"/>
          </w:rPr>
          <w:fldChar w:fldCharType="begin"/>
        </w:r>
        <w:r w:rsidR="00AB606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AB606F" w:rsidRPr="008D7260">
          <w:rPr>
            <w:rFonts w:ascii="Times New Roman" w:hAnsi="Times New Roman" w:cs="Times New Roman"/>
            <w:sz w:val="24"/>
            <w:szCs w:val="24"/>
            <w:vertAlign w:val="superscript"/>
          </w:rPr>
          <w:fldChar w:fldCharType="separate"/>
        </w:r>
        <w:r w:rsidR="00AB606F">
          <w:rPr>
            <w:rFonts w:ascii="Times New Roman" w:hAnsi="Times New Roman" w:cs="Times New Roman"/>
            <w:noProof/>
            <w:sz w:val="24"/>
            <w:szCs w:val="24"/>
            <w:vertAlign w:val="superscript"/>
          </w:rPr>
          <w:t>(</w:t>
        </w:r>
        <w:r w:rsidR="00AB606F">
          <w:fldChar w:fldCharType="begin"/>
        </w:r>
        <w:r w:rsidR="00AB606F">
          <w:instrText xml:space="preserve"> HYPERLINK \l "_ENREF_27" \o "Allen, (1998) #31" </w:instrText>
        </w:r>
        <w:r w:rsidR="00AB606F">
          <w:fldChar w:fldCharType="separate"/>
        </w:r>
        <w:r w:rsidR="00AB606F">
          <w:rPr>
            <w:rFonts w:ascii="Times New Roman" w:hAnsi="Times New Roman" w:cs="Times New Roman"/>
            <w:noProof/>
            <w:sz w:val="24"/>
            <w:szCs w:val="24"/>
            <w:vertAlign w:val="superscript"/>
          </w:rPr>
          <w:t>27</w:t>
        </w:r>
        <w:r w:rsidR="00AB606F">
          <w:rPr>
            <w:rFonts w:ascii="Times New Roman" w:hAnsi="Times New Roman" w:cs="Times New Roman"/>
            <w:noProof/>
            <w:sz w:val="24"/>
            <w:szCs w:val="24"/>
            <w:vertAlign w:val="superscript"/>
          </w:rPr>
          <w:fldChar w:fldCharType="end"/>
        </w:r>
        <w:r w:rsidR="00AB606F">
          <w:rPr>
            <w:rFonts w:ascii="Times New Roman" w:hAnsi="Times New Roman" w:cs="Times New Roman"/>
            <w:noProof/>
            <w:sz w:val="24"/>
            <w:szCs w:val="24"/>
            <w:vertAlign w:val="superscript"/>
          </w:rPr>
          <w:t>)</w:t>
        </w:r>
        <w:r w:rsidR="00AB606F" w:rsidRPr="008D7260">
          <w:rPr>
            <w:rFonts w:ascii="Times New Roman" w:hAnsi="Times New Roman" w:cs="Times New Roman"/>
            <w:sz w:val="24"/>
            <w:szCs w:val="24"/>
            <w:vertAlign w:val="superscript"/>
          </w:rPr>
          <w:fldChar w:fldCharType="end"/>
        </w:r>
        <w:r w:rsidR="00AB606F">
          <w:rPr>
            <w:rFonts w:ascii="Times New Roman" w:hAnsi="Times New Roman" w:cs="Times New Roman"/>
            <w:sz w:val="24"/>
            <w:szCs w:val="24"/>
          </w:rPr>
          <w:t xml:space="preserve"> for common ranges observed across a number of crops</w:t>
        </w:r>
      </w:ins>
      <w:ins w:id="447" w:author="NREL" w:date="2014-07-17T08:42:00Z">
        <w:r w:rsidR="00AB606F">
          <w:rPr>
            <w:rFonts w:ascii="Times New Roman" w:hAnsi="Times New Roman" w:cs="Times New Roman"/>
            <w:sz w:val="24"/>
            <w:szCs w:val="24"/>
          </w:rPr>
          <w:t xml:space="preserve"> </w:t>
        </w:r>
      </w:ins>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ET</w:t>
      </w:r>
      <w:r w:rsidRPr="002D6718">
        <w:rPr>
          <w:rFonts w:ascii="Times New Roman" w:hAnsi="Times New Roman" w:cs="Times New Roman"/>
          <w:sz w:val="24"/>
          <w:szCs w:val="24"/>
          <w:vertAlign w:val="subscript"/>
        </w:rPr>
        <w:t>o</w:t>
      </w:r>
      <w:proofErr w:type="spellEnd"/>
      <w:proofErr w:type="gramEnd"/>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proofErr w:type="gramStart"/>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proofErr w:type="spellEnd"/>
      <w:proofErr w:type="gramEnd"/>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141C4B"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w:t>
      </w:r>
      <w:proofErr w:type="spellStart"/>
      <w:r w:rsidRPr="002D6718">
        <w:rPr>
          <w:rFonts w:ascii="Times New Roman" w:hAnsi="Times New Roman" w:cs="Times New Roman"/>
          <w:sz w:val="24"/>
          <w:szCs w:val="24"/>
        </w:rPr>
        <w:t>psychrometric</w:t>
      </w:r>
      <w:proofErr w:type="spellEnd"/>
      <w:r w:rsidRPr="002D6718">
        <w:rPr>
          <w:rFonts w:ascii="Times New Roman" w:hAnsi="Times New Roman" w:cs="Times New Roman"/>
          <w:sz w:val="24"/>
          <w:szCs w:val="24"/>
        </w:rPr>
        <w:t xml:space="preserve"> </w:t>
      </w:r>
      <w:r w:rsidR="00CC2B7B" w:rsidRPr="00BD070E">
        <w:rPr>
          <w:rFonts w:ascii="Times New Roman" w:hAnsi="Times New Roman" w:cs="Times New Roman"/>
          <w:sz w:val="24"/>
          <w:szCs w:val="24"/>
        </w:rPr>
        <w:t>constant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proofErr w:type="spellStart"/>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proofErr w:type="spellEnd"/>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e</w:t>
      </w:r>
      <w:r w:rsidRPr="002D6718">
        <w:rPr>
          <w:rFonts w:ascii="Times New Roman" w:hAnsi="Times New Roman" w:cs="Times New Roman"/>
          <w:sz w:val="24"/>
          <w:szCs w:val="24"/>
          <w:vertAlign w:val="subscript"/>
        </w:rPr>
        <w:t>a</w:t>
      </w:r>
      <w:proofErr w:type="spellEnd"/>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w:t>
      </w:r>
      <w:proofErr w:type="spellStart"/>
      <w:r w:rsidRPr="00B75378">
        <w:rPr>
          <w:rFonts w:ascii="Times New Roman" w:hAnsi="Times New Roman" w:cs="Times New Roman"/>
          <w:sz w:val="24"/>
          <w:szCs w:val="24"/>
        </w:rPr>
        <w:t>kPa</w:t>
      </w:r>
      <w:proofErr w:type="spellEnd"/>
      <w:r w:rsidRPr="00B75378">
        <w:rPr>
          <w:rFonts w:ascii="Times New Roman" w:hAnsi="Times New Roman" w:cs="Times New Roman"/>
          <w:sz w:val="24"/>
          <w:szCs w:val="24"/>
        </w:rPr>
        <w:t>)</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416554B0" w:rsidR="003D427D" w:rsidRPr="00B57EEA" w:rsidRDefault="00ED0C0F" w:rsidP="00B57EEA">
      <w:pPr>
        <w:spacing w:line="480" w:lineRule="auto"/>
        <w:rPr>
          <w:rFonts w:ascii="Times New Roman" w:hAnsi="Times New Roman" w:cs="Times New Roman"/>
          <w:i/>
          <w:sz w:val="24"/>
          <w:szCs w:val="24"/>
        </w:rPr>
      </w:pPr>
      <w:proofErr w:type="gramStart"/>
      <w:r>
        <w:rPr>
          <w:rFonts w:ascii="Times New Roman" w:hAnsi="Times New Roman" w:cs="Times New Roman"/>
          <w:i/>
          <w:sz w:val="24"/>
          <w:szCs w:val="24"/>
        </w:rPr>
        <w:t>2.</w:t>
      </w:r>
      <w:proofErr w:type="gramEnd"/>
      <w:del w:id="448" w:author="ewarner" w:date="2014-07-15T11:17:00Z">
        <w:r w:rsidR="003D427D" w:rsidRPr="00B57EEA" w:rsidDel="008C7C21">
          <w:rPr>
            <w:rFonts w:ascii="Times New Roman" w:hAnsi="Times New Roman" w:cs="Times New Roman"/>
            <w:i/>
            <w:sz w:val="24"/>
            <w:szCs w:val="24"/>
          </w:rPr>
          <w:delText>2</w:delText>
        </w:r>
      </w:del>
      <w:ins w:id="449" w:author="ewarner" w:date="2014-07-15T11:52:00Z">
        <w:r w:rsidR="001F2044">
          <w:rPr>
            <w:rFonts w:ascii="Times New Roman" w:hAnsi="Times New Roman" w:cs="Times New Roman"/>
            <w:i/>
            <w:sz w:val="24"/>
            <w:szCs w:val="24"/>
          </w:rPr>
          <w:t>2</w:t>
        </w:r>
      </w:ins>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452D9385"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w:t>
      </w:r>
      <w:proofErr w:type="spellStart"/>
      <w:r w:rsidR="00CC2B7B">
        <w:rPr>
          <w:rFonts w:ascii="Times New Roman" w:hAnsi="Times New Roman" w:cs="Times New Roman"/>
          <w:sz w:val="24"/>
          <w:szCs w:val="24"/>
        </w:rPr>
        <w:t>Monteith</w:t>
      </w:r>
      <w:proofErr w:type="spellEnd"/>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&lt;EndNote&gt;&lt;Cite&gt;&lt;Author&gt;FAO&lt;/Author&gt;&lt;Year&gt;(2010)&lt;/Year&gt;&lt;RecNum&gt;90&lt;/RecNum&gt;&lt;DisplayText&gt;(30)&lt;/DisplayText&gt;&lt;record&gt;&lt;rec-number&gt;90&lt;/rec-number&gt;&lt;foreign-keys&gt;&lt;key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0" w:tooltip="FAO, (2010) #90" w:history="1">
        <w:r w:rsidR="006D2C77">
          <w:rPr>
            <w:rFonts w:ascii="Times New Roman" w:hAnsi="Times New Roman" w:cs="Times New Roman"/>
            <w:noProof/>
            <w:sz w:val="24"/>
            <w:szCs w:val="24"/>
            <w:vertAlign w:val="superscript"/>
          </w:rPr>
          <w:t>30</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w:t>
      </w:r>
      <w:proofErr w:type="spellStart"/>
      <w:r w:rsidR="00460191">
        <w:rPr>
          <w:rFonts w:ascii="Times New Roman" w:hAnsi="Times New Roman" w:cs="Times New Roman"/>
          <w:sz w:val="24"/>
          <w:szCs w:val="24"/>
        </w:rPr>
        <w:t>Monteith</w:t>
      </w:r>
      <w:proofErr w:type="spellEnd"/>
      <w:r w:rsidR="00460191">
        <w:rPr>
          <w:rFonts w:ascii="Times New Roman" w:hAnsi="Times New Roman" w:cs="Times New Roman"/>
          <w:sz w:val="24"/>
          <w:szCs w:val="24"/>
        </w:rPr>
        <w:t xml:space="preserve"> method into a model </w:t>
      </w:r>
      <w:r w:rsidR="00460191">
        <w:rPr>
          <w:rFonts w:ascii="Times New Roman" w:hAnsi="Times New Roman" w:cs="Times New Roman"/>
          <w:sz w:val="24"/>
          <w:szCs w:val="24"/>
        </w:rPr>
        <w:lastRenderedPageBreak/>
        <w:t>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(FAO)&lt;/Author&gt;&lt;Year&gt;(2010)&lt;/Year&gt;&lt;RecNum&gt;91&lt;/RecNum&gt;&lt;DisplayText&gt;(31)&lt;/DisplayText&gt;&lt;record&gt;&lt;rec-number&gt;91&lt;/rec-number&gt;&lt;foreign-keys&gt;&lt;key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1" w:tooltip="Food and Agricultural Organization (FAO), (2010) #91" w:history="1">
        <w:r w:rsidR="006D2C77">
          <w:rPr>
            <w:rFonts w:ascii="Times New Roman" w:hAnsi="Times New Roman" w:cs="Times New Roman"/>
            <w:noProof/>
            <w:sz w:val="24"/>
            <w:szCs w:val="24"/>
            <w:vertAlign w:val="superscript"/>
          </w:rPr>
          <w:t>31</w:t>
        </w:r>
      </w:hyperlink>
      <w:r w:rsidR="00FB36AF">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1"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090865AA" w:rsidR="00460191" w:rsidRDefault="00417158" w:rsidP="00B57EEA">
      <w:pPr>
        <w:spacing w:line="480" w:lineRule="auto"/>
        <w:ind w:firstLine="720"/>
        <w:rPr>
          <w:ins w:id="450" w:author="ewarner" w:date="2014-07-15T12:04:00Z"/>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&lt;EndNote&gt;&lt;Cite&gt;&lt;Author&gt;Orang&lt;/Author&gt;&lt;Year&gt;(2009)&lt;/Year&gt;&lt;RecNum&gt;92&lt;/RecNum&gt;&lt;DisplayText&gt;(32)&lt;/DisplayText&gt;&lt;record&gt;&lt;rec-number&gt;92&lt;/rec-number&gt;&lt;foreign-keys&gt;&lt;key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2" w:tooltip="Orang, (2009) #92" w:history="1">
        <w:r w:rsidR="006D2C77">
          <w:rPr>
            <w:rFonts w:ascii="Times New Roman" w:hAnsi="Times New Roman" w:cs="Times New Roman"/>
            <w:noProof/>
            <w:sz w:val="24"/>
            <w:szCs w:val="24"/>
            <w:vertAlign w:val="superscript"/>
          </w:rPr>
          <w:t>32</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CROPWAT, CUP+ contains initial climate, soil, and plant 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 xml:space="preserve">the Water </w:t>
      </w:r>
      <w:proofErr w:type="spellStart"/>
      <w:r w:rsidR="00460191">
        <w:rPr>
          <w:rFonts w:ascii="Times New Roman" w:hAnsi="Times New Roman" w:cs="Times New Roman"/>
          <w:sz w:val="24"/>
          <w:szCs w:val="24"/>
        </w:rPr>
        <w:t>Footprinting</w:t>
      </w:r>
      <w:proofErr w:type="spellEnd"/>
      <w:r w:rsidR="00460191">
        <w:rPr>
          <w:rFonts w:ascii="Times New Roman" w:hAnsi="Times New Roman" w:cs="Times New Roman"/>
          <w:sz w:val="24"/>
          <w:szCs w:val="24"/>
        </w:rPr>
        <w:t xml:space="preserve"> Assessment model, CUP+’s assumptions (e.g., wind speed and average temperature) can be modified by the user.</w:t>
      </w:r>
    </w:p>
    <w:p w14:paraId="4446E528" w14:textId="33639C90" w:rsidR="00A33A3A" w:rsidDel="002B0B32" w:rsidRDefault="00192491" w:rsidP="004E36AF">
      <w:pPr>
        <w:spacing w:line="480" w:lineRule="auto"/>
        <w:ind w:firstLine="720"/>
        <w:rPr>
          <w:del w:id="451" w:author="ewarner" w:date="2014-07-15T12:13:00Z"/>
          <w:rFonts w:ascii="Times New Roman" w:hAnsi="Times New Roman" w:cs="Times New Roman"/>
          <w:sz w:val="24"/>
          <w:szCs w:val="24"/>
        </w:rPr>
      </w:pPr>
      <w:ins w:id="452" w:author="ewarner" w:date="2014-07-15T14:07:00Z">
        <w:r>
          <w:rPr>
            <w:rFonts w:ascii="Times New Roman" w:hAnsi="Times New Roman" w:cs="Times New Roman"/>
            <w:sz w:val="24"/>
            <w:szCs w:val="24"/>
          </w:rPr>
          <w:t>More recent</w:t>
        </w:r>
      </w:ins>
      <w:ins w:id="453" w:author="ewarner" w:date="2014-07-15T14:08:00Z">
        <w:r>
          <w:rPr>
            <w:rFonts w:ascii="Times New Roman" w:hAnsi="Times New Roman" w:cs="Times New Roman"/>
            <w:sz w:val="24"/>
            <w:szCs w:val="24"/>
          </w:rPr>
          <w:t xml:space="preserve">ly Argonne National Laboratory (ANL) has developed a county level life cycle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model.</w:t>
        </w:r>
      </w:ins>
      <w:r w:rsidR="00FB36AF" w:rsidRPr="00FB36AF">
        <w:rPr>
          <w:rFonts w:ascii="Times New Roman" w:hAnsi="Times New Roman" w:cs="Times New Roman"/>
          <w:sz w:val="24"/>
          <w:szCs w:val="24"/>
          <w:vertAlign w:val="superscript"/>
          <w:rPrChange w:id="454" w:author="ewarner" w:date="2014-07-15T14:13:00Z">
            <w:rPr>
              <w:rFonts w:ascii="Times New Roman" w:hAnsi="Times New Roman" w:cs="Times New Roman"/>
              <w:sz w:val="24"/>
              <w:szCs w:val="24"/>
            </w:rPr>
          </w:rPrChange>
        </w:rPr>
        <w:fldChar w:fldCharType="begin"/>
      </w:r>
      <w:r w:rsidR="00FB36AF" w:rsidRPr="00FB36AF">
        <w:rPr>
          <w:rFonts w:ascii="Times New Roman" w:hAnsi="Times New Roman" w:cs="Times New Roman"/>
          <w:sz w:val="24"/>
          <w:szCs w:val="24"/>
          <w:vertAlign w:val="superscript"/>
          <w:rPrChange w:id="455" w:author="ewarner" w:date="2014-07-15T14:13:00Z">
            <w:rPr>
              <w:rFonts w:ascii="Times New Roman" w:hAnsi="Times New Roman" w:cs="Times New Roman"/>
              <w:sz w:val="24"/>
              <w:szCs w:val="24"/>
            </w:rPr>
          </w:rPrChange>
        </w:rPr>
        <w:instrText xml:space="preserve"> ADDIN EN.CITE &lt;EndNote&gt;&lt;Cite&gt;&lt;Author&gt;Wu&lt;/Author&gt;&lt;Year&gt;(2012)&lt;/Year&gt;&lt;RecNum&gt;118&lt;/RecNum&gt;&lt;DisplayText&gt;(33)&lt;/DisplayText&gt;&lt;record&gt;&lt;rec-number&gt;118&lt;/rec-number&gt;&lt;foreign-keys&gt;&lt;key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FB36AF" w:rsidRPr="00FB36AF">
        <w:rPr>
          <w:rFonts w:ascii="Times New Roman" w:hAnsi="Times New Roman" w:cs="Times New Roman"/>
          <w:sz w:val="24"/>
          <w:szCs w:val="24"/>
          <w:vertAlign w:val="superscript"/>
          <w:rPrChange w:id="456" w:author="ewarner" w:date="2014-07-15T14:13:00Z">
            <w:rPr>
              <w:rFonts w:ascii="Times New Roman" w:hAnsi="Times New Roman" w:cs="Times New Roman"/>
              <w:sz w:val="24"/>
              <w:szCs w:val="24"/>
            </w:rPr>
          </w:rPrChange>
        </w:rPr>
        <w:fldChar w:fldCharType="separate"/>
      </w:r>
      <w:r w:rsidR="00FB36AF" w:rsidRPr="00FB36AF">
        <w:rPr>
          <w:rFonts w:ascii="Times New Roman" w:hAnsi="Times New Roman" w:cs="Times New Roman"/>
          <w:noProof/>
          <w:sz w:val="24"/>
          <w:szCs w:val="24"/>
          <w:vertAlign w:val="superscript"/>
          <w:rPrChange w:id="457" w:author="ewarner" w:date="2014-07-15T14:13: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58" w:author="ewarner" w:date="2014-07-15T14:13:00Z">
            <w:rPr>
              <w:rFonts w:ascii="Times New Roman" w:hAnsi="Times New Roman" w:cs="Times New Roman"/>
              <w:noProof/>
              <w:sz w:val="24"/>
              <w:szCs w:val="24"/>
            </w:rPr>
          </w:rPrChange>
        </w:rPr>
        <w:t>33</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59" w:author="ewarner" w:date="2014-07-15T14:13:00Z">
            <w:rPr>
              <w:rFonts w:ascii="Times New Roman" w:hAnsi="Times New Roman" w:cs="Times New Roman"/>
              <w:noProof/>
              <w:sz w:val="24"/>
              <w:szCs w:val="24"/>
            </w:rPr>
          </w:rPrChange>
        </w:rPr>
        <w:t>)</w:t>
      </w:r>
      <w:r w:rsidR="00FB36AF" w:rsidRPr="00FB36AF">
        <w:rPr>
          <w:rFonts w:ascii="Times New Roman" w:hAnsi="Times New Roman" w:cs="Times New Roman"/>
          <w:sz w:val="24"/>
          <w:szCs w:val="24"/>
          <w:vertAlign w:val="superscript"/>
          <w:rPrChange w:id="460" w:author="ewarner" w:date="2014-07-15T14:13:00Z">
            <w:rPr>
              <w:rFonts w:ascii="Times New Roman" w:hAnsi="Times New Roman" w:cs="Times New Roman"/>
              <w:sz w:val="24"/>
              <w:szCs w:val="24"/>
            </w:rPr>
          </w:rPrChange>
        </w:rPr>
        <w:fldChar w:fldCharType="end"/>
      </w:r>
      <w:ins w:id="461" w:author="ewarner" w:date="2014-07-15T14:08:00Z">
        <w:r>
          <w:rPr>
            <w:rFonts w:ascii="Times New Roman" w:hAnsi="Times New Roman" w:cs="Times New Roman"/>
            <w:sz w:val="24"/>
            <w:szCs w:val="24"/>
          </w:rPr>
          <w:t xml:space="preserve"> The model has been used to evaluate several biofuel feedstocks (e.g., corn and corn </w:t>
        </w:r>
        <w:proofErr w:type="spellStart"/>
        <w:r>
          <w:rPr>
            <w:rFonts w:ascii="Times New Roman" w:hAnsi="Times New Roman" w:cs="Times New Roman"/>
            <w:sz w:val="24"/>
            <w:szCs w:val="24"/>
          </w:rPr>
          <w:t>stover</w:t>
        </w:r>
        <w:proofErr w:type="spellEnd"/>
        <w:r>
          <w:rPr>
            <w:rFonts w:ascii="Times New Roman" w:hAnsi="Times New Roman" w:cs="Times New Roman"/>
            <w:sz w:val="24"/>
            <w:szCs w:val="24"/>
          </w:rPr>
          <w:t>), the results of which are available online (</w:t>
        </w:r>
      </w:ins>
      <w:ins w:id="462" w:author="ewarner" w:date="2014-07-15T14:09:00Z">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ins>
      <w:ins w:id="463" w:author="ewarner" w:date="2014-07-15T12:05:00Z">
        <w:r w:rsidRPr="00BB781F">
          <w:rPr>
            <w:rFonts w:ascii="Times New Roman" w:hAnsi="Times New Roman" w:cs="Times New Roman"/>
            <w:sz w:val="24"/>
            <w:szCs w:val="24"/>
          </w:rPr>
          <w:instrText>http://water.es.anl.gov/</w:instrText>
        </w:r>
      </w:ins>
      <w:ins w:id="464" w:author="ewarner" w:date="2014-07-15T14:09:00Z">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ins>
      <w:ins w:id="465" w:author="ewarner" w:date="2014-07-15T12:05:00Z">
        <w:r w:rsidRPr="008F0FB6">
          <w:rPr>
            <w:rStyle w:val="Hyperlink"/>
            <w:rFonts w:ascii="Times New Roman" w:hAnsi="Times New Roman"/>
            <w:sz w:val="24"/>
            <w:szCs w:val="24"/>
          </w:rPr>
          <w:t>http://water.es.anl.gov/</w:t>
        </w:r>
      </w:ins>
      <w:ins w:id="466" w:author="ewarner" w:date="2014-07-15T14:09:00Z">
        <w:r>
          <w:rPr>
            <w:rFonts w:ascii="Times New Roman" w:hAnsi="Times New Roman" w:cs="Times New Roman"/>
            <w:sz w:val="24"/>
            <w:szCs w:val="24"/>
          </w:rPr>
          <w:fldChar w:fldCharType="end"/>
        </w:r>
        <w:r>
          <w:rPr>
            <w:rFonts w:ascii="Times New Roman" w:hAnsi="Times New Roman" w:cs="Times New Roman"/>
            <w:sz w:val="24"/>
            <w:szCs w:val="24"/>
          </w:rPr>
          <w:t xml:space="preserve">, ANL). </w:t>
        </w:r>
      </w:ins>
      <w:ins w:id="467" w:author="ewarner" w:date="2014-07-15T14:13:00Z">
        <w:r w:rsidR="00FB36AF">
          <w:rPr>
            <w:rFonts w:ascii="Times New Roman" w:hAnsi="Times New Roman" w:cs="Times New Roman"/>
            <w:sz w:val="24"/>
            <w:szCs w:val="24"/>
          </w:rPr>
          <w:t xml:space="preserve">ANL’s modeling framework is being expanded to other </w:t>
        </w:r>
        <w:r w:rsidR="00FB36AF">
          <w:rPr>
            <w:rFonts w:ascii="Times New Roman" w:hAnsi="Times New Roman" w:cs="Times New Roman"/>
            <w:sz w:val="24"/>
            <w:szCs w:val="24"/>
          </w:rPr>
          <w:lastRenderedPageBreak/>
          <w:t>feedstocks such as forest residues and algae.</w:t>
        </w:r>
      </w:ins>
      <w:r w:rsidR="00FB36AF" w:rsidRPr="00FB36AF">
        <w:rPr>
          <w:rFonts w:ascii="Times New Roman" w:hAnsi="Times New Roman" w:cs="Times New Roman"/>
          <w:sz w:val="24"/>
          <w:szCs w:val="24"/>
          <w:vertAlign w:val="superscript"/>
          <w:rPrChange w:id="468"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FB36AF" w:rsidRPr="00FB36AF">
        <w:rPr>
          <w:rFonts w:ascii="Times New Roman" w:hAnsi="Times New Roman" w:cs="Times New Roman"/>
          <w:sz w:val="24"/>
          <w:szCs w:val="24"/>
          <w:vertAlign w:val="superscript"/>
          <w:rPrChange w:id="469" w:author="ewarner" w:date="2014-07-15T14:14:00Z">
            <w:rPr>
              <w:rFonts w:ascii="Times New Roman" w:hAnsi="Times New Roman" w:cs="Times New Roman"/>
              <w:sz w:val="24"/>
              <w:szCs w:val="24"/>
            </w:rPr>
          </w:rPrChange>
        </w:rPr>
        <w:instrText xml:space="preserve"> ADDIN EN.CITE </w:instrText>
      </w:r>
      <w:r w:rsidR="00FB36AF" w:rsidRPr="00FB36AF">
        <w:rPr>
          <w:rFonts w:ascii="Times New Roman" w:hAnsi="Times New Roman" w:cs="Times New Roman"/>
          <w:sz w:val="24"/>
          <w:szCs w:val="24"/>
          <w:vertAlign w:val="superscript"/>
          <w:rPrChange w:id="470"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FB36AF" w:rsidRPr="00FB36AF">
        <w:rPr>
          <w:rFonts w:ascii="Times New Roman" w:hAnsi="Times New Roman" w:cs="Times New Roman"/>
          <w:sz w:val="24"/>
          <w:szCs w:val="24"/>
          <w:vertAlign w:val="superscript"/>
          <w:rPrChange w:id="471" w:author="ewarner" w:date="2014-07-15T14:14:00Z">
            <w:rPr>
              <w:rFonts w:ascii="Times New Roman" w:hAnsi="Times New Roman" w:cs="Times New Roman"/>
              <w:sz w:val="24"/>
              <w:szCs w:val="24"/>
            </w:rPr>
          </w:rPrChange>
        </w:rPr>
        <w:instrText xml:space="preserve"> ADDIN EN.CITE.DATA </w:instrText>
      </w:r>
      <w:r w:rsidR="00FB36AF" w:rsidRPr="00FB36AF">
        <w:rPr>
          <w:rFonts w:ascii="Times New Roman" w:hAnsi="Times New Roman" w:cs="Times New Roman"/>
          <w:sz w:val="24"/>
          <w:szCs w:val="24"/>
          <w:vertAlign w:val="superscript"/>
          <w:rPrChange w:id="472"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73" w:author="ewarner" w:date="2014-07-15T14:14:00Z">
            <w:rPr>
              <w:rFonts w:ascii="Times New Roman" w:hAnsi="Times New Roman" w:cs="Times New Roman"/>
              <w:sz w:val="24"/>
              <w:szCs w:val="24"/>
            </w:rPr>
          </w:rPrChange>
        </w:rPr>
        <w:fldChar w:fldCharType="end"/>
      </w:r>
      <w:r w:rsidR="00FB36AF" w:rsidRPr="00FB36AF">
        <w:rPr>
          <w:rFonts w:ascii="Times New Roman" w:hAnsi="Times New Roman" w:cs="Times New Roman"/>
          <w:sz w:val="24"/>
          <w:szCs w:val="24"/>
          <w:vertAlign w:val="superscript"/>
          <w:rPrChange w:id="474"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75" w:author="ewarner" w:date="2014-07-15T14:14:00Z">
            <w:rPr>
              <w:rFonts w:ascii="Times New Roman" w:hAnsi="Times New Roman" w:cs="Times New Roman"/>
              <w:sz w:val="24"/>
              <w:szCs w:val="24"/>
            </w:rPr>
          </w:rPrChange>
        </w:rPr>
        <w:fldChar w:fldCharType="separate"/>
      </w:r>
      <w:r w:rsidR="00FB36AF" w:rsidRPr="00FB36AF">
        <w:rPr>
          <w:rFonts w:ascii="Times New Roman" w:hAnsi="Times New Roman" w:cs="Times New Roman"/>
          <w:noProof/>
          <w:sz w:val="24"/>
          <w:szCs w:val="24"/>
          <w:vertAlign w:val="superscript"/>
          <w:rPrChange w:id="476" w:author="ewarner" w:date="2014-07-15T14:14: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"_ENREF_34" \o "Chiu, (2013) #117" </w:instrText>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77" w:author="ewarner" w:date="2014-07-15T14:14:00Z">
            <w:rPr>
              <w:rFonts w:ascii="Times New Roman" w:hAnsi="Times New Roman" w:cs="Times New Roman"/>
              <w:noProof/>
              <w:sz w:val="24"/>
              <w:szCs w:val="24"/>
            </w:rPr>
          </w:rPrChange>
        </w:rPr>
        <w:t>34</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78" w:author="ewarner" w:date="2014-07-15T14:14:00Z">
            <w:rPr>
              <w:rFonts w:ascii="Times New Roman" w:hAnsi="Times New Roman" w:cs="Times New Roman"/>
              <w:noProof/>
              <w:sz w:val="24"/>
              <w:szCs w:val="24"/>
            </w:rPr>
          </w:rPrChange>
        </w:rPr>
        <w:t xml:space="preserve">, </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"_ENREF_35" \o "Yi-Wen, (2013) #116" </w:instrText>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79" w:author="ewarner" w:date="2014-07-15T14:14:00Z">
            <w:rPr>
              <w:rFonts w:ascii="Times New Roman" w:hAnsi="Times New Roman" w:cs="Times New Roman"/>
              <w:noProof/>
              <w:sz w:val="24"/>
              <w:szCs w:val="24"/>
            </w:rPr>
          </w:rPrChange>
        </w:rPr>
        <w:t>35</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80" w:author="ewarner" w:date="2014-07-15T14:14:00Z">
            <w:rPr>
              <w:rFonts w:ascii="Times New Roman" w:hAnsi="Times New Roman" w:cs="Times New Roman"/>
              <w:noProof/>
              <w:sz w:val="24"/>
              <w:szCs w:val="24"/>
            </w:rPr>
          </w:rPrChange>
        </w:rPr>
        <w:t>)</w:t>
      </w:r>
      <w:r w:rsidR="00FB36AF" w:rsidRPr="00FB36AF">
        <w:rPr>
          <w:rFonts w:ascii="Times New Roman" w:hAnsi="Times New Roman" w:cs="Times New Roman"/>
          <w:sz w:val="24"/>
          <w:szCs w:val="24"/>
          <w:vertAlign w:val="superscript"/>
          <w:rPrChange w:id="481" w:author="ewarner" w:date="2014-07-15T14:14:00Z">
            <w:rPr>
              <w:rFonts w:ascii="Times New Roman" w:hAnsi="Times New Roman" w:cs="Times New Roman"/>
              <w:sz w:val="24"/>
              <w:szCs w:val="24"/>
            </w:rPr>
          </w:rPrChange>
        </w:rPr>
        <w:fldChar w:fldCharType="end"/>
      </w:r>
      <w:ins w:id="482" w:author="ewarner" w:date="2014-07-15T14:13:00Z">
        <w:r w:rsidR="00FB36AF">
          <w:rPr>
            <w:rFonts w:ascii="Times New Roman" w:hAnsi="Times New Roman" w:cs="Times New Roman"/>
            <w:sz w:val="24"/>
            <w:szCs w:val="24"/>
          </w:rPr>
          <w:t xml:space="preserve"> </w:t>
        </w:r>
      </w:ins>
      <w:ins w:id="483" w:author="ewarner" w:date="2014-07-15T14:09:00Z">
        <w:r>
          <w:rPr>
            <w:rFonts w:ascii="Times New Roman" w:hAnsi="Times New Roman" w:cs="Times New Roman"/>
            <w:sz w:val="24"/>
            <w:szCs w:val="24"/>
          </w:rPr>
          <w:t>The model also evaluates</w:t>
        </w:r>
      </w:ins>
      <w:ins w:id="484" w:author="ewarner" w:date="2014-07-15T14:12:00Z">
        <w:r w:rsidR="00FB36AF">
          <w:rPr>
            <w:rFonts w:ascii="Times New Roman" w:hAnsi="Times New Roman" w:cs="Times New Roman"/>
            <w:sz w:val="24"/>
            <w:szCs w:val="24"/>
          </w:rPr>
          <w:t xml:space="preserve"> the volume of </w:t>
        </w:r>
        <w:proofErr w:type="gramStart"/>
        <w:r w:rsidR="00FB36AF">
          <w:rPr>
            <w:rFonts w:ascii="Times New Roman" w:hAnsi="Times New Roman" w:cs="Times New Roman"/>
            <w:sz w:val="24"/>
            <w:szCs w:val="24"/>
          </w:rPr>
          <w:t>freshwater</w:t>
        </w:r>
        <w:proofErr w:type="gramEnd"/>
        <w:r w:rsidR="00FB36AF">
          <w:rPr>
            <w:rFonts w:ascii="Times New Roman" w:hAnsi="Times New Roman" w:cs="Times New Roman"/>
            <w:sz w:val="24"/>
            <w:szCs w:val="24"/>
          </w:rPr>
          <w:t xml:space="preserve">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ins>
    </w:p>
    <w:p w14:paraId="71530D98" w14:textId="5AE90456" w:rsidR="003D427D" w:rsidDel="00BB781F" w:rsidRDefault="003D427D" w:rsidP="004E36AF">
      <w:pPr>
        <w:spacing w:line="480" w:lineRule="auto"/>
        <w:ind w:firstLine="720"/>
        <w:rPr>
          <w:rFonts w:ascii="Times New Roman" w:hAnsi="Times New Roman" w:cs="Times New Roman"/>
          <w:sz w:val="24"/>
          <w:szCs w:val="24"/>
        </w:rPr>
      </w:pPr>
      <w:moveFromRangeStart w:id="485" w:author="ewarner" w:date="2014-07-15T12:06:00Z" w:name="move393189345"/>
      <w:moveFrom w:id="486" w:author="ewarner" w:date="2014-07-15T12:06:00Z">
        <w:r w:rsidRPr="00382294" w:rsidDel="00BB781F">
          <w:rPr>
            <w:rFonts w:ascii="Times New Roman" w:hAnsi="Times New Roman" w:cs="Times New Roman"/>
            <w:sz w:val="24"/>
            <w:szCs w:val="24"/>
          </w:rPr>
          <w:t xml:space="preserve">Several existing tools/databases </w:t>
        </w:r>
        <w:r w:rsidDel="00BB781F">
          <w:rPr>
            <w:rFonts w:ascii="Times New Roman" w:hAnsi="Times New Roman" w:cs="Times New Roman"/>
            <w:sz w:val="24"/>
            <w:szCs w:val="24"/>
          </w:rPr>
          <w:t>exist for assessing oth</w:t>
        </w:r>
        <w:r w:rsidR="00460191" w:rsidDel="00BB781F">
          <w:rPr>
            <w:rFonts w:ascii="Times New Roman" w:hAnsi="Times New Roman" w:cs="Times New Roman"/>
            <w:sz w:val="24"/>
            <w:szCs w:val="24"/>
          </w:rPr>
          <w:t xml:space="preserve">er aspects of water use </w:t>
        </w:r>
        <w:r w:rsidDel="00BB781F">
          <w:rPr>
            <w:rFonts w:ascii="Times New Roman" w:hAnsi="Times New Roman" w:cs="Times New Roman"/>
            <w:sz w:val="24"/>
            <w:szCs w:val="24"/>
          </w:rPr>
          <w:t xml:space="preserve">such as water erosion of soil (e.g., are available </w:t>
        </w:r>
        <w:r w:rsidRPr="00D80B76" w:rsidDel="00BB781F">
          <w:rPr>
            <w:rFonts w:ascii="Times New Roman" w:hAnsi="Times New Roman" w:cs="Times New Roman"/>
            <w:sz w:val="24"/>
            <w:szCs w:val="24"/>
          </w:rPr>
          <w:t>WEPP</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&lt;EndNote&gt;&lt;Cite&gt;&lt;Author&gt;USDA&lt;/Author&gt;&lt;Year&gt;(1995)&lt;/Year&gt;&lt;RecNum&gt;4&lt;/RecNum&gt;&lt;DisplayText&gt;(31)&lt;/DisplayText&gt;&lt;record&gt;&lt;rec-number&gt;4&lt;/rec-number&gt;&lt;foreign-keys&gt;&lt;key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"_ENREF_31" \o "USDA, (1995) #4"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31</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xml:space="preserve">) and water flows in and out of soil (e.g., </w:t>
        </w:r>
        <w:r w:rsidRPr="00D80B76" w:rsidDel="00BB781F">
          <w:rPr>
            <w:rFonts w:ascii="Times New Roman" w:hAnsi="Times New Roman" w:cs="Times New Roman"/>
            <w:sz w:val="24"/>
            <w:szCs w:val="24"/>
          </w:rPr>
          <w:t>DAYCENT/CENTURY</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&lt;EndNote&gt;&lt;Cite&gt;&lt;Author&gt;Parton&lt;/Author&gt;&lt;Year&gt;(1998)&lt;/Year&gt;&lt;RecNum&gt;5&lt;/RecNum&gt;&lt;DisplayText&gt;(32)&lt;/DisplayText&gt;&lt;record&gt;&lt;rec-number&gt;5&lt;/rec-number&gt;&lt;foreign-keys&gt;&lt;key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"_ENREF_32" \o "Parton, (1998) #5"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32</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but do not estimate water consumption.</w:t>
        </w:r>
      </w:moveFrom>
    </w:p>
    <w:moveFromRangeEnd w:id="485"/>
    <w:p w14:paraId="1A3D7CC1" w14:textId="65B646DA" w:rsidR="00CC7131" w:rsidRPr="00B57EEA" w:rsidRDefault="00ED0C0F" w:rsidP="00B57EEA">
      <w:pPr>
        <w:spacing w:line="480" w:lineRule="auto"/>
        <w:rPr>
          <w:rFonts w:ascii="Times New Roman" w:hAnsi="Times New Roman" w:cs="Times New Roman"/>
          <w:i/>
          <w:sz w:val="24"/>
          <w:szCs w:val="24"/>
        </w:rPr>
      </w:pPr>
      <w:commentRangeStart w:id="487"/>
      <w:commentRangeStart w:id="488"/>
      <w:r>
        <w:rPr>
          <w:rFonts w:ascii="Times New Roman" w:hAnsi="Times New Roman" w:cs="Times New Roman"/>
          <w:i/>
          <w:sz w:val="24"/>
          <w:szCs w:val="24"/>
        </w:rPr>
        <w:t>2.</w:t>
      </w:r>
      <w:ins w:id="489" w:author="ewarner" w:date="2014-07-15T11:52:00Z">
        <w:r w:rsidR="001F2044">
          <w:rPr>
            <w:rFonts w:ascii="Times New Roman" w:hAnsi="Times New Roman" w:cs="Times New Roman"/>
            <w:i/>
            <w:sz w:val="24"/>
            <w:szCs w:val="24"/>
          </w:rPr>
          <w:t>3</w:t>
        </w:r>
      </w:ins>
      <w:del w:id="490" w:author="ewarner" w:date="2014-07-15T11:17:00Z">
        <w:r w:rsidR="001230B7" w:rsidRPr="00B57EEA" w:rsidDel="008C7C21">
          <w:rPr>
            <w:rFonts w:ascii="Times New Roman" w:hAnsi="Times New Roman" w:cs="Times New Roman"/>
            <w:i/>
            <w:sz w:val="24"/>
            <w:szCs w:val="24"/>
          </w:rPr>
          <w:delText>3</w:delText>
        </w:r>
      </w:del>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commentRangeEnd w:id="487"/>
      <w:r w:rsidR="002227C1">
        <w:rPr>
          <w:rStyle w:val="CommentReference"/>
        </w:rPr>
        <w:commentReference w:id="487"/>
      </w:r>
      <w:commentRangeEnd w:id="488"/>
      <w:r w:rsidR="002227C1">
        <w:rPr>
          <w:rStyle w:val="CommentReference"/>
        </w:rPr>
        <w:commentReference w:id="488"/>
      </w:r>
    </w:p>
    <w:p w14:paraId="217CFFD0" w14:textId="031DC2A7" w:rsidR="009E60DF"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Recent publications on bio</w:t>
      </w:r>
      <w:ins w:id="491" w:author="ewarner" w:date="2014-07-15T12:12:00Z">
        <w:r w:rsidR="002B0B32">
          <w:rPr>
            <w:rFonts w:ascii="Times New Roman" w:hAnsi="Times New Roman" w:cs="Times New Roman"/>
            <w:sz w:val="24"/>
            <w:szCs w:val="24"/>
          </w:rPr>
          <w:t>fuel</w:t>
        </w:r>
      </w:ins>
      <w:del w:id="492" w:author="ewarner" w:date="2014-07-15T12:12:00Z">
        <w:r w:rsidDel="002B0B32">
          <w:rPr>
            <w:rFonts w:ascii="Times New Roman" w:hAnsi="Times New Roman" w:cs="Times New Roman"/>
            <w:sz w:val="24"/>
            <w:szCs w:val="24"/>
          </w:rPr>
          <w:delText>energy</w:delText>
        </w:r>
      </w:del>
      <w:r>
        <w:rPr>
          <w:rFonts w:ascii="Times New Roman" w:hAnsi="Times New Roman" w:cs="Times New Roman"/>
          <w:sz w:val="24"/>
          <w:szCs w:val="24"/>
        </w:rPr>
        <w:t xml:space="preserve"> water use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ins w:id="493" w:author="ewarner" w:date="2014-07-15T12:12:00Z">
        <w:r w:rsidR="002B0B32">
          <w:rPr>
            <w:rFonts w:ascii="Times New Roman" w:hAnsi="Times New Roman" w:cs="Times New Roman"/>
            <w:sz w:val="24"/>
            <w:szCs w:val="24"/>
          </w:rPr>
          <w:t>fuel</w:t>
        </w:r>
      </w:ins>
      <w:del w:id="494" w:author="ewarner" w:date="2014-07-15T12:12:00Z">
        <w:r w:rsidR="00D9139A" w:rsidDel="002B0B32">
          <w:rPr>
            <w:rFonts w:ascii="Times New Roman" w:hAnsi="Times New Roman" w:cs="Times New Roman"/>
            <w:sz w:val="24"/>
            <w:szCs w:val="24"/>
          </w:rPr>
          <w:delText>energy</w:delText>
        </w:r>
      </w:del>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r>
      <w:r w:rsidR="0071467F" w:rsidRPr="007544C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 xml:space="preserve">, </w:t>
      </w:r>
      <w:hyperlink w:anchor="_ENREF_19" w:tooltip="Berndes, (2008) #42" w:history="1">
        <w:r w:rsidR="006D2C77">
          <w:rPr>
            <w:rFonts w:ascii="Times New Roman" w:hAnsi="Times New Roman" w:cs="Times New Roman"/>
            <w:noProof/>
            <w:sz w:val="24"/>
            <w:szCs w:val="24"/>
            <w:vertAlign w:val="superscript"/>
          </w:rPr>
          <w:t>19</w:t>
        </w:r>
      </w:hyperlink>
      <w:r w:rsidR="00FB36AF">
        <w:rPr>
          <w:rFonts w:ascii="Times New Roman" w:hAnsi="Times New Roman" w:cs="Times New Roman"/>
          <w:noProof/>
          <w:sz w:val="24"/>
          <w:szCs w:val="24"/>
          <w:vertAlign w:val="superscript"/>
        </w:rPr>
        <w:t xml:space="preserve">, </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FB36AF">
        <w:rPr>
          <w:rFonts w:ascii="Times New Roman" w:hAnsi="Times New Roman" w:cs="Times New Roman"/>
          <w:noProof/>
          <w:sz w:val="24"/>
          <w:szCs w:val="24"/>
          <w:vertAlign w:val="superscript"/>
        </w:rPr>
        <w:t xml:space="preserve">, </w:t>
      </w:r>
      <w:hyperlink w:anchor="_ENREF_37" w:tooltip="NAS, (2008) #30" w:history="1">
        <w:r w:rsidR="006D2C77">
          <w:rPr>
            <w:rFonts w:ascii="Times New Roman" w:hAnsi="Times New Roman" w:cs="Times New Roman"/>
            <w:noProof/>
            <w:sz w:val="24"/>
            <w:szCs w:val="24"/>
            <w:vertAlign w:val="superscript"/>
          </w:rPr>
          <w:t>37</w:t>
        </w:r>
      </w:hyperlink>
      <w:r w:rsidR="00FB36AF">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ins w:id="495" w:author="ewarner" w:date="2014-07-15T12:12:00Z">
        <w:r w:rsidR="002B0B32">
          <w:rPr>
            <w:rFonts w:ascii="Times New Roman" w:hAnsi="Times New Roman" w:cs="Times New Roman"/>
            <w:sz w:val="24"/>
            <w:szCs w:val="24"/>
          </w:rPr>
          <w:t>fuel</w:t>
        </w:r>
      </w:ins>
      <w:del w:id="496" w:author="ewarner" w:date="2014-07-15T12:12:00Z">
        <w:r w:rsidR="009D0824" w:rsidRPr="009E003E" w:rsidDel="002B0B32">
          <w:rPr>
            <w:rFonts w:ascii="Times New Roman" w:hAnsi="Times New Roman" w:cs="Times New Roman"/>
            <w:sz w:val="24"/>
            <w:szCs w:val="24"/>
          </w:rPr>
          <w:delText>energy</w:delText>
        </w:r>
      </w:del>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water use</w:t>
      </w:r>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 xml:space="preserve">current common biofuel </w:t>
      </w:r>
      <w:r w:rsidR="00F449FC">
        <w:rPr>
          <w:rFonts w:ascii="Times New Roman" w:hAnsi="Times New Roman" w:cs="Times New Roman"/>
          <w:sz w:val="24"/>
          <w:szCs w:val="24"/>
        </w:rPr>
        <w:t>feedstock</w:t>
      </w:r>
      <w:r w:rsidR="006C0AC7">
        <w:rPr>
          <w:rFonts w:ascii="Times New Roman" w:hAnsi="Times New Roman" w:cs="Times New Roman"/>
          <w:sz w:val="24"/>
          <w:szCs w:val="24"/>
        </w:rPr>
        <w:t>s</w:t>
      </w:r>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 </w:instrText>
      </w:r>
      <w:r w:rsidR="004E36AF">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EN.CITE.DATA </w:instrText>
      </w:r>
      <w:r w:rsidR="004E36AF">
        <w:rPr>
          <w:rFonts w:ascii="Times New Roman" w:hAnsi="Times New Roman" w:cs="Times New Roman"/>
          <w:sz w:val="24"/>
          <w:szCs w:val="24"/>
          <w:vertAlign w:val="superscript"/>
        </w:rPr>
      </w:r>
      <w:r w:rsidR="004E36AF">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r>
      <w:r w:rsidR="001B27D8" w:rsidRPr="00096D65">
        <w:rPr>
          <w:rFonts w:ascii="Times New Roman" w:hAnsi="Times New Roman" w:cs="Times New Roman"/>
          <w:sz w:val="24"/>
          <w:szCs w:val="24"/>
          <w:vertAlign w:val="superscript"/>
        </w:rPr>
        <w:fldChar w:fldCharType="separate"/>
      </w:r>
      <w:r w:rsidR="004E36AF">
        <w:rPr>
          <w:rFonts w:ascii="Times New Roman" w:hAnsi="Times New Roman" w:cs="Times New Roman"/>
          <w:noProof/>
          <w:sz w:val="24"/>
          <w:szCs w:val="24"/>
          <w:vertAlign w:val="superscript"/>
        </w:rPr>
        <w:t>(</w:t>
      </w:r>
      <w:hyperlink w:anchor="_ENREF_33" w:tooltip="Wu, (2012) #118" w:history="1">
        <w:r w:rsidR="006D2C77">
          <w:rPr>
            <w:rFonts w:ascii="Times New Roman" w:hAnsi="Times New Roman" w:cs="Times New Roman"/>
            <w:noProof/>
            <w:sz w:val="24"/>
            <w:szCs w:val="24"/>
            <w:vertAlign w:val="superscript"/>
          </w:rPr>
          <w:t>33</w:t>
        </w:r>
      </w:hyperlink>
      <w:r w:rsidR="004E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4E36AF">
        <w:rPr>
          <w:rFonts w:ascii="Times New Roman" w:hAnsi="Times New Roman" w:cs="Times New Roman"/>
          <w:noProof/>
          <w:sz w:val="24"/>
          <w:szCs w:val="24"/>
          <w:vertAlign w:val="superscript"/>
        </w:rPr>
        <w:t xml:space="preserve">, </w:t>
      </w:r>
      <w:hyperlink w:anchor="_ENREF_39" w:tooltip="Chiu, (2012) #64" w:history="1">
        <w:r w:rsidR="006D2C77">
          <w:rPr>
            <w:rFonts w:ascii="Times New Roman" w:hAnsi="Times New Roman" w:cs="Times New Roman"/>
            <w:noProof/>
            <w:sz w:val="24"/>
            <w:szCs w:val="24"/>
            <w:vertAlign w:val="superscript"/>
          </w:rPr>
          <w:t>39-41</w:t>
        </w:r>
      </w:hyperlink>
      <w:r w:rsidR="004E36AF">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14:paraId="43E7A765" w14:textId="58310076" w:rsidR="00D9139A" w:rsidRPr="008D7260" w:rsidRDefault="001B27D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D</w:t>
      </w:r>
      <w:r w:rsidR="00F449FC">
        <w:rPr>
          <w:rFonts w:ascii="Times New Roman" w:hAnsi="Times New Roman" w:cs="Times New Roman"/>
          <w:sz w:val="24"/>
          <w:szCs w:val="24"/>
        </w:rPr>
        <w:t>e</w:t>
      </w:r>
      <w:r w:rsidR="00F449FC" w:rsidRPr="00283836">
        <w:rPr>
          <w:rFonts w:ascii="Times New Roman" w:hAnsi="Times New Roman" w:cs="Times New Roman"/>
          <w:sz w:val="24"/>
          <w:szCs w:val="24"/>
        </w:rPr>
        <w:t>cision</w:t>
      </w:r>
      <w:r w:rsidR="006C0AC7">
        <w:rPr>
          <w:rFonts w:ascii="Times New Roman" w:hAnsi="Times New Roman" w:cs="Times New Roman"/>
          <w:sz w:val="24"/>
          <w:szCs w:val="24"/>
        </w:rPr>
        <w:t>-</w:t>
      </w:r>
      <w:r w:rsidR="00F449FC" w:rsidRPr="00283836">
        <w:rPr>
          <w:rFonts w:ascii="Times New Roman" w:hAnsi="Times New Roman" w:cs="Times New Roman"/>
          <w:sz w:val="24"/>
          <w:szCs w:val="24"/>
        </w:rPr>
        <w:t xml:space="preserve">making based on </w:t>
      </w:r>
      <w:r w:rsidR="00661EE5">
        <w:rPr>
          <w:rFonts w:ascii="Times New Roman" w:hAnsi="Times New Roman" w:cs="Times New Roman"/>
          <w:sz w:val="24"/>
          <w:szCs w:val="24"/>
        </w:rPr>
        <w:t>most current</w:t>
      </w:r>
      <w:r w:rsidR="00F449FC" w:rsidRPr="00283836">
        <w:rPr>
          <w:rFonts w:ascii="Times New Roman" w:hAnsi="Times New Roman" w:cs="Times New Roman"/>
          <w:sz w:val="24"/>
          <w:szCs w:val="24"/>
        </w:rPr>
        <w:t xml:space="preserve"> literature is difficult</w:t>
      </w:r>
      <w:r w:rsidR="00F449FC">
        <w:rPr>
          <w:rFonts w:ascii="Times New Roman" w:hAnsi="Times New Roman" w:cs="Times New Roman"/>
          <w:sz w:val="24"/>
          <w:szCs w:val="24"/>
        </w:rPr>
        <w:t xml:space="preserve"> </w:t>
      </w:r>
      <w:r w:rsidR="009E60DF">
        <w:rPr>
          <w:rFonts w:ascii="Times New Roman" w:hAnsi="Times New Roman" w:cs="Times New Roman"/>
          <w:sz w:val="24"/>
          <w:szCs w:val="24"/>
        </w:rPr>
        <w:t>for two reasons. W</w:t>
      </w:r>
      <w:r w:rsidR="00F449FC" w:rsidRPr="00F449FC">
        <w:rPr>
          <w:rFonts w:ascii="Times New Roman" w:hAnsi="Times New Roman" w:cs="Times New Roman"/>
          <w:sz w:val="24"/>
          <w:szCs w:val="24"/>
        </w:rPr>
        <w:t>ater impacts of biofuel sys</w:t>
      </w:r>
      <w:r w:rsidR="00F449FC">
        <w:rPr>
          <w:rFonts w:ascii="Times New Roman" w:hAnsi="Times New Roman" w:cs="Times New Roman"/>
          <w:sz w:val="24"/>
          <w:szCs w:val="24"/>
        </w:rPr>
        <w:t>tems are potentially highly variable and ofte</w:t>
      </w:r>
      <w:r>
        <w:rPr>
          <w:rFonts w:ascii="Times New Roman" w:hAnsi="Times New Roman" w:cs="Times New Roman"/>
          <w:sz w:val="24"/>
          <w:szCs w:val="24"/>
        </w:rPr>
        <w:t>n</w:t>
      </w:r>
      <w:r w:rsidR="00F449FC" w:rsidRPr="00F449FC">
        <w:rPr>
          <w:rFonts w:ascii="Times New Roman" w:hAnsi="Times New Roman" w:cs="Times New Roman"/>
          <w:sz w:val="24"/>
          <w:szCs w:val="24"/>
        </w:rPr>
        <w:t xml:space="preserve"> determined </w:t>
      </w:r>
      <w:r w:rsidR="00F449FC">
        <w:rPr>
          <w:rFonts w:ascii="Times New Roman" w:hAnsi="Times New Roman" w:cs="Times New Roman"/>
          <w:sz w:val="24"/>
          <w:szCs w:val="24"/>
        </w:rPr>
        <w:t>within the local contexts related to factors such as</w:t>
      </w:r>
      <w:r w:rsidR="00F449FC" w:rsidRPr="00F449FC">
        <w:rPr>
          <w:rFonts w:ascii="Times New Roman" w:hAnsi="Times New Roman" w:cs="Times New Roman"/>
          <w:sz w:val="24"/>
          <w:szCs w:val="24"/>
        </w:rPr>
        <w:t xml:space="preserve"> water availability, the</w:t>
      </w:r>
      <w:r w:rsidR="00F449FC">
        <w:rPr>
          <w:rFonts w:ascii="Times New Roman" w:hAnsi="Times New Roman" w:cs="Times New Roman"/>
          <w:sz w:val="24"/>
          <w:szCs w:val="24"/>
        </w:rPr>
        <w:t xml:space="preserve"> interactions of land and </w:t>
      </w:r>
      <w:r w:rsidR="00F449FC" w:rsidRPr="00F449FC">
        <w:rPr>
          <w:rFonts w:ascii="Times New Roman" w:hAnsi="Times New Roman" w:cs="Times New Roman"/>
          <w:sz w:val="24"/>
          <w:szCs w:val="24"/>
        </w:rPr>
        <w:t xml:space="preserve">water, </w:t>
      </w:r>
      <w:r w:rsidR="00F449FC">
        <w:rPr>
          <w:rFonts w:ascii="Times New Roman" w:hAnsi="Times New Roman" w:cs="Times New Roman"/>
          <w:sz w:val="24"/>
          <w:szCs w:val="24"/>
        </w:rPr>
        <w:t>and climate for a particular time frame.</w:t>
      </w:r>
      <w:r w:rsidR="009E60DF"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9E60DF"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9E60DF" w:rsidRPr="00096D65">
        <w:rPr>
          <w:rFonts w:ascii="Times New Roman" w:hAnsi="Times New Roman" w:cs="Times New Roman"/>
          <w:sz w:val="24"/>
          <w:szCs w:val="24"/>
          <w:vertAlign w:val="superscript"/>
        </w:rPr>
        <w:fldChar w:fldCharType="end"/>
      </w:r>
      <w:r w:rsidR="009E60DF">
        <w:rPr>
          <w:rFonts w:ascii="Times New Roman" w:hAnsi="Times New Roman" w:cs="Times New Roman"/>
          <w:sz w:val="24"/>
          <w:szCs w:val="24"/>
        </w:rPr>
        <w:t xml:space="preserve"> Decision-making </w:t>
      </w:r>
      <w:r w:rsidR="006C0AC7">
        <w:rPr>
          <w:rFonts w:ascii="Times New Roman" w:hAnsi="Times New Roman" w:cs="Times New Roman"/>
          <w:sz w:val="24"/>
          <w:szCs w:val="24"/>
        </w:rPr>
        <w:t xml:space="preserve">is often focused on planning or examining </w:t>
      </w:r>
      <w:r w:rsidR="009E60DF">
        <w:rPr>
          <w:rFonts w:ascii="Times New Roman" w:hAnsi="Times New Roman" w:cs="Times New Roman"/>
          <w:sz w:val="24"/>
          <w:szCs w:val="24"/>
        </w:rPr>
        <w:t xml:space="preserve">the potential impacts of </w:t>
      </w:r>
      <w:r w:rsidR="006C0AC7">
        <w:rPr>
          <w:rFonts w:ascii="Times New Roman" w:hAnsi="Times New Roman" w:cs="Times New Roman"/>
          <w:sz w:val="24"/>
          <w:szCs w:val="24"/>
        </w:rPr>
        <w:t>decision</w:t>
      </w:r>
      <w:r w:rsidR="009E60DF">
        <w:rPr>
          <w:rFonts w:ascii="Times New Roman" w:hAnsi="Times New Roman" w:cs="Times New Roman"/>
          <w:sz w:val="24"/>
          <w:szCs w:val="24"/>
        </w:rPr>
        <w:t>s or potential decisions on the future</w:t>
      </w:r>
      <w:r w:rsidR="006C0AC7">
        <w:rPr>
          <w:rFonts w:ascii="Times New Roman" w:hAnsi="Times New Roman" w:cs="Times New Roman"/>
          <w:sz w:val="24"/>
          <w:szCs w:val="24"/>
        </w:rPr>
        <w:t xml:space="preserve"> rather than </w:t>
      </w:r>
      <w:r w:rsidR="009E60DF">
        <w:rPr>
          <w:rFonts w:ascii="Times New Roman" w:hAnsi="Times New Roman" w:cs="Times New Roman"/>
          <w:sz w:val="24"/>
          <w:szCs w:val="24"/>
        </w:rPr>
        <w:t xml:space="preserve">on </w:t>
      </w:r>
      <w:r w:rsidR="00661EE5">
        <w:rPr>
          <w:rFonts w:ascii="Times New Roman" w:hAnsi="Times New Roman" w:cs="Times New Roman"/>
          <w:sz w:val="24"/>
          <w:szCs w:val="24"/>
        </w:rPr>
        <w:t>only</w:t>
      </w:r>
      <w:r w:rsidR="009E60DF">
        <w:rPr>
          <w:rFonts w:ascii="Times New Roman" w:hAnsi="Times New Roman" w:cs="Times New Roman"/>
          <w:sz w:val="24"/>
          <w:szCs w:val="24"/>
        </w:rPr>
        <w:t xml:space="preserve"> exist</w:t>
      </w:r>
      <w:r w:rsidR="00661EE5">
        <w:rPr>
          <w:rFonts w:ascii="Times New Roman" w:hAnsi="Times New Roman" w:cs="Times New Roman"/>
          <w:sz w:val="24"/>
          <w:szCs w:val="24"/>
        </w:rPr>
        <w:t>ing systems</w:t>
      </w:r>
      <w:r w:rsidR="006C0AC7">
        <w:rPr>
          <w:rFonts w:ascii="Times New Roman" w:hAnsi="Times New Roman" w:cs="Times New Roman"/>
          <w:sz w:val="24"/>
          <w:szCs w:val="24"/>
        </w:rPr>
        <w:t>.</w:t>
      </w:r>
      <w:r w:rsidR="00F449FC">
        <w:rPr>
          <w:rFonts w:ascii="Times New Roman" w:hAnsi="Times New Roman" w:cs="Times New Roman"/>
          <w:sz w:val="24"/>
          <w:szCs w:val="24"/>
        </w:rPr>
        <w:t xml:space="preserve"> </w:t>
      </w:r>
    </w:p>
    <w:p w14:paraId="290D98C5" w14:textId="6F93F725"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of the </w:t>
      </w:r>
      <w:r w:rsidR="00A3168B">
        <w:rPr>
          <w:rFonts w:ascii="Times New Roman" w:hAnsi="Times New Roman" w:cs="Times New Roman"/>
          <w:sz w:val="24"/>
          <w:szCs w:val="24"/>
        </w:rPr>
        <w:t>initial</w:t>
      </w:r>
      <w:r>
        <w:rPr>
          <w:rFonts w:ascii="Times New Roman" w:hAnsi="Times New Roman" w:cs="Times New Roman"/>
          <w:sz w:val="24"/>
          <w:szCs w:val="24"/>
        </w:rPr>
        <w:t xml:space="preserve"> water </w:t>
      </w:r>
      <w:proofErr w:type="spellStart"/>
      <w:r>
        <w:rPr>
          <w:rFonts w:ascii="Times New Roman" w:hAnsi="Times New Roman" w:cs="Times New Roman"/>
          <w:sz w:val="24"/>
          <w:szCs w:val="24"/>
        </w:rPr>
        <w:t>footprinting</w:t>
      </w:r>
      <w:proofErr w:type="spellEnd"/>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r>
      <w:r w:rsidR="0071467F" w:rsidRPr="00EA58A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2" w:tooltip="King, (2008) #77" w:history="1">
        <w:r w:rsidR="006D2C77">
          <w:rPr>
            <w:rFonts w:ascii="Times New Roman" w:hAnsi="Times New Roman" w:cs="Times New Roman"/>
            <w:noProof/>
            <w:sz w:val="24"/>
            <w:szCs w:val="24"/>
            <w:vertAlign w:val="superscript"/>
          </w:rPr>
          <w:t>42</w:t>
        </w:r>
      </w:hyperlink>
      <w:r w:rsidR="00FB36AF">
        <w:rPr>
          <w:rFonts w:ascii="Times New Roman" w:hAnsi="Times New Roman" w:cs="Times New Roman"/>
          <w:noProof/>
          <w:sz w:val="24"/>
          <w:szCs w:val="24"/>
          <w:vertAlign w:val="superscript"/>
        </w:rPr>
        <w:t xml:space="preserve">, </w:t>
      </w:r>
      <w:hyperlink w:anchor="_ENREF_43" w:tooltip="Chiu, (2009) #78" w:history="1">
        <w:r w:rsidR="006D2C77">
          <w:rPr>
            <w:rFonts w:ascii="Times New Roman" w:hAnsi="Times New Roman" w:cs="Times New Roman"/>
            <w:noProof/>
            <w:sz w:val="24"/>
            <w:szCs w:val="24"/>
            <w:vertAlign w:val="superscript"/>
          </w:rPr>
          <w:t>43</w:t>
        </w:r>
      </w:hyperlink>
      <w:r w:rsidR="00FB36AF">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&lt;EndNote&gt;&lt;Cite&gt;&lt;Author&gt;Wu&lt;/Author&gt;&lt;Year&gt;(2009)&lt;/Year&gt;&lt;RecNum&gt;15&lt;/RecNum&gt;&lt;DisplayText&gt;(12, 44)&lt;/DisplayText&gt;&lt;record&gt;&lt;rec-number&gt;15&lt;/rec-number&gt;&lt;foreign-keys&gt;&lt;key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4" w:tooltip="Molden, (2007) #106" w:history="1">
        <w:r w:rsidR="006D2C77">
          <w:rPr>
            <w:rFonts w:ascii="Times New Roman" w:hAnsi="Times New Roman" w:cs="Times New Roman"/>
            <w:noProof/>
            <w:sz w:val="24"/>
            <w:szCs w:val="24"/>
            <w:vertAlign w:val="superscript"/>
          </w:rPr>
          <w:t>44</w:t>
        </w:r>
      </w:hyperlink>
      <w:r w:rsidR="00FB36A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 xml:space="preserve">reen water </w:t>
      </w:r>
      <w:r w:rsidR="00001744">
        <w:rPr>
          <w:rFonts w:ascii="Times New Roman" w:hAnsi="Times New Roman" w:cs="Times New Roman"/>
          <w:sz w:val="24"/>
          <w:szCs w:val="24"/>
        </w:rPr>
        <w:lastRenderedPageBreak/>
        <w:t>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39B20950" w14:textId="7C24B174"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w:t>
      </w:r>
      <w:r w:rsidRPr="00FD2585">
        <w:rPr>
          <w:rFonts w:ascii="Times New Roman" w:hAnsi="Times New Roman" w:cs="Times New Roman"/>
          <w:sz w:val="24"/>
          <w:szCs w:val="24"/>
        </w:rPr>
        <w:t>io</w:t>
      </w:r>
      <w:ins w:id="497" w:author="ewarner" w:date="2014-07-15T14:16:00Z">
        <w:r w:rsidR="004E36AF">
          <w:rPr>
            <w:rFonts w:ascii="Times New Roman" w:hAnsi="Times New Roman" w:cs="Times New Roman"/>
            <w:sz w:val="24"/>
            <w:szCs w:val="24"/>
          </w:rPr>
          <w:t>fuel</w:t>
        </w:r>
      </w:ins>
      <w:del w:id="498" w:author="ewarner" w:date="2014-07-15T14:16:00Z">
        <w:r w:rsidRPr="00FD2585" w:rsidDel="004E36AF">
          <w:rPr>
            <w:rFonts w:ascii="Times New Roman" w:hAnsi="Times New Roman" w:cs="Times New Roman"/>
            <w:sz w:val="24"/>
            <w:szCs w:val="24"/>
          </w:rPr>
          <w:delText>energy</w:delText>
        </w:r>
      </w:del>
      <w:r w:rsidRPr="00FD2585">
        <w:rPr>
          <w:rFonts w:ascii="Times New Roman" w:hAnsi="Times New Roman" w:cs="Times New Roman"/>
          <w:sz w:val="24"/>
          <w:szCs w:val="24"/>
        </w:rPr>
        <w:t xml:space="preserve"> systems are complex and </w:t>
      </w:r>
      <w:r w:rsidR="004C5D71">
        <w:rPr>
          <w:rFonts w:ascii="Times New Roman" w:hAnsi="Times New Roman" w:cs="Times New Roman"/>
          <w:sz w:val="24"/>
          <w:szCs w:val="24"/>
        </w:rPr>
        <w:t xml:space="preserve">highly </w:t>
      </w:r>
      <w:r w:rsidRPr="00FD2585">
        <w:rPr>
          <w:rFonts w:ascii="Times New Roman" w:hAnsi="Times New Roman" w:cs="Times New Roman"/>
          <w:sz w:val="24"/>
          <w:szCs w:val="24"/>
        </w:rPr>
        <w:t>variab</w:t>
      </w:r>
      <w:r>
        <w:rPr>
          <w:rFonts w:ascii="Times New Roman" w:hAnsi="Times New Roman" w:cs="Times New Roman"/>
          <w:sz w:val="24"/>
          <w:szCs w:val="24"/>
        </w:rPr>
        <w:t xml:space="preserve">le </w:t>
      </w:r>
      <w:r w:rsidR="004C5D71">
        <w:rPr>
          <w:rFonts w:ascii="Times New Roman" w:hAnsi="Times New Roman" w:cs="Times New Roman"/>
          <w:sz w:val="24"/>
          <w:szCs w:val="24"/>
        </w:rPr>
        <w:t xml:space="preserve">because of </w:t>
      </w:r>
      <w:r>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r w:rsidR="0063295C">
        <w:rPr>
          <w:rFonts w:ascii="Times New Roman" w:hAnsi="Times New Roman" w:cs="Times New Roman"/>
          <w:sz w:val="24"/>
          <w:szCs w:val="24"/>
        </w:rPr>
        <w:t>f</w:t>
      </w:r>
      <w:r>
        <w:rPr>
          <w:rFonts w:ascii="Times New Roman" w:hAnsi="Times New Roman" w:cs="Times New Roman"/>
          <w:sz w:val="24"/>
          <w:szCs w:val="24"/>
        </w:rPr>
        <w:t xml:space="preserve">eedstocks </w:t>
      </w:r>
      <w:r w:rsidR="00F57BF2">
        <w:rPr>
          <w:rFonts w:ascii="Times New Roman" w:hAnsi="Times New Roman" w:cs="Times New Roman"/>
          <w:sz w:val="24"/>
          <w:szCs w:val="24"/>
        </w:rPr>
        <w:t xml:space="preserve">that can be utilized </w:t>
      </w:r>
      <w:r>
        <w:rPr>
          <w:rFonts w:ascii="Times New Roman" w:hAnsi="Times New Roman" w:cs="Times New Roman"/>
          <w:sz w:val="24"/>
          <w:szCs w:val="24"/>
        </w:rPr>
        <w:t>and en</w:t>
      </w:r>
      <w:r w:rsidR="00E96FC7">
        <w:rPr>
          <w:rFonts w:ascii="Times New Roman" w:hAnsi="Times New Roman" w:cs="Times New Roman"/>
          <w:sz w:val="24"/>
          <w:szCs w:val="24"/>
        </w:rPr>
        <w:t>d uses</w:t>
      </w:r>
      <w:r w:rsidR="004C5D71">
        <w:rPr>
          <w:rFonts w:ascii="Times New Roman" w:hAnsi="Times New Roman" w:cs="Times New Roman"/>
          <w:sz w:val="24"/>
          <w:szCs w:val="24"/>
        </w:rPr>
        <w:t xml:space="preserve"> that are available</w:t>
      </w:r>
      <w:r>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ins w:id="499" w:author="ewarner" w:date="2014-07-15T14:17:00Z">
        <w:r w:rsidR="004E36AF">
          <w:rPr>
            <w:rFonts w:ascii="Times New Roman" w:hAnsi="Times New Roman" w:cs="Times New Roman"/>
            <w:sz w:val="24"/>
            <w:szCs w:val="24"/>
          </w:rPr>
          <w:t>mass</w:t>
        </w:r>
      </w:ins>
      <w:del w:id="500"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production systems</w:t>
      </w:r>
      <w:ins w:id="501" w:author="ewarner" w:date="2014-07-15T14:17:00Z">
        <w:r w:rsidR="004E36AF">
          <w:rPr>
            <w:rFonts w:ascii="Times New Roman" w:hAnsi="Times New Roman" w:cs="Times New Roman"/>
            <w:sz w:val="24"/>
            <w:szCs w:val="24"/>
          </w:rPr>
          <w:t xml:space="preserve"> including biofuels</w:t>
        </w:r>
      </w:ins>
      <w:r>
        <w:rPr>
          <w:rFonts w:ascii="Times New Roman" w:hAnsi="Times New Roman" w:cs="Times New Roman"/>
          <w:sz w:val="24"/>
          <w:szCs w:val="24"/>
        </w:rPr>
        <w:t xml:space="preserve">. Currently, </w:t>
      </w:r>
      <w:proofErr w:type="spellStart"/>
      <w:r>
        <w:rPr>
          <w:rFonts w:ascii="Times New Roman" w:hAnsi="Times New Roman" w:cs="Times New Roman"/>
          <w:sz w:val="24"/>
          <w:szCs w:val="24"/>
        </w:rPr>
        <w:t>bioheat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biopower</w:t>
      </w:r>
      <w:proofErr w:type="spellEnd"/>
      <w:r>
        <w:rPr>
          <w:rFonts w:ascii="Times New Roman" w:hAnsi="Times New Roman" w:cs="Times New Roman"/>
          <w:sz w:val="24"/>
          <w:szCs w:val="24"/>
        </w:rPr>
        <w:t xml:space="preserve"> are typically produced from </w:t>
      </w:r>
      <w:proofErr w:type="spellStart"/>
      <w:r>
        <w:rPr>
          <w:rFonts w:ascii="Times New Roman" w:hAnsi="Times New Roman" w:cs="Times New Roman"/>
          <w:sz w:val="24"/>
          <w:szCs w:val="24"/>
        </w:rPr>
        <w:t>lignocellulosic</w:t>
      </w:r>
      <w:proofErr w:type="spellEnd"/>
      <w:r>
        <w:rPr>
          <w:rFonts w:ascii="Times New Roman" w:hAnsi="Times New Roman" w:cs="Times New Roman"/>
          <w:sz w:val="24"/>
          <w:szCs w:val="24"/>
        </w:rPr>
        <w:t xml:space="preserve"> crops and biofuels 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Pr>
          <w:rFonts w:ascii="Times New Roman" w:hAnsi="Times New Roman" w:cs="Times New Roman"/>
          <w:sz w:val="24"/>
          <w:szCs w:val="24"/>
        </w:rPr>
        <w:t xml:space="preserve">starch crops. </w:t>
      </w:r>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crop is typically grown. The choice of feedstock has a significant impact on the overall water consumption related to a given bio</w:t>
      </w:r>
      <w:ins w:id="502" w:author="ewarner" w:date="2014-07-15T14:17:00Z">
        <w:r w:rsidR="004E36AF">
          <w:rPr>
            <w:rFonts w:ascii="Times New Roman" w:hAnsi="Times New Roman" w:cs="Times New Roman"/>
            <w:sz w:val="24"/>
            <w:szCs w:val="24"/>
          </w:rPr>
          <w:t>fuel</w:t>
        </w:r>
      </w:ins>
      <w:del w:id="503"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pathway. </w:t>
      </w:r>
    </w:p>
    <w:p w14:paraId="7E1C111C" w14:textId="02837FDE"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diversity in bio</w:t>
      </w:r>
      <w:ins w:id="504" w:author="ewarner" w:date="2014-07-15T14:17:00Z">
        <w:r w:rsidR="00E80AC3">
          <w:rPr>
            <w:rFonts w:ascii="Times New Roman" w:hAnsi="Times New Roman" w:cs="Times New Roman"/>
            <w:sz w:val="24"/>
            <w:szCs w:val="24"/>
          </w:rPr>
          <w:t>fuel</w:t>
        </w:r>
      </w:ins>
      <w:del w:id="505" w:author="ewarner" w:date="2014-07-15T14:17:00Z">
        <w:r w:rsidDel="00E80AC3">
          <w:rPr>
            <w:rFonts w:ascii="Times New Roman" w:hAnsi="Times New Roman" w:cs="Times New Roman"/>
            <w:sz w:val="24"/>
            <w:szCs w:val="24"/>
          </w:rPr>
          <w:delText>energy</w:delText>
        </w:r>
      </w:del>
      <w:r>
        <w:rPr>
          <w:rFonts w:ascii="Times New Roman" w:hAnsi="Times New Roman" w:cs="Times New Roman"/>
          <w:sz w:val="24"/>
          <w:szCs w:val="24"/>
        </w:rPr>
        <w:t xml:space="preserve"> feedstocks has important implications with regards to managing water resources. Making choices between feedstocks that could achieve similar ends (e.g., policy requirements) </w:t>
      </w:r>
      <w:r w:rsidR="006953A8">
        <w:rPr>
          <w:rFonts w:ascii="Times New Roman" w:hAnsi="Times New Roman" w:cs="Times New Roman"/>
          <w:sz w:val="24"/>
          <w:szCs w:val="24"/>
        </w:rPr>
        <w:t xml:space="preserve">but have </w:t>
      </w:r>
      <w:r>
        <w:rPr>
          <w:rFonts w:ascii="Times New Roman" w:hAnsi="Times New Roman" w:cs="Times New Roman"/>
          <w:sz w:val="24"/>
          <w:szCs w:val="24"/>
        </w:rPr>
        <w:t>different</w:t>
      </w:r>
      <w:r w:rsidR="00A82BE6">
        <w:rPr>
          <w:rFonts w:ascii="Times New Roman" w:hAnsi="Times New Roman" w:cs="Times New Roman"/>
          <w:sz w:val="24"/>
          <w:szCs w:val="24"/>
        </w:rPr>
        <w:t xml:space="preserve"> implications for</w:t>
      </w:r>
      <w:r>
        <w:rPr>
          <w:rFonts w:ascii="Times New Roman" w:hAnsi="Times New Roman" w:cs="Times New Roman"/>
          <w:sz w:val="24"/>
          <w:szCs w:val="24"/>
        </w:rPr>
        <w:t xml:space="preserve"> water consumption necessitates the ability to evaluate and compare </w:t>
      </w:r>
      <w:r w:rsidR="00C3614B">
        <w:rPr>
          <w:rFonts w:ascii="Times New Roman" w:hAnsi="Times New Roman" w:cs="Times New Roman"/>
          <w:sz w:val="24"/>
          <w:szCs w:val="24"/>
        </w:rPr>
        <w:t>them</w:t>
      </w:r>
      <w:r>
        <w:rPr>
          <w:rFonts w:ascii="Times New Roman" w:hAnsi="Times New Roman" w:cs="Times New Roman"/>
          <w:sz w:val="24"/>
          <w:szCs w:val="24"/>
        </w:rPr>
        <w:t xml:space="preserve">. </w:t>
      </w:r>
      <w:ins w:id="506" w:author="ewarner" w:date="2014-07-15T14:33:00Z">
        <w:r w:rsidR="00D97558">
          <w:rPr>
            <w:rFonts w:ascii="Times New Roman" w:hAnsi="Times New Roman" w:cs="Times New Roman"/>
            <w:sz w:val="24"/>
            <w:szCs w:val="24"/>
          </w:rPr>
          <w:t xml:space="preserve">Across the reviewed literature a relatively comprehensive </w:t>
        </w:r>
      </w:ins>
      <w:ins w:id="507" w:author="ewarner" w:date="2014-07-15T14:34:00Z">
        <w:r w:rsidR="00D97558">
          <w:rPr>
            <w:rFonts w:ascii="Times New Roman" w:hAnsi="Times New Roman" w:cs="Times New Roman"/>
            <w:sz w:val="24"/>
            <w:szCs w:val="24"/>
          </w:rPr>
          <w:t>assessment</w:t>
        </w:r>
      </w:ins>
      <w:ins w:id="508" w:author="ewarner" w:date="2014-07-15T14:33:00Z">
        <w:r w:rsidR="00D97558">
          <w:rPr>
            <w:rFonts w:ascii="Times New Roman" w:hAnsi="Times New Roman" w:cs="Times New Roman"/>
            <w:sz w:val="24"/>
            <w:szCs w:val="24"/>
          </w:rPr>
          <w:t xml:space="preserve"> of biofuel feedstock options using a consistent set of methods is lack</w:t>
        </w:r>
      </w:ins>
      <w:ins w:id="509" w:author="ewarner" w:date="2014-07-15T14:34:00Z">
        <w:r w:rsidR="00D97558">
          <w:rPr>
            <w:rFonts w:ascii="Times New Roman" w:hAnsi="Times New Roman" w:cs="Times New Roman"/>
            <w:sz w:val="24"/>
            <w:szCs w:val="24"/>
          </w:rPr>
          <w:t xml:space="preserve"> even of more recent studies are working towards this goal</w:t>
        </w:r>
      </w:ins>
      <w:ins w:id="510" w:author="ewarner" w:date="2014-07-15T14:33:00Z">
        <w:r w:rsidR="00D97558">
          <w:rPr>
            <w:rFonts w:ascii="Times New Roman" w:hAnsi="Times New Roman" w:cs="Times New Roman"/>
            <w:sz w:val="24"/>
            <w:szCs w:val="24"/>
          </w:rPr>
          <w:t>.</w:t>
        </w:r>
      </w:ins>
      <w:r w:rsidR="00D97558" w:rsidRPr="00995C04">
        <w:rPr>
          <w:rFonts w:ascii="Times New Roman" w:hAnsi="Times New Roman" w:cs="Times New Roman"/>
          <w:sz w:val="24"/>
          <w:szCs w:val="24"/>
          <w:vertAlign w:val="superscript"/>
          <w:rPrChange w:id="511"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D97558" w:rsidRPr="00995C04">
        <w:rPr>
          <w:rFonts w:ascii="Times New Roman" w:hAnsi="Times New Roman" w:cs="Times New Roman"/>
          <w:sz w:val="24"/>
          <w:szCs w:val="24"/>
          <w:vertAlign w:val="superscript"/>
          <w:rPrChange w:id="512" w:author="ewarner" w:date="2014-07-15T14:37:00Z">
            <w:rPr>
              <w:rFonts w:ascii="Times New Roman" w:hAnsi="Times New Roman" w:cs="Times New Roman"/>
              <w:sz w:val="24"/>
              <w:szCs w:val="24"/>
            </w:rPr>
          </w:rPrChange>
        </w:rPr>
        <w:instrText xml:space="preserve"> ADDIN EN.CITE </w:instrText>
      </w:r>
      <w:r w:rsidR="00D97558" w:rsidRPr="00995C04">
        <w:rPr>
          <w:rFonts w:ascii="Times New Roman" w:hAnsi="Times New Roman" w:cs="Times New Roman"/>
          <w:sz w:val="24"/>
          <w:szCs w:val="24"/>
          <w:vertAlign w:val="superscript"/>
          <w:rPrChange w:id="513"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D97558" w:rsidRPr="00995C04">
        <w:rPr>
          <w:rFonts w:ascii="Times New Roman" w:hAnsi="Times New Roman" w:cs="Times New Roman"/>
          <w:sz w:val="24"/>
          <w:szCs w:val="24"/>
          <w:vertAlign w:val="superscript"/>
          <w:rPrChange w:id="514" w:author="ewarner" w:date="2014-07-15T14:37:00Z">
            <w:rPr>
              <w:rFonts w:ascii="Times New Roman" w:hAnsi="Times New Roman" w:cs="Times New Roman"/>
              <w:sz w:val="24"/>
              <w:szCs w:val="24"/>
            </w:rPr>
          </w:rPrChange>
        </w:rPr>
        <w:instrText xml:space="preserve"> ADDIN EN.CITE.DATA </w:instrText>
      </w:r>
      <w:r w:rsidR="00D97558" w:rsidRPr="00995C04">
        <w:rPr>
          <w:rFonts w:ascii="Times New Roman" w:hAnsi="Times New Roman" w:cs="Times New Roman"/>
          <w:sz w:val="24"/>
          <w:szCs w:val="24"/>
          <w:vertAlign w:val="superscript"/>
          <w:rPrChange w:id="515" w:author="ewarner" w:date="2014-07-15T14:37:00Z">
            <w:rPr>
              <w:rFonts w:ascii="Times New Roman" w:hAnsi="Times New Roman" w:cs="Times New Roman"/>
              <w:sz w:val="24"/>
              <w:szCs w:val="24"/>
              <w:vertAlign w:val="superscript"/>
            </w:rPr>
          </w:rPrChange>
        </w:rPr>
      </w:r>
      <w:r w:rsidR="00D97558" w:rsidRPr="00995C04">
        <w:rPr>
          <w:rFonts w:ascii="Times New Roman" w:hAnsi="Times New Roman" w:cs="Times New Roman"/>
          <w:sz w:val="24"/>
          <w:szCs w:val="24"/>
          <w:vertAlign w:val="superscript"/>
          <w:rPrChange w:id="516" w:author="ewarner" w:date="2014-07-15T14:37:00Z">
            <w:rPr>
              <w:rFonts w:ascii="Times New Roman" w:hAnsi="Times New Roman" w:cs="Times New Roman"/>
              <w:sz w:val="24"/>
              <w:szCs w:val="24"/>
            </w:rPr>
          </w:rPrChange>
        </w:rPr>
        <w:fldChar w:fldCharType="end"/>
      </w:r>
      <w:r w:rsidR="00D97558" w:rsidRPr="00995C04">
        <w:rPr>
          <w:rFonts w:ascii="Times New Roman" w:hAnsi="Times New Roman" w:cs="Times New Roman"/>
          <w:sz w:val="24"/>
          <w:szCs w:val="24"/>
          <w:vertAlign w:val="superscript"/>
          <w:rPrChange w:id="517" w:author="ewarner" w:date="2014-07-15T14:37:00Z">
            <w:rPr>
              <w:rFonts w:ascii="Times New Roman" w:hAnsi="Times New Roman" w:cs="Times New Roman"/>
              <w:sz w:val="24"/>
              <w:szCs w:val="24"/>
              <w:vertAlign w:val="superscript"/>
            </w:rPr>
          </w:rPrChange>
        </w:rPr>
      </w:r>
      <w:r w:rsidR="00D97558" w:rsidRPr="00995C04">
        <w:rPr>
          <w:rFonts w:ascii="Times New Roman" w:hAnsi="Times New Roman" w:cs="Times New Roman"/>
          <w:sz w:val="24"/>
          <w:szCs w:val="24"/>
          <w:vertAlign w:val="superscript"/>
          <w:rPrChange w:id="518" w:author="ewarner" w:date="2014-07-15T14:37:00Z">
            <w:rPr>
              <w:rFonts w:ascii="Times New Roman" w:hAnsi="Times New Roman" w:cs="Times New Roman"/>
              <w:sz w:val="24"/>
              <w:szCs w:val="24"/>
            </w:rPr>
          </w:rPrChange>
        </w:rPr>
        <w:fldChar w:fldCharType="separate"/>
      </w:r>
      <w:proofErr w:type="gramStart"/>
      <w:r w:rsidR="00D97558" w:rsidRPr="00995C04">
        <w:rPr>
          <w:rFonts w:ascii="Times New Roman" w:hAnsi="Times New Roman" w:cs="Times New Roman"/>
          <w:noProof/>
          <w:sz w:val="24"/>
          <w:szCs w:val="24"/>
          <w:vertAlign w:val="superscript"/>
          <w:rPrChange w:id="519" w:author="ewarner" w:date="2014-07-15T14:37: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6D2C77">
        <w:rPr>
          <w:rFonts w:ascii="Times New Roman" w:hAnsi="Times New Roman" w:cs="Times New Roman"/>
          <w:noProof/>
          <w:sz w:val="24"/>
          <w:szCs w:val="24"/>
          <w:vertAlign w:val="superscript"/>
        </w:rPr>
        <w:fldChar w:fldCharType="separate"/>
      </w:r>
      <w:r w:rsidR="006D2C77" w:rsidRPr="00995C04">
        <w:rPr>
          <w:rFonts w:ascii="Times New Roman" w:hAnsi="Times New Roman" w:cs="Times New Roman"/>
          <w:noProof/>
          <w:sz w:val="24"/>
          <w:szCs w:val="24"/>
          <w:vertAlign w:val="superscript"/>
          <w:rPrChange w:id="520" w:author="ewarner" w:date="2014-07-15T14:37:00Z">
            <w:rPr>
              <w:rFonts w:ascii="Times New Roman" w:hAnsi="Times New Roman" w:cs="Times New Roman"/>
              <w:noProof/>
              <w:sz w:val="24"/>
              <w:szCs w:val="24"/>
            </w:rPr>
          </w:rPrChange>
        </w:rPr>
        <w:t>33-35</w:t>
      </w:r>
      <w:r w:rsidR="006D2C77">
        <w:rPr>
          <w:rFonts w:ascii="Times New Roman" w:hAnsi="Times New Roman" w:cs="Times New Roman"/>
          <w:noProof/>
          <w:sz w:val="24"/>
          <w:szCs w:val="24"/>
          <w:vertAlign w:val="superscript"/>
        </w:rPr>
        <w:fldChar w:fldCharType="end"/>
      </w:r>
      <w:r w:rsidR="00D97558" w:rsidRPr="00995C04">
        <w:rPr>
          <w:rFonts w:ascii="Times New Roman" w:hAnsi="Times New Roman" w:cs="Times New Roman"/>
          <w:noProof/>
          <w:sz w:val="24"/>
          <w:szCs w:val="24"/>
          <w:vertAlign w:val="superscript"/>
          <w:rPrChange w:id="521" w:author="ewarner" w:date="2014-07-15T14:37:00Z">
            <w:rPr>
              <w:rFonts w:ascii="Times New Roman" w:hAnsi="Times New Roman" w:cs="Times New Roman"/>
              <w:noProof/>
              <w:sz w:val="24"/>
              <w:szCs w:val="24"/>
            </w:rPr>
          </w:rPrChange>
        </w:rPr>
        <w:t>)</w:t>
      </w:r>
      <w:r w:rsidR="00D97558" w:rsidRPr="00995C04">
        <w:rPr>
          <w:rFonts w:ascii="Times New Roman" w:hAnsi="Times New Roman" w:cs="Times New Roman"/>
          <w:sz w:val="24"/>
          <w:szCs w:val="24"/>
          <w:vertAlign w:val="superscript"/>
          <w:rPrChange w:id="522" w:author="ewarner" w:date="2014-07-15T14:37:00Z">
            <w:rPr>
              <w:rFonts w:ascii="Times New Roman" w:hAnsi="Times New Roman" w:cs="Times New Roman"/>
              <w:sz w:val="24"/>
              <w:szCs w:val="24"/>
            </w:rPr>
          </w:rPrChange>
        </w:rPr>
        <w:fldChar w:fldCharType="end"/>
      </w:r>
      <w:ins w:id="523" w:author="ewarner" w:date="2014-07-15T14:33:00Z">
        <w:r w:rsidR="00D97558">
          <w:rPr>
            <w:rFonts w:ascii="Times New Roman" w:hAnsi="Times New Roman" w:cs="Times New Roman"/>
            <w:sz w:val="24"/>
            <w:szCs w:val="24"/>
          </w:rPr>
          <w:t xml:space="preserve"> </w:t>
        </w:r>
      </w:ins>
      <w:commentRangeStart w:id="524"/>
      <w:del w:id="525" w:author="ewarner" w:date="2014-07-15T14:37:00Z">
        <w:r w:rsidDel="00995C04">
          <w:rPr>
            <w:rFonts w:ascii="Times New Roman" w:hAnsi="Times New Roman" w:cs="Times New Roman"/>
            <w:sz w:val="24"/>
            <w:szCs w:val="24"/>
          </w:rPr>
          <w:delText>Many existing water consumption studies have been l</w:delText>
        </w:r>
        <w:r w:rsidRPr="00382294" w:rsidDel="00995C04">
          <w:rPr>
            <w:rFonts w:ascii="Times New Roman" w:hAnsi="Times New Roman" w:cs="Times New Roman"/>
            <w:sz w:val="24"/>
            <w:szCs w:val="24"/>
          </w:rPr>
          <w:delText xml:space="preserve">imited </w:delText>
        </w:r>
        <w:r w:rsidDel="00995C04">
          <w:rPr>
            <w:rFonts w:ascii="Times New Roman" w:hAnsi="Times New Roman" w:cs="Times New Roman"/>
            <w:sz w:val="24"/>
            <w:szCs w:val="24"/>
          </w:rPr>
          <w:delText xml:space="preserve">in the </w:delText>
        </w:r>
        <w:r w:rsidRPr="00382294" w:rsidDel="00995C04">
          <w:rPr>
            <w:rFonts w:ascii="Times New Roman" w:hAnsi="Times New Roman" w:cs="Times New Roman"/>
            <w:sz w:val="24"/>
            <w:szCs w:val="24"/>
          </w:rPr>
          <w:delText xml:space="preserve">scope </w:delText>
        </w:r>
        <w:r w:rsidDel="00995C04">
          <w:rPr>
            <w:rFonts w:ascii="Times New Roman" w:hAnsi="Times New Roman" w:cs="Times New Roman"/>
            <w:sz w:val="24"/>
            <w:szCs w:val="24"/>
          </w:rPr>
          <w:delText xml:space="preserve">of </w:delText>
        </w:r>
        <w:r w:rsidRPr="00382294" w:rsidDel="00995C04">
          <w:rPr>
            <w:rFonts w:ascii="Times New Roman" w:hAnsi="Times New Roman" w:cs="Times New Roman"/>
            <w:sz w:val="24"/>
            <w:szCs w:val="24"/>
          </w:rPr>
          <w:delText>crops evaluated</w:delText>
        </w:r>
        <w:r w:rsidR="006953A8" w:rsidDel="00995C04">
          <w:rPr>
            <w:rFonts w:ascii="Times New Roman" w:hAnsi="Times New Roman" w:cs="Times New Roman"/>
            <w:sz w:val="24"/>
            <w:szCs w:val="24"/>
          </w:rPr>
          <w:delText>,</w:delText>
        </w:r>
        <w:r w:rsidDel="00995C04">
          <w:rPr>
            <w:rFonts w:ascii="Times New Roman" w:hAnsi="Times New Roman" w:cs="Times New Roman"/>
            <w:sz w:val="24"/>
            <w:szCs w:val="24"/>
          </w:rPr>
          <w:delText xml:space="preserve"> and thus inhibit multi-crop comparisons. </w:delText>
        </w:r>
        <w:commentRangeEnd w:id="524"/>
        <w:r w:rsidR="002227C1" w:rsidDel="00995C04">
          <w:rPr>
            <w:rStyle w:val="CommentReference"/>
          </w:rPr>
          <w:commentReference w:id="524"/>
        </w:r>
      </w:del>
      <w:ins w:id="526" w:author="ewarner" w:date="2014-07-15T14:37:00Z">
        <w:r w:rsidR="00995C04">
          <w:rPr>
            <w:rFonts w:ascii="Times New Roman" w:hAnsi="Times New Roman" w:cs="Times New Roman"/>
            <w:sz w:val="24"/>
            <w:szCs w:val="24"/>
          </w:rPr>
          <w:t xml:space="preserve">Systematic assessment of multiple biofuel feedstock crops under </w:t>
        </w:r>
      </w:ins>
      <w:ins w:id="527" w:author="ewarner" w:date="2014-07-15T14:38:00Z">
        <w:r w:rsidR="00995C04">
          <w:rPr>
            <w:rFonts w:ascii="Times New Roman" w:hAnsi="Times New Roman" w:cs="Times New Roman"/>
            <w:sz w:val="24"/>
            <w:szCs w:val="24"/>
          </w:rPr>
          <w:t>alternative</w:t>
        </w:r>
      </w:ins>
      <w:ins w:id="528" w:author="ewarner" w:date="2014-07-15T14:37:00Z">
        <w:r w:rsidR="00995C04">
          <w:rPr>
            <w:rFonts w:ascii="Times New Roman" w:hAnsi="Times New Roman" w:cs="Times New Roman"/>
            <w:sz w:val="24"/>
            <w:szCs w:val="24"/>
          </w:rPr>
          <w:t xml:space="preserve"> </w:t>
        </w:r>
      </w:ins>
      <w:ins w:id="529" w:author="ewarner" w:date="2014-07-15T14:38:00Z">
        <w:r w:rsidR="00995C04">
          <w:rPr>
            <w:rFonts w:ascii="Times New Roman" w:hAnsi="Times New Roman" w:cs="Times New Roman"/>
            <w:sz w:val="24"/>
            <w:szCs w:val="24"/>
          </w:rPr>
          <w:t>conditions such as climate currently lacking.</w:t>
        </w:r>
      </w:ins>
      <w:proofErr w:type="gramEnd"/>
    </w:p>
    <w:p w14:paraId="01E91044" w14:textId="77777777" w:rsidR="00661EE5" w:rsidRPr="000E154D" w:rsidRDefault="00661EE5" w:rsidP="00661EE5">
      <w:pPr>
        <w:spacing w:line="480" w:lineRule="auto"/>
        <w:ind w:firstLine="720"/>
        <w:rPr>
          <w:rFonts w:ascii="Times New Roman" w:hAnsi="Times New Roman" w:cs="Times New Roman"/>
          <w:sz w:val="24"/>
          <w:szCs w:val="24"/>
        </w:rPr>
      </w:pPr>
      <w:r w:rsidRPr="001256D6">
        <w:rPr>
          <w:rFonts w:ascii="Times New Roman" w:hAnsi="Times New Roman" w:cs="Times New Roman"/>
          <w:noProof/>
          <w:sz w:val="24"/>
          <w:szCs w:val="24"/>
        </w:rPr>
        <w:lastRenderedPageBreak/>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Figure 1</w:t>
      </w:r>
      <w:r w:rsidRPr="00297859">
        <w:rPr>
          <w:rFonts w:ascii="Times New Roman" w:hAnsi="Times New Roman" w:cs="Times New Roman"/>
          <w:b/>
          <w:sz w:val="24"/>
          <w:szCs w:val="24"/>
        </w:rPr>
        <w:t>.</w:t>
      </w:r>
      <w:proofErr w:type="gramEnd"/>
      <w:r w:rsidRPr="00297859">
        <w:rPr>
          <w:rFonts w:ascii="Times New Roman" w:hAnsi="Times New Roman" w:cs="Times New Roman"/>
          <w:b/>
          <w:sz w:val="24"/>
          <w:szCs w:val="24"/>
        </w:rPr>
        <w:t xml:space="preserve"> </w:t>
      </w:r>
      <w:proofErr w:type="gramStart"/>
      <w:r w:rsidRPr="00297859">
        <w:rPr>
          <w:rFonts w:ascii="Times New Roman" w:hAnsi="Times New Roman" w:cs="Times New Roman"/>
          <w:sz w:val="24"/>
          <w:szCs w:val="24"/>
        </w:rPr>
        <w:t>Pathways of agricultural feedstock to energy, food, feed and fiber uses.</w:t>
      </w:r>
      <w:proofErr w:type="gramEnd"/>
    </w:p>
    <w:p w14:paraId="488F522E" w14:textId="1C186C2B" w:rsidR="00661EE5" w:rsidRDefault="00661EE5" w:rsidP="00661EE5">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r</w:t>
      </w:r>
      <w:r w:rsidRPr="008D7260">
        <w:rPr>
          <w:rFonts w:ascii="Times New Roman" w:hAnsi="Times New Roman" w:cs="Times New Roman"/>
          <w:sz w:val="24"/>
          <w:szCs w:val="24"/>
        </w:rPr>
        <w:t xml:space="preserve">ecent 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w:t>
      </w:r>
      <w:r w:rsidRPr="008D7260">
        <w:rPr>
          <w:rFonts w:ascii="Times New Roman" w:hAnsi="Times New Roman" w:cs="Times New Roman"/>
          <w:sz w:val="24"/>
          <w:szCs w:val="24"/>
        </w:rPr>
        <w:t xml:space="preserve"> lack high spatial resolution.</w:t>
      </w:r>
      <w:r>
        <w:rPr>
          <w:rFonts w:ascii="Times New Roman" w:hAnsi="Times New Roman" w:cs="Times New Roman"/>
          <w:sz w:val="24"/>
          <w:szCs w:val="24"/>
        </w:rPr>
        <w:t xml:space="preserve"> Oftentimes,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w:t>
      </w:r>
      <w:r w:rsidRPr="008D7260">
        <w:rPr>
          <w:rFonts w:ascii="Times New Roman" w:hAnsi="Times New Roman" w:cs="Times New Roman"/>
          <w:sz w:val="24"/>
          <w:szCs w:val="24"/>
        </w:rPr>
        <w:t xml:space="preserve"> </w:t>
      </w:r>
      <w:r>
        <w:rPr>
          <w:rFonts w:ascii="Times New Roman" w:hAnsi="Times New Roman" w:cs="Times New Roman"/>
          <w:sz w:val="24"/>
          <w:szCs w:val="24"/>
        </w:rPr>
        <w:t>U.S. state-level average</w:t>
      </w:r>
      <w:r w:rsidRPr="008D7260">
        <w:rPr>
          <w:rFonts w:ascii="Times New Roman" w:hAnsi="Times New Roman" w:cs="Times New Roman"/>
          <w:sz w:val="24"/>
          <w:szCs w:val="24"/>
        </w:rPr>
        <w:t xml:space="preserve">. </w:t>
      </w:r>
      <w:r>
        <w:rPr>
          <w:rFonts w:ascii="Times New Roman" w:hAnsi="Times New Roman" w:cs="Times New Roman"/>
          <w:sz w:val="24"/>
          <w:szCs w:val="24"/>
        </w:rPr>
        <w:t>Only recently have publications on county level water footprints been published.</w:t>
      </w:r>
      <w:r w:rsidRPr="001256D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Pr="001256D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is impacted by a myriad of interacting factors such as local climate, soil characteristics, crop management practices, and plant philological parameters, to name a few; see Allen et al.</w:t>
      </w:r>
      <w:r w:rsidRPr="00B57B8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p>
    <w:p w14:paraId="673D7023" w14:textId="5864B137" w:rsidR="00B57EEA" w:rsidRDefault="00661EE5" w:rsidP="00096D6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ins w:id="530" w:author="ewarner" w:date="2014-07-15T14:17:00Z">
        <w:r w:rsidR="00E80AC3">
          <w:rPr>
            <w:rFonts w:ascii="Times New Roman" w:hAnsi="Times New Roman" w:cs="Times New Roman"/>
            <w:sz w:val="24"/>
            <w:szCs w:val="24"/>
          </w:rPr>
          <w:t>fuel</w:t>
        </w:r>
      </w:ins>
      <w:del w:id="531" w:author="ewarner" w:date="2014-07-15T14:17: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r>
        <w:rPr>
          <w:rFonts w:ascii="Times New Roman" w:hAnsi="Times New Roman" w:cs="Times New Roman"/>
          <w:sz w:val="24"/>
          <w:szCs w:val="24"/>
        </w:rPr>
        <w:t>Exploring</w:t>
      </w:r>
      <w:r w:rsidRPr="004C5D71">
        <w:rPr>
          <w:rFonts w:ascii="Times New Roman" w:hAnsi="Times New Roman" w:cs="Times New Roman"/>
          <w:sz w:val="24"/>
          <w:szCs w:val="24"/>
        </w:rPr>
        <w:t xml:space="preserve"> alternative future conditions </w:t>
      </w:r>
      <w:r>
        <w:rPr>
          <w:rFonts w:ascii="Times New Roman" w:hAnsi="Times New Roman" w:cs="Times New Roman"/>
          <w:sz w:val="24"/>
          <w:szCs w:val="24"/>
        </w:rPr>
        <w:t>is</w:t>
      </w:r>
      <w:r w:rsidRPr="004C5D71">
        <w:rPr>
          <w:rFonts w:ascii="Times New Roman" w:hAnsi="Times New Roman" w:cs="Times New Roman"/>
          <w:sz w:val="24"/>
          <w:szCs w:val="24"/>
        </w:rPr>
        <w:t xml:space="preserve"> particularly important for understanding the </w:t>
      </w:r>
      <w:r>
        <w:rPr>
          <w:rFonts w:ascii="Times New Roman" w:hAnsi="Times New Roman" w:cs="Times New Roman"/>
          <w:sz w:val="24"/>
          <w:szCs w:val="24"/>
        </w:rPr>
        <w:t xml:space="preserve">potential </w:t>
      </w:r>
      <w:r w:rsidRPr="004C5D71">
        <w:rPr>
          <w:rFonts w:ascii="Times New Roman" w:hAnsi="Times New Roman" w:cs="Times New Roman"/>
          <w:sz w:val="24"/>
          <w:szCs w:val="24"/>
        </w:rPr>
        <w:t xml:space="preserve">future effects of </w:t>
      </w:r>
      <w:r>
        <w:rPr>
          <w:rFonts w:ascii="Times New Roman" w:hAnsi="Times New Roman" w:cs="Times New Roman"/>
          <w:sz w:val="24"/>
          <w:szCs w:val="24"/>
        </w:rPr>
        <w:t xml:space="preserve">selecting among </w:t>
      </w:r>
      <w:r w:rsidRPr="004C5D71">
        <w:rPr>
          <w:rFonts w:ascii="Times New Roman" w:hAnsi="Times New Roman" w:cs="Times New Roman"/>
          <w:sz w:val="24"/>
          <w:szCs w:val="24"/>
        </w:rPr>
        <w:t>multiple crop options and water use management practices for bio</w:t>
      </w:r>
      <w:ins w:id="532" w:author="ewarner" w:date="2014-07-15T14:18:00Z">
        <w:r w:rsidR="00E80AC3">
          <w:rPr>
            <w:rFonts w:ascii="Times New Roman" w:hAnsi="Times New Roman" w:cs="Times New Roman"/>
            <w:sz w:val="24"/>
            <w:szCs w:val="24"/>
          </w:rPr>
          <w:t>fuel</w:t>
        </w:r>
      </w:ins>
      <w:del w:id="533" w:author="ewarner" w:date="2014-07-15T14:18: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feedstocks.</w:t>
      </w:r>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7C31E337" w:rsidR="006C0AC7" w:rsidRDefault="00B834C7" w:rsidP="00096D65">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Our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tool,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proofErr w:type="spellStart"/>
      <w:r w:rsidR="00923376">
        <w:rPr>
          <w:rFonts w:ascii="Times New Roman" w:hAnsi="Times New Roman" w:cs="Times New Roman"/>
          <w:sz w:val="24"/>
          <w:szCs w:val="24"/>
        </w:rPr>
        <w:t>BioSpatial</w:t>
      </w:r>
      <w:proofErr w:type="spellEnd"/>
      <w:r w:rsidR="00923376">
        <w:rPr>
          <w:rFonts w:ascii="Times New Roman" w:hAnsi="Times New Roman" w:cs="Times New Roman"/>
          <w:sz w:val="24"/>
          <w:szCs w:val="24"/>
        </w:rPr>
        <w:t xml:space="preserve">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 xml:space="preserve">O improves on existing analysis by </w:t>
      </w:r>
      <w:ins w:id="534" w:author="ewarner" w:date="2014-07-15T14:59:00Z">
        <w:r w:rsidR="00337266">
          <w:rPr>
            <w:rFonts w:ascii="Times New Roman" w:hAnsi="Times New Roman" w:cs="Times New Roman"/>
            <w:sz w:val="24"/>
            <w:szCs w:val="24"/>
          </w:rPr>
          <w:t xml:space="preserve">allowing for the </w:t>
        </w:r>
        <w:r w:rsidR="00337266" w:rsidRPr="00337266">
          <w:rPr>
            <w:rFonts w:ascii="Times New Roman" w:hAnsi="Times New Roman" w:cs="Times New Roman"/>
            <w:sz w:val="24"/>
            <w:szCs w:val="24"/>
          </w:rPr>
          <w:t>evaluat</w:t>
        </w:r>
        <w:r w:rsidR="00337266">
          <w:rPr>
            <w:rFonts w:ascii="Times New Roman" w:hAnsi="Times New Roman" w:cs="Times New Roman"/>
            <w:sz w:val="24"/>
            <w:szCs w:val="24"/>
          </w:rPr>
          <w:t>ion of the</w:t>
        </w:r>
        <w:r w:rsidR="00337266" w:rsidRPr="00337266">
          <w:rPr>
            <w:rFonts w:ascii="Times New Roman" w:hAnsi="Times New Roman" w:cs="Times New Roman"/>
            <w:sz w:val="24"/>
            <w:szCs w:val="24"/>
          </w:rPr>
          <w:t xml:space="preserve"> water footprint of multiple biomass feedstocks under multiple conditions or assumptions</w:t>
        </w:r>
        <w:r w:rsidR="00337266" w:rsidRPr="00337266" w:rsidDel="00337266">
          <w:rPr>
            <w:rFonts w:ascii="Times New Roman" w:hAnsi="Times New Roman" w:cs="Times New Roman"/>
            <w:sz w:val="24"/>
            <w:szCs w:val="24"/>
          </w:rPr>
          <w:t xml:space="preserve"> </w:t>
        </w:r>
      </w:ins>
      <w:del w:id="535" w:author="ewarner" w:date="2014-07-15T14:58:00Z">
        <w:r w:rsidR="00923376" w:rsidDel="00337266">
          <w:rPr>
            <w:rFonts w:ascii="Times New Roman" w:hAnsi="Times New Roman" w:cs="Times New Roman"/>
            <w:sz w:val="24"/>
            <w:szCs w:val="24"/>
          </w:rPr>
          <w:delText>addressing several limitations of existing agricultural crop water consumption assessments</w:delText>
        </w:r>
        <w:r w:rsidR="00661EE5" w:rsidDel="00337266">
          <w:rPr>
            <w:rFonts w:ascii="Times New Roman" w:hAnsi="Times New Roman" w:cs="Times New Roman"/>
            <w:sz w:val="24"/>
            <w:szCs w:val="24"/>
          </w:rPr>
          <w:delText xml:space="preserve"> </w:delText>
        </w:r>
        <w:r w:rsidR="00F92E7D" w:rsidDel="00337266">
          <w:rPr>
            <w:rFonts w:ascii="Times New Roman" w:hAnsi="Times New Roman" w:cs="Times New Roman"/>
            <w:sz w:val="24"/>
            <w:szCs w:val="24"/>
          </w:rPr>
          <w:delText xml:space="preserve">outlined in previous sections </w:delText>
        </w:r>
        <w:r w:rsidR="00661EE5" w:rsidDel="00337266">
          <w:rPr>
            <w:rFonts w:ascii="Times New Roman" w:hAnsi="Times New Roman" w:cs="Times New Roman"/>
            <w:sz w:val="24"/>
            <w:szCs w:val="24"/>
          </w:rPr>
          <w:delText xml:space="preserve">and </w:delText>
        </w:r>
      </w:del>
      <w:ins w:id="536" w:author="ewarner" w:date="2014-07-15T14:59:00Z">
        <w:r w:rsidR="00337266">
          <w:rPr>
            <w:rFonts w:ascii="Times New Roman" w:hAnsi="Times New Roman" w:cs="Times New Roman"/>
            <w:sz w:val="24"/>
            <w:szCs w:val="24"/>
          </w:rPr>
          <w:t xml:space="preserve"> and modifications of those assumptions as needed</w:t>
        </w:r>
      </w:ins>
      <w:del w:id="537" w:author="ewarner" w:date="2014-07-15T14:59:00Z">
        <w:r w:rsidR="00661EE5" w:rsidDel="00337266">
          <w:rPr>
            <w:rFonts w:ascii="Times New Roman" w:hAnsi="Times New Roman" w:cs="Times New Roman"/>
            <w:sz w:val="24"/>
            <w:szCs w:val="24"/>
          </w:rPr>
          <w:delText>allowing for potential modification to address other limitations</w:delText>
        </w:r>
      </w:del>
      <w:r w:rsidR="00923376">
        <w:rPr>
          <w:rFonts w:ascii="Times New Roman" w:hAnsi="Times New Roman" w:cs="Times New Roman"/>
          <w:sz w:val="24"/>
          <w:szCs w:val="24"/>
        </w:rPr>
        <w:t xml:space="preserve">. </w:t>
      </w:r>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Pr>
          <w:rFonts w:ascii="Times New Roman" w:hAnsi="Times New Roman" w:cs="Times New Roman"/>
          <w:sz w:val="24"/>
          <w:szCs w:val="24"/>
        </w:rPr>
        <w:t xml:space="preserve">on climatic and soil data and as well as “full growth” potential blue water consumption based on remaining physiological requirements of a crop. </w:t>
      </w:r>
      <w:proofErr w:type="spellStart"/>
      <w:r>
        <w:rPr>
          <w:rFonts w:ascii="Times New Roman" w:hAnsi="Times New Roman" w:cs="Times New Roman"/>
          <w:sz w:val="24"/>
          <w:szCs w:val="24"/>
        </w:rPr>
        <w:t>Bio</w:t>
      </w:r>
      <w:r w:rsidR="00F92E7D">
        <w:rPr>
          <w:rFonts w:ascii="Times New Roman" w:hAnsi="Times New Roman" w:cs="Times New Roman"/>
          <w:sz w:val="24"/>
          <w:szCs w:val="24"/>
        </w:rPr>
        <w:t>S</w:t>
      </w:r>
      <w:r>
        <w:rPr>
          <w:rFonts w:ascii="Times New Roman" w:hAnsi="Times New Roman" w:cs="Times New Roman"/>
          <w:sz w:val="24"/>
          <w:szCs w:val="24"/>
        </w:rPr>
        <w:t>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allows for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xml:space="preserve">).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feedstocks </w:t>
      </w:r>
      <w:r w:rsidR="00F92E7D">
        <w:rPr>
          <w:rFonts w:ascii="Times New Roman" w:hAnsi="Times New Roman" w:cs="Times New Roman"/>
          <w:sz w:val="24"/>
          <w:szCs w:val="24"/>
        </w:rPr>
        <w:t xml:space="preserve">including most of those shown in Figure 1 including several we could not find water </w:t>
      </w:r>
      <w:proofErr w:type="spellStart"/>
      <w:r w:rsidR="00F92E7D">
        <w:rPr>
          <w:rFonts w:ascii="Times New Roman" w:hAnsi="Times New Roman" w:cs="Times New Roman"/>
          <w:sz w:val="24"/>
          <w:szCs w:val="24"/>
        </w:rPr>
        <w:t>footprinting</w:t>
      </w:r>
      <w:proofErr w:type="spellEnd"/>
      <w:r w:rsidR="00F92E7D">
        <w:rPr>
          <w:rFonts w:ascii="Times New Roman" w:hAnsi="Times New Roman" w:cs="Times New Roman"/>
          <w:sz w:val="24"/>
          <w:szCs w:val="24"/>
        </w:rPr>
        <w:t xml:space="preserve"> literature on. Finally,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H2O is a flexible platform for scenario analysis and adoption to other conditions such as climates and geographic locations.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6ACFBFD7"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&lt;EndNote&gt;&lt;Cite&gt;&lt;Author&gt;Ford&lt;/Author&gt;&lt;Year&gt;(1999)&lt;/Year&gt;&lt;RecNum&gt;113&lt;/RecNum&gt;&lt;DisplayText&gt;(45)&lt;/DisplayText&gt;&lt;record&gt;&lt;rec-number&gt;113&lt;/rec-number&gt;&lt;foreign-keys&gt;&lt;key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5" w:tooltip="Ford, (1999) #113" w:history="1">
        <w:r w:rsidR="006D2C77">
          <w:rPr>
            <w:rFonts w:ascii="Times New Roman" w:hAnsi="Times New Roman" w:cs="Times New Roman"/>
            <w:noProof/>
            <w:sz w:val="24"/>
            <w:szCs w:val="24"/>
            <w:vertAlign w:val="superscript"/>
          </w:rPr>
          <w:t>45</w:t>
        </w:r>
      </w:hyperlink>
      <w:r w:rsidR="00FB36AF">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w:t>
      </w:r>
      <w:r w:rsidR="00936479">
        <w:rPr>
          <w:rFonts w:ascii="Times New Roman" w:hAnsi="Times New Roman" w:cs="Times New Roman"/>
          <w:sz w:val="24"/>
          <w:szCs w:val="24"/>
        </w:rPr>
        <w:lastRenderedPageBreak/>
        <w:t xml:space="preserve">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43339C69" w:rsidR="00847FCB" w:rsidRDefault="004B4D2C"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 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 xml:space="preserve">, </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Systems&lt;/Author&gt;&lt;Year&gt;2013&lt;/Year&gt;&lt;RecNum&gt;114&lt;/RecNum&gt;&lt;DisplayText&gt;(48)&lt;/DisplayText&gt;&lt;record&gt;&lt;rec-number&gt;114&lt;/rec-number&gt;&lt;foreign-keys&gt;&lt;key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8" w:tooltip="ISEE Systems, 2013 #114" w:history="1">
        <w:r w:rsidR="006D2C77">
          <w:rPr>
            <w:rFonts w:ascii="Times New Roman" w:hAnsi="Times New Roman" w:cs="Times New Roman"/>
            <w:noProof/>
            <w:sz w:val="24"/>
            <w:szCs w:val="24"/>
            <w:vertAlign w:val="superscript"/>
          </w:rPr>
          <w:t>48</w:t>
        </w:r>
      </w:hyperlink>
      <w:r w:rsidR="00FB36AF">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&lt;EndNote&gt;&lt;Cite&gt;&lt;Author&gt;Forrester&lt;/Author&gt;&lt;Year&gt;(2007)&lt;/Year&gt;&lt;RecNum&gt;47&lt;/RecNum&gt;&lt;DisplayText&gt;(49)&lt;/DisplayText&gt;&lt;record&gt;&lt;rec-number&gt;47&lt;/rec-number&gt;&lt;foreign-keys&gt;&lt;key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9" w:tooltip="Forrester, (2007) #47" w:history="1">
        <w:r w:rsidR="006D2C77">
          <w:rPr>
            <w:rFonts w:ascii="Times New Roman" w:hAnsi="Times New Roman" w:cs="Times New Roman"/>
            <w:noProof/>
            <w:sz w:val="24"/>
            <w:szCs w:val="24"/>
            <w:vertAlign w:val="superscript"/>
          </w:rPr>
          <w:t>49</w:t>
        </w:r>
      </w:hyperlink>
      <w:r w:rsidR="00FB36AF">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&lt;EndNote&gt;&lt;Cite&gt;&lt;Author&gt;Ghaffarzadegan&lt;/Author&gt;&lt;Year&gt;(2011)&lt;/Year&gt;&lt;RecNum&gt;48&lt;/RecNum&gt;&lt;DisplayText&gt;(50)&lt;/DisplayText&gt;&lt;record&gt;&lt;rec-number&gt;48&lt;/rec-number&gt;&lt;foreign-keys&gt;&lt;key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0" w:tooltip="Ghaffarzadegan, (2011) #48" w:history="1">
        <w:r w:rsidR="006D2C77">
          <w:rPr>
            <w:rFonts w:ascii="Times New Roman" w:hAnsi="Times New Roman" w:cs="Times New Roman"/>
            <w:noProof/>
            <w:sz w:val="24"/>
            <w:szCs w:val="24"/>
            <w:vertAlign w:val="superscript"/>
          </w:rPr>
          <w:t>50</w:t>
        </w:r>
      </w:hyperlink>
      <w:r w:rsidR="00FB36AF">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076DA00F"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w:t>
      </w:r>
      <w:proofErr w:type="spellStart"/>
      <w:r w:rsidR="009526DC" w:rsidRPr="009526DC">
        <w:rPr>
          <w:rFonts w:ascii="Times New Roman" w:hAnsi="Times New Roman" w:cs="Times New Roman"/>
          <w:sz w:val="24"/>
          <w:szCs w:val="24"/>
        </w:rPr>
        <w:t>Cligen</w:t>
      </w:r>
      <w:proofErr w:type="spellEnd"/>
      <w:r w:rsidR="009526DC" w:rsidRPr="009526DC">
        <w:rPr>
          <w:rFonts w:ascii="Times New Roman" w:hAnsi="Times New Roman" w:cs="Times New Roman"/>
          <w:sz w:val="24"/>
          <w:szCs w:val="24"/>
        </w:rPr>
        <w:t xml:space="preserve"> and S</w:t>
      </w:r>
      <w:r w:rsidR="005A7362">
        <w:rPr>
          <w:rFonts w:ascii="Times New Roman" w:hAnsi="Times New Roman" w:cs="Times New Roman"/>
          <w:sz w:val="24"/>
          <w:szCs w:val="24"/>
        </w:rPr>
        <w:t>TATSGO2</w:t>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 xml:space="preserve">water </w:t>
      </w:r>
      <w:proofErr w:type="spellStart"/>
      <w:r w:rsidR="006A7A13">
        <w:rPr>
          <w:rFonts w:ascii="Times New Roman" w:hAnsi="Times New Roman" w:cs="Times New Roman"/>
          <w:sz w:val="24"/>
          <w:szCs w:val="24"/>
        </w:rPr>
        <w:t>footprinting</w:t>
      </w:r>
      <w:proofErr w:type="spellEnd"/>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 xml:space="preserve">. More detailed model documentation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w:t>
      </w:r>
      <w:proofErr w:type="spellStart"/>
      <w:r w:rsidR="00D93FB2">
        <w:rPr>
          <w:rFonts w:ascii="Times New Roman" w:hAnsi="Times New Roman" w:cs="Times New Roman"/>
          <w:sz w:val="24"/>
          <w:szCs w:val="24"/>
        </w:rPr>
        <w:t>Github</w:t>
      </w:r>
      <w:proofErr w:type="spellEnd"/>
      <w:r w:rsidR="00D93FB2">
        <w:rPr>
          <w:rFonts w:ascii="Times New Roman" w:hAnsi="Times New Roman" w:cs="Times New Roman"/>
          <w:sz w:val="24"/>
          <w:szCs w:val="24"/>
        </w:rPr>
        <w:t>.</w:t>
      </w:r>
      <w:r w:rsidR="001D1C43">
        <w:rPr>
          <w:rStyle w:val="FootnoteReference"/>
          <w:rFonts w:ascii="Times New Roman" w:hAnsi="Times New Roman"/>
          <w:sz w:val="24"/>
          <w:szCs w:val="24"/>
        </w:rPr>
        <w:footnoteReference w:id="2"/>
      </w:r>
    </w:p>
    <w:p w14:paraId="3B92A551" w14:textId="77777777"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lastRenderedPageBreak/>
        <w:drawing>
          <wp:inline distT="0" distB="0" distL="0" distR="0" wp14:anchorId="03DCD95D" wp14:editId="4A8B7C7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roofErr w:type="gramStart"/>
      <w:r>
        <w:rPr>
          <w:rFonts w:ascii="Times New Roman" w:hAnsi="Times New Roman" w:cs="Times New Roman"/>
          <w:b/>
          <w:sz w:val="24"/>
          <w:szCs w:val="24"/>
        </w:rPr>
        <w:t>Figure 2.</w:t>
      </w:r>
      <w:proofErr w:type="gramEnd"/>
      <w:r w:rsidRPr="00224A5E">
        <w:rPr>
          <w:rFonts w:ascii="Times New Roman" w:hAnsi="Times New Roman" w:cs="Times New Roman"/>
          <w:b/>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w:t>
      </w:r>
      <w:r w:rsidRPr="00224A5E">
        <w:rPr>
          <w:rFonts w:ascii="Times New Roman" w:hAnsi="Times New Roman" w:cs="Times New Roman"/>
          <w:sz w:val="24"/>
          <w:szCs w:val="24"/>
        </w:rPr>
        <w:t>ootprinting</w:t>
      </w:r>
      <w:proofErr w:type="spellEnd"/>
      <w:r w:rsidRPr="00224A5E">
        <w:rPr>
          <w:rFonts w:ascii="Times New Roman" w:hAnsi="Times New Roman" w:cs="Times New Roman"/>
          <w:sz w:val="24"/>
          <w:szCs w:val="24"/>
        </w:rPr>
        <w:t xml:space="preserve">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14:paraId="2956013E" w14:textId="6F225D2A" w:rsidR="0081654F" w:rsidRDefault="0081654F" w:rsidP="00B57EEA">
      <w:pPr>
        <w:spacing w:line="480" w:lineRule="auto"/>
        <w:rPr>
          <w:rFonts w:ascii="Times New Roman" w:hAnsi="Times New Roman" w:cs="Times New Roman"/>
          <w:i/>
          <w:sz w:val="24"/>
          <w:szCs w:val="24"/>
        </w:rPr>
      </w:pPr>
      <w:commentRangeStart w:id="538"/>
      <w:commentRangeStart w:id="539"/>
      <w:commentRangeStart w:id="540"/>
      <w:commentRangeStart w:id="541"/>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commentRangeEnd w:id="538"/>
      <w:r w:rsidR="0071753E">
        <w:rPr>
          <w:rStyle w:val="CommentReference"/>
        </w:rPr>
        <w:commentReference w:id="538"/>
      </w:r>
      <w:commentRangeEnd w:id="539"/>
      <w:r w:rsidR="0071753E">
        <w:rPr>
          <w:rStyle w:val="CommentReference"/>
        </w:rPr>
        <w:commentReference w:id="539"/>
      </w:r>
      <w:commentRangeEnd w:id="540"/>
      <w:r w:rsidR="0062193C">
        <w:rPr>
          <w:rStyle w:val="CommentReference"/>
        </w:rPr>
        <w:commentReference w:id="540"/>
      </w:r>
      <w:commentRangeEnd w:id="541"/>
      <w:r w:rsidR="00995C04">
        <w:rPr>
          <w:rStyle w:val="CommentReference"/>
        </w:rPr>
        <w:commentReference w:id="541"/>
      </w:r>
    </w:p>
    <w:p w14:paraId="5395F361" w14:textId="617ED1F6" w:rsidR="00DA0295" w:rsidRDefault="00DA0295"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 is currently based on available agricultural crop data from STATSGO2</w:t>
      </w:r>
      <w:ins w:id="542" w:author="ewarner" w:date="2014-07-14T16:44:00Z">
        <w:r w:rsidR="0071753E" w:rsidRPr="00027A03">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ins w:id="543" w:author="ewarner" w:date="2014-07-14T16:44:00Z">
        <w:r w:rsidR="0071753E" w:rsidRPr="00027A03">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ins w:id="544" w:author="ewarner" w:date="2014-07-14T16:44:00Z">
        <w:r w:rsidR="0071753E" w:rsidRPr="00027A03">
          <w:rPr>
            <w:rFonts w:ascii="Times New Roman" w:hAnsi="Times New Roman" w:cs="Times New Roman"/>
            <w:sz w:val="24"/>
            <w:szCs w:val="24"/>
            <w:vertAlign w:val="superscript"/>
          </w:rPr>
          <w:fldChar w:fldCharType="end"/>
        </w:r>
      </w:ins>
      <w:r>
        <w:rPr>
          <w:rFonts w:ascii="Times New Roman" w:hAnsi="Times New Roman" w:cs="Times New Roman"/>
          <w:sz w:val="24"/>
          <w:szCs w:val="24"/>
        </w:rPr>
        <w:t xml:space="preserve"> and climate data from </w:t>
      </w:r>
      <w:proofErr w:type="spellStart"/>
      <w:r>
        <w:rPr>
          <w:rFonts w:ascii="Times New Roman" w:hAnsi="Times New Roman" w:cs="Times New Roman"/>
          <w:sz w:val="24"/>
          <w:szCs w:val="24"/>
        </w:rPr>
        <w:t>Cligen</w:t>
      </w:r>
      <w:proofErr w:type="spellEnd"/>
      <w:ins w:id="545" w:author="ewarner" w:date="2014-07-14T16:44:00Z">
        <w:r w:rsidR="0071753E">
          <w:rPr>
            <w:rFonts w:ascii="Times New Roman" w:hAnsi="Times New Roman" w:cs="Times New Roman"/>
            <w:sz w:val="24"/>
            <w:szCs w:val="24"/>
          </w:rPr>
          <w:t>,</w:t>
        </w:r>
      </w:ins>
      <w:r w:rsidR="0071753E" w:rsidRPr="0071753E">
        <w:rPr>
          <w:rFonts w:ascii="Times New Roman" w:hAnsi="Times New Roman" w:cs="Times New Roman"/>
          <w:sz w:val="24"/>
          <w:szCs w:val="24"/>
          <w:vertAlign w:val="superscript"/>
          <w:rPrChange w:id="546" w:author="ewarner" w:date="2014-07-14T16:44: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753E" w:rsidRPr="0071753E">
        <w:rPr>
          <w:rFonts w:ascii="Times New Roman" w:hAnsi="Times New Roman" w:cs="Times New Roman"/>
          <w:sz w:val="24"/>
          <w:szCs w:val="24"/>
          <w:vertAlign w:val="superscript"/>
          <w:rPrChange w:id="547" w:author="ewarner" w:date="2014-07-14T16:44: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71753E" w:rsidRPr="0071753E">
        <w:rPr>
          <w:rFonts w:ascii="Times New Roman" w:hAnsi="Times New Roman" w:cs="Times New Roman"/>
          <w:sz w:val="24"/>
          <w:szCs w:val="24"/>
          <w:vertAlign w:val="superscript"/>
          <w:rPrChange w:id="548" w:author="ewarner" w:date="2014-07-14T16:44:00Z">
            <w:rPr>
              <w:rFonts w:ascii="Times New Roman" w:hAnsi="Times New Roman" w:cs="Times New Roman"/>
              <w:sz w:val="24"/>
              <w:szCs w:val="24"/>
            </w:rPr>
          </w:rPrChange>
        </w:rPr>
        <w:fldChar w:fldCharType="end"/>
      </w:r>
      <w:del w:id="549" w:author="ewarner" w:date="2014-07-14T16:44:00Z">
        <w:r w:rsidDel="0071753E">
          <w:rPr>
            <w:rFonts w:ascii="Times New Roman" w:hAnsi="Times New Roman" w:cs="Times New Roman"/>
            <w:sz w:val="24"/>
            <w:szCs w:val="24"/>
          </w:rPr>
          <w:delText>,</w:delText>
        </w:r>
        <w:r w:rsidRPr="00027A03" w:rsidDel="0071753E">
          <w:rPr>
            <w:rFonts w:ascii="Times New Roman" w:hAnsi="Times New Roman" w:cs="Times New Roman"/>
            <w:sz w:val="24"/>
            <w:szCs w:val="24"/>
            <w:vertAlign w:val="superscript"/>
          </w:rPr>
          <w:fldChar w:fldCharType="begin"/>
        </w:r>
        <w:r w:rsidDel="0071753E">
          <w:rPr>
            <w:rFonts w:ascii="Times New Roman" w:hAnsi="Times New Roman" w:cs="Times New Roman"/>
            <w:sz w:val="24"/>
            <w:szCs w:val="24"/>
            <w:vertAlign w:val="superscript"/>
          </w:rPr>
          <w:del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delInstrText>
        </w:r>
        <w:r w:rsidRPr="00027A03" w:rsidDel="0071753E">
          <w:rPr>
            <w:rFonts w:ascii="Times New Roman" w:hAnsi="Times New Roman" w:cs="Times New Roman"/>
            <w:sz w:val="24"/>
            <w:szCs w:val="24"/>
            <w:vertAlign w:val="superscript"/>
          </w:rPr>
          <w:fldChar w:fldCharType="separate"/>
        </w:r>
        <w:r w:rsidDel="0071753E">
          <w:rPr>
            <w:rFonts w:ascii="Times New Roman" w:hAnsi="Times New Roman" w:cs="Times New Roman"/>
            <w:noProof/>
            <w:sz w:val="24"/>
            <w:szCs w:val="24"/>
            <w:vertAlign w:val="superscript"/>
          </w:rPr>
          <w:delText>(</w:delText>
        </w:r>
        <w:r w:rsidR="00E955F0" w:rsidDel="0071753E">
          <w:rPr>
            <w:rFonts w:ascii="Times New Roman" w:hAnsi="Times New Roman" w:cs="Times New Roman"/>
            <w:noProof/>
            <w:sz w:val="24"/>
            <w:szCs w:val="24"/>
            <w:vertAlign w:val="superscript"/>
          </w:rPr>
          <w:fldChar w:fldCharType="begin"/>
        </w:r>
        <w:r w:rsidR="00E955F0" w:rsidDel="0071753E">
          <w:rPr>
            <w:rFonts w:ascii="Times New Roman" w:hAnsi="Times New Roman" w:cs="Times New Roman"/>
            <w:noProof/>
            <w:sz w:val="24"/>
            <w:szCs w:val="24"/>
            <w:vertAlign w:val="superscript"/>
          </w:rPr>
          <w:delInstrText xml:space="preserve"> HYPERLINK \l "_ENREF_49" \o "Soil Survey Staff - Natural Resources Conservation Service, (2013) #49" </w:delInstrText>
        </w:r>
        <w:r w:rsidR="00E955F0" w:rsidDel="0071753E">
          <w:rPr>
            <w:rFonts w:ascii="Times New Roman" w:hAnsi="Times New Roman" w:cs="Times New Roman"/>
            <w:noProof/>
            <w:sz w:val="24"/>
            <w:szCs w:val="24"/>
            <w:vertAlign w:val="superscript"/>
          </w:rPr>
          <w:fldChar w:fldCharType="separate"/>
        </w:r>
        <w:r w:rsidR="00E955F0" w:rsidDel="0071753E">
          <w:rPr>
            <w:rFonts w:ascii="Times New Roman" w:hAnsi="Times New Roman" w:cs="Times New Roman"/>
            <w:noProof/>
            <w:sz w:val="24"/>
            <w:szCs w:val="24"/>
            <w:vertAlign w:val="superscript"/>
          </w:rPr>
          <w:delText>49</w:delText>
        </w:r>
        <w:r w:rsidR="00E955F0" w:rsidDel="0071753E">
          <w:rPr>
            <w:rFonts w:ascii="Times New Roman" w:hAnsi="Times New Roman" w:cs="Times New Roman"/>
            <w:noProof/>
            <w:sz w:val="24"/>
            <w:szCs w:val="24"/>
            <w:vertAlign w:val="superscript"/>
          </w:rPr>
          <w:fldChar w:fldCharType="end"/>
        </w:r>
        <w:r w:rsidDel="0071753E">
          <w:rPr>
            <w:rFonts w:ascii="Times New Roman" w:hAnsi="Times New Roman" w:cs="Times New Roman"/>
            <w:noProof/>
            <w:sz w:val="24"/>
            <w:szCs w:val="24"/>
            <w:vertAlign w:val="superscript"/>
          </w:rPr>
          <w:delText>)</w:delText>
        </w:r>
        <w:r w:rsidRPr="00027A03" w:rsidDel="0071753E">
          <w:rPr>
            <w:rFonts w:ascii="Times New Roman" w:hAnsi="Times New Roman" w:cs="Times New Roman"/>
            <w:sz w:val="24"/>
            <w:szCs w:val="24"/>
            <w:vertAlign w:val="superscript"/>
          </w:rPr>
          <w:fldChar w:fldCharType="end"/>
        </w:r>
      </w:del>
      <w:r>
        <w:rPr>
          <w:rFonts w:ascii="Times New Roman" w:hAnsi="Times New Roman" w:cs="Times New Roman"/>
          <w:sz w:val="24"/>
          <w:szCs w:val="24"/>
        </w:rPr>
        <w:t xml:space="preserve"> but soil and climate datasets from other sources can be substituted.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 evaluates a “full growth” potential water footprint and does not evaluate actual water consumption because the social and economic drivers of such decisions would be difficult to model for any particular location at a given point in time.</w:t>
      </w:r>
    </w:p>
    <w:p w14:paraId="16DF9480" w14:textId="10090291" w:rsidR="00721C3B" w:rsidRDefault="00276530"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proofErr w:type="spellStart"/>
      <w:r w:rsidR="002E2BA5">
        <w:rPr>
          <w:rFonts w:ascii="Times New Roman" w:hAnsi="Times New Roman" w:cs="Times New Roman"/>
          <w:sz w:val="24"/>
          <w:szCs w:val="24"/>
        </w:rPr>
        <w:t>Cligen</w:t>
      </w:r>
      <w:proofErr w:type="spellEnd"/>
      <w:r w:rsidR="0071467F" w:rsidRPr="00AE66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simulation to produce 30 years of daily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t xml:space="preserve">Figure </w:t>
      </w:r>
      <w:r w:rsidR="00B64F8A">
        <w:rPr>
          <w:rFonts w:ascii="Times New Roman" w:hAnsi="Times New Roman" w:cs="Times New Roman"/>
          <w:sz w:val="24"/>
          <w:szCs w:val="24"/>
        </w:rPr>
        <w:t>3</w:t>
      </w:r>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 xml:space="preserve">number of </w:t>
      </w:r>
      <w:proofErr w:type="spellStart"/>
      <w:r w:rsidR="00D93FB2">
        <w:rPr>
          <w:rFonts w:ascii="Times New Roman" w:hAnsi="Times New Roman" w:cs="Times New Roman"/>
          <w:sz w:val="24"/>
          <w:szCs w:val="24"/>
        </w:rPr>
        <w:t>Cligen</w:t>
      </w:r>
      <w:proofErr w:type="spellEnd"/>
      <w:r w:rsidR="00D93FB2">
        <w:rPr>
          <w:rFonts w:ascii="Times New Roman" w:hAnsi="Times New Roman" w:cs="Times New Roman"/>
          <w:sz w:val="24"/>
          <w:szCs w:val="24"/>
        </w:rPr>
        <w:t xml:space="preserve">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w:t>
      </w:r>
      <w:r w:rsidR="000027F1" w:rsidRPr="000027F1">
        <w:rPr>
          <w:rFonts w:ascii="Times New Roman" w:hAnsi="Times New Roman" w:cs="Times New Roman"/>
          <w:sz w:val="24"/>
          <w:szCs w:val="24"/>
        </w:rPr>
        <w:lastRenderedPageBreak/>
        <w:t xml:space="preserve">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temperature (degrees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 xml:space="preserve">simulation. Using database query language, exogenous climate model inputs are generated by calculating averages of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648 stations for each metric.</w:t>
      </w:r>
    </w:p>
    <w:p w14:paraId="09D6EE23" w14:textId="1883180E" w:rsidR="006E11D8" w:rsidRDefault="006E11D8" w:rsidP="006E11D8">
      <w:pPr>
        <w:spacing w:line="480" w:lineRule="auto"/>
        <w:ind w:firstLine="720"/>
        <w:jc w:val="center"/>
        <w:rPr>
          <w:rFonts w:ascii="Times New Roman" w:hAnsi="Times New Roman" w:cs="Times New Roman"/>
          <w:sz w:val="24"/>
          <w:szCs w:val="24"/>
        </w:rPr>
      </w:pPr>
      <w:r w:rsidRPr="006E11D8">
        <w:rPr>
          <w:noProof/>
        </w:rPr>
        <w:drawing>
          <wp:inline distT="0" distB="0" distL="0" distR="0" wp14:anchorId="783E9B69" wp14:editId="42E417D8">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8498" cy="3074945"/>
                    </a:xfrm>
                    <a:prstGeom prst="rect">
                      <a:avLst/>
                    </a:prstGeom>
                  </pic:spPr>
                </pic:pic>
              </a:graphicData>
            </a:graphic>
          </wp:inline>
        </w:drawing>
      </w:r>
    </w:p>
    <w:p w14:paraId="38F23059" w14:textId="3E372889" w:rsidR="006E11D8" w:rsidRDefault="00B64F8A" w:rsidP="006E11D8">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Figure 3</w:t>
      </w:r>
      <w:r w:rsidR="006E11D8">
        <w:rPr>
          <w:rFonts w:ascii="Times New Roman" w:hAnsi="Times New Roman" w:cs="Times New Roman"/>
          <w:sz w:val="24"/>
          <w:szCs w:val="24"/>
        </w:rPr>
        <w:t>.</w:t>
      </w:r>
      <w:proofErr w:type="gramEnd"/>
      <w:r w:rsidR="006E11D8">
        <w:rPr>
          <w:rFonts w:ascii="Times New Roman" w:hAnsi="Times New Roman" w:cs="Times New Roman"/>
          <w:sz w:val="24"/>
          <w:szCs w:val="24"/>
        </w:rPr>
        <w:t xml:space="preserve"> </w:t>
      </w:r>
      <w:proofErr w:type="spellStart"/>
      <w:proofErr w:type="gramStart"/>
      <w:r w:rsidR="006E11D8">
        <w:rPr>
          <w:rFonts w:ascii="Times New Roman" w:hAnsi="Times New Roman" w:cs="Times New Roman"/>
          <w:sz w:val="24"/>
          <w:szCs w:val="24"/>
        </w:rPr>
        <w:t>BioSpatial</w:t>
      </w:r>
      <w:proofErr w:type="spellEnd"/>
      <w:r w:rsidR="006E11D8">
        <w:rPr>
          <w:rFonts w:ascii="Times New Roman" w:hAnsi="Times New Roman" w:cs="Times New Roman"/>
          <w:sz w:val="24"/>
          <w:szCs w:val="24"/>
        </w:rPr>
        <w:t xml:space="preserve">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w:t>
      </w:r>
      <w:proofErr w:type="gramEnd"/>
      <w:r w:rsidR="006E11D8">
        <w:rPr>
          <w:rFonts w:ascii="Times New Roman" w:hAnsi="Times New Roman" w:cs="Times New Roman"/>
          <w:sz w:val="24"/>
          <w:szCs w:val="24"/>
        </w:rPr>
        <w:t xml:space="preserv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14:paraId="6C1271DA" w14:textId="1FEBD83A" w:rsidR="003A4B1B" w:rsidRDefault="0008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r w:rsidR="00412C64"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r w:rsidR="005F28C5">
        <w:rPr>
          <w:rFonts w:ascii="Times New Roman" w:hAnsi="Times New Roman" w:cs="Times New Roman"/>
          <w:sz w:val="24"/>
          <w:szCs w:val="24"/>
        </w:rPr>
        <w:t xml:space="preserve">It </w:t>
      </w:r>
      <w:r w:rsidR="002E2BA5">
        <w:rPr>
          <w:rFonts w:ascii="Times New Roman" w:hAnsi="Times New Roman" w:cs="Times New Roman"/>
          <w:sz w:val="24"/>
          <w:szCs w:val="24"/>
        </w:rPr>
        <w:t xml:space="preserve">is a generalized 1:250,000 </w:t>
      </w:r>
      <w:r>
        <w:rPr>
          <w:rFonts w:ascii="Times New Roman" w:hAnsi="Times New Roman" w:cs="Times New Roman"/>
          <w:sz w:val="24"/>
          <w:szCs w:val="24"/>
        </w:rPr>
        <w:t>resolution soil dataset. STATSGO</w:t>
      </w:r>
      <w:r w:rsidR="00A26E86">
        <w:rPr>
          <w:rFonts w:ascii="Times New Roman" w:hAnsi="Times New Roman" w:cs="Times New Roman"/>
          <w:sz w:val="24"/>
          <w:szCs w:val="24"/>
        </w:rPr>
        <w:t>2</w:t>
      </w:r>
      <w:r w:rsidR="002E2BA5">
        <w:rPr>
          <w:rFonts w:ascii="Times New Roman" w:hAnsi="Times New Roman" w:cs="Times New Roman"/>
          <w:sz w:val="24"/>
          <w:szCs w:val="24"/>
        </w:rPr>
        <w:t xml:space="preserve"> data</w:t>
      </w:r>
      <w:r w:rsidR="00D57BCD">
        <w:rPr>
          <w:rFonts w:ascii="Times New Roman" w:hAnsi="Times New Roman" w:cs="Times New Roman"/>
          <w:sz w:val="24"/>
          <w:szCs w:val="24"/>
        </w:rPr>
        <w:t xml:space="preserve"> </w:t>
      </w:r>
      <w:r w:rsidR="00C0222D">
        <w:rPr>
          <w:rFonts w:ascii="Times New Roman" w:hAnsi="Times New Roman" w:cs="Times New Roman"/>
          <w:sz w:val="24"/>
          <w:szCs w:val="24"/>
        </w:rPr>
        <w:t xml:space="preserve">metrics are </w:t>
      </w:r>
      <w:r w:rsidR="00D57BCD">
        <w:rPr>
          <w:rFonts w:ascii="Times New Roman" w:hAnsi="Times New Roman" w:cs="Times New Roman"/>
          <w:sz w:val="24"/>
          <w:szCs w:val="24"/>
        </w:rPr>
        <w:t>queried based on the National Resource</w:t>
      </w:r>
      <w:r w:rsidR="00FC08CF">
        <w:rPr>
          <w:rFonts w:ascii="Times New Roman" w:hAnsi="Times New Roman" w:cs="Times New Roman"/>
          <w:sz w:val="24"/>
          <w:szCs w:val="24"/>
        </w:rPr>
        <w:t>s</w:t>
      </w:r>
      <w:r w:rsidR="00D57BCD">
        <w:rPr>
          <w:rFonts w:ascii="Times New Roman" w:hAnsi="Times New Roman" w:cs="Times New Roman"/>
          <w:sz w:val="24"/>
          <w:szCs w:val="24"/>
        </w:rPr>
        <w:t xml:space="preserve"> Conservation</w:t>
      </w:r>
      <w:r w:rsidR="00D93FB2">
        <w:rPr>
          <w:rFonts w:ascii="Times New Roman" w:hAnsi="Times New Roman" w:cs="Times New Roman"/>
          <w:sz w:val="24"/>
          <w:szCs w:val="24"/>
        </w:rPr>
        <w:t xml:space="preserve"> </w:t>
      </w:r>
      <w:r w:rsidR="00D93FB2">
        <w:rPr>
          <w:rFonts w:ascii="Times New Roman" w:hAnsi="Times New Roman" w:cs="Times New Roman"/>
          <w:sz w:val="24"/>
          <w:szCs w:val="24"/>
        </w:rPr>
        <w:lastRenderedPageBreak/>
        <w:t>Service</w:t>
      </w:r>
      <w:r w:rsidR="00D57BCD">
        <w:rPr>
          <w:rFonts w:ascii="Times New Roman" w:hAnsi="Times New Roman" w:cs="Times New Roman"/>
          <w:sz w:val="24"/>
          <w:szCs w:val="24"/>
        </w:rPr>
        <w:t xml:space="preserve"> soil mapping unit</w:t>
      </w:r>
      <w:r w:rsidR="00C0222D">
        <w:rPr>
          <w:rFonts w:ascii="Times New Roman" w:hAnsi="Times New Roman" w:cs="Times New Roman"/>
          <w:sz w:val="24"/>
          <w:szCs w:val="24"/>
        </w:rPr>
        <w:t>s</w:t>
      </w:r>
      <w:r w:rsidR="00D57BCD">
        <w:rPr>
          <w:rFonts w:ascii="Times New Roman" w:hAnsi="Times New Roman" w:cs="Times New Roman"/>
          <w:sz w:val="24"/>
          <w:szCs w:val="24"/>
        </w:rPr>
        <w:t xml:space="preserve"> and spatially joined to the </w:t>
      </w:r>
      <w:proofErr w:type="spellStart"/>
      <w:r w:rsidR="00D57BCD">
        <w:rPr>
          <w:rFonts w:ascii="Times New Roman" w:hAnsi="Times New Roman" w:cs="Times New Roman"/>
          <w:sz w:val="24"/>
          <w:szCs w:val="24"/>
        </w:rPr>
        <w:t>Cligen</w:t>
      </w:r>
      <w:proofErr w:type="spellEnd"/>
      <w:r w:rsidR="00D57BCD">
        <w:rPr>
          <w:rFonts w:ascii="Times New Roman" w:hAnsi="Times New Roman" w:cs="Times New Roman"/>
          <w:sz w:val="24"/>
          <w:szCs w:val="24"/>
        </w:rPr>
        <w:t xml:space="preserve"> station locations. </w:t>
      </w:r>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proofErr w:type="spellStart"/>
      <w:r w:rsidR="008828CA">
        <w:rPr>
          <w:rFonts w:ascii="Times New Roman" w:hAnsi="Times New Roman" w:cs="Times New Roman"/>
          <w:sz w:val="24"/>
          <w:szCs w:val="24"/>
        </w:rPr>
        <w:t>C</w:t>
      </w:r>
      <w:r w:rsidR="00D57BCD">
        <w:rPr>
          <w:rFonts w:ascii="Times New Roman" w:hAnsi="Times New Roman" w:cs="Times New Roman"/>
          <w:sz w:val="24"/>
          <w:szCs w:val="24"/>
        </w:rPr>
        <w:t>ligen</w:t>
      </w:r>
      <w:proofErr w:type="spellEnd"/>
      <w:r w:rsidR="00D57BCD">
        <w:rPr>
          <w:rFonts w:ascii="Times New Roman" w:hAnsi="Times New Roman" w:cs="Times New Roman"/>
          <w:sz w:val="24"/>
          <w:szCs w:val="24"/>
        </w:rPr>
        <w:t xml:space="preserve"> </w:t>
      </w:r>
      <w:r w:rsidR="000027F1">
        <w:rPr>
          <w:rFonts w:ascii="Times New Roman" w:hAnsi="Times New Roman" w:cs="Times New Roman"/>
          <w:sz w:val="24"/>
          <w:szCs w:val="24"/>
        </w:rPr>
        <w:t>soil mapping unit</w:t>
      </w:r>
      <w:r w:rsidR="002249FE">
        <w:rPr>
          <w:rFonts w:ascii="Times New Roman" w:hAnsi="Times New Roman" w:cs="Times New Roman"/>
          <w:sz w:val="24"/>
          <w:szCs w:val="24"/>
        </w:rPr>
        <w:t>,</w:t>
      </w:r>
      <w:r w:rsidR="000027F1">
        <w:rPr>
          <w:rFonts w:ascii="Times New Roman" w:hAnsi="Times New Roman" w:cs="Times New Roman"/>
          <w:sz w:val="24"/>
          <w:szCs w:val="24"/>
        </w:rPr>
        <w:t xml:space="preserve"> </w:t>
      </w:r>
      <w:r w:rsidR="00D57BCD">
        <w:rPr>
          <w:rFonts w:ascii="Times New Roman" w:hAnsi="Times New Roman" w:cs="Times New Roman"/>
          <w:sz w:val="24"/>
          <w:szCs w:val="24"/>
        </w:rPr>
        <w:t xml:space="preserve">and </w:t>
      </w:r>
      <w:r w:rsidR="000027F1">
        <w:rPr>
          <w:rFonts w:ascii="Times New Roman" w:hAnsi="Times New Roman" w:cs="Times New Roman"/>
          <w:sz w:val="24"/>
          <w:szCs w:val="24"/>
        </w:rPr>
        <w:t>the weighted average for unit is based on horizon thickness for the depth reported.</w:t>
      </w:r>
      <w:r w:rsidR="00D57BCD">
        <w:rPr>
          <w:rFonts w:ascii="Times New Roman" w:hAnsi="Times New Roman" w:cs="Times New Roman"/>
          <w:sz w:val="24"/>
          <w:szCs w:val="24"/>
        </w:rPr>
        <w:t xml:space="preserve"> </w:t>
      </w:r>
      <w:r w:rsidR="00C45A08">
        <w:rPr>
          <w:rFonts w:ascii="Times New Roman" w:hAnsi="Times New Roman" w:cs="Times New Roman"/>
          <w:sz w:val="24"/>
          <w:szCs w:val="24"/>
        </w:rPr>
        <w:t>STATSGO</w:t>
      </w:r>
      <w:r w:rsidR="00C0222D">
        <w:rPr>
          <w:rFonts w:ascii="Times New Roman" w:hAnsi="Times New Roman" w:cs="Times New Roman"/>
          <w:sz w:val="24"/>
          <w:szCs w:val="24"/>
        </w:rPr>
        <w:t>2</w:t>
      </w:r>
      <w:r w:rsidR="00C45A08">
        <w:rPr>
          <w:rFonts w:ascii="Times New Roman" w:hAnsi="Times New Roman" w:cs="Times New Roman"/>
          <w:sz w:val="24"/>
          <w:szCs w:val="24"/>
        </w:rPr>
        <w:t xml:space="preserve"> </w:t>
      </w:r>
      <w:r w:rsidR="0004685F">
        <w:rPr>
          <w:rFonts w:ascii="Times New Roman" w:hAnsi="Times New Roman" w:cs="Times New Roman"/>
          <w:sz w:val="24"/>
          <w:szCs w:val="24"/>
        </w:rPr>
        <w:t>s</w:t>
      </w:r>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 which we</w:t>
      </w:r>
      <w:r w:rsidR="006021CC">
        <w:rPr>
          <w:rFonts w:ascii="Times New Roman" w:hAnsi="Times New Roman" w:cs="Times New Roman"/>
          <w:sz w:val="24"/>
          <w:szCs w:val="24"/>
        </w:rPr>
        <w:t xml:space="preserve"> calculated from </w:t>
      </w:r>
      <w:r w:rsidR="00D93FB2">
        <w:rPr>
          <w:rFonts w:ascii="Times New Roman" w:hAnsi="Times New Roman" w:cs="Times New Roman"/>
          <w:sz w:val="24"/>
          <w:szCs w:val="24"/>
        </w:rPr>
        <w:t>soil physical</w:t>
      </w:r>
      <w:r w:rsidR="006021CC">
        <w:rPr>
          <w:rFonts w:ascii="Times New Roman" w:hAnsi="Times New Roman" w:cs="Times New Roman"/>
          <w:sz w:val="24"/>
          <w:szCs w:val="24"/>
        </w:rPr>
        <w:t xml:space="preserve"> properties</w:t>
      </w:r>
      <w:r w:rsidR="00494B7D">
        <w:rPr>
          <w:rFonts w:ascii="Times New Roman" w:hAnsi="Times New Roman" w:cs="Times New Roman"/>
          <w:sz w:val="24"/>
          <w:szCs w:val="24"/>
        </w:rPr>
        <w:t xml:space="preserve"> </w:t>
      </w:r>
      <w:r w:rsidR="00A26E86">
        <w:rPr>
          <w:rFonts w:ascii="Times New Roman" w:hAnsi="Times New Roman" w:cs="Times New Roman"/>
          <w:sz w:val="24"/>
          <w:szCs w:val="24"/>
        </w:rPr>
        <w:t xml:space="preserve">and </w:t>
      </w:r>
      <w:r w:rsidR="00D57BCD">
        <w:rPr>
          <w:rFonts w:ascii="Times New Roman" w:hAnsi="Times New Roman" w:cs="Times New Roman"/>
          <w:sz w:val="24"/>
          <w:szCs w:val="24"/>
        </w:rPr>
        <w:t>crop y</w:t>
      </w:r>
      <w:r w:rsidR="00D57BCD" w:rsidRPr="002E2BA5">
        <w:rPr>
          <w:rFonts w:ascii="Times New Roman" w:hAnsi="Times New Roman" w:cs="Times New Roman"/>
          <w:sz w:val="24"/>
          <w:szCs w:val="24"/>
        </w:rPr>
        <w:t>ields</w:t>
      </w:r>
      <w:r w:rsidR="009B60E4">
        <w:rPr>
          <w:rFonts w:ascii="Times New Roman" w:hAnsi="Times New Roman" w:cs="Times New Roman"/>
          <w:sz w:val="24"/>
          <w:szCs w:val="24"/>
        </w:rPr>
        <w:t xml:space="preserve"> (Mg ha</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A26E86">
        <w:rPr>
          <w:rFonts w:ascii="Times New Roman" w:hAnsi="Times New Roman" w:cs="Times New Roman"/>
          <w:sz w:val="24"/>
          <w:szCs w:val="24"/>
        </w:rPr>
        <w:t xml:space="preserve">. </w:t>
      </w:r>
      <w:ins w:id="550" w:author="ewarner" w:date="2014-07-14T16:24:00Z">
        <w:r w:rsidR="002227C1">
          <w:rPr>
            <w:rFonts w:ascii="Times New Roman" w:hAnsi="Times New Roman" w:cs="Times New Roman"/>
            <w:sz w:val="24"/>
            <w:szCs w:val="24"/>
          </w:rPr>
          <w:t>As a default, we used the n</w:t>
        </w:r>
      </w:ins>
      <w:del w:id="551" w:author="ewarner" w:date="2014-07-14T16:24:00Z">
        <w:r w:rsidR="00B97520" w:rsidDel="002227C1">
          <w:rPr>
            <w:rFonts w:ascii="Times New Roman" w:hAnsi="Times New Roman" w:cs="Times New Roman"/>
            <w:sz w:val="24"/>
            <w:szCs w:val="24"/>
          </w:rPr>
          <w:delText>N</w:delText>
        </w:r>
      </w:del>
      <w:r w:rsidR="00B97520">
        <w:rPr>
          <w:rFonts w:ascii="Times New Roman" w:hAnsi="Times New Roman" w:cs="Times New Roman"/>
          <w:sz w:val="24"/>
          <w:szCs w:val="24"/>
        </w:rPr>
        <w:t>on-irrigated STATSGO</w:t>
      </w:r>
      <w:r w:rsidR="00D93FB2">
        <w:rPr>
          <w:rFonts w:ascii="Times New Roman" w:hAnsi="Times New Roman" w:cs="Times New Roman"/>
          <w:sz w:val="24"/>
          <w:szCs w:val="24"/>
        </w:rPr>
        <w:t>2</w:t>
      </w:r>
      <w:r w:rsidR="00B97520">
        <w:rPr>
          <w:rFonts w:ascii="Times New Roman" w:hAnsi="Times New Roman" w:cs="Times New Roman"/>
          <w:sz w:val="24"/>
          <w:szCs w:val="24"/>
        </w:rPr>
        <w:t xml:space="preserve"> crop yields </w:t>
      </w:r>
      <w:del w:id="552" w:author="ewarner" w:date="2014-07-14T16:24:00Z">
        <w:r w:rsidR="00B97520" w:rsidDel="002227C1">
          <w:rPr>
            <w:rFonts w:ascii="Times New Roman" w:hAnsi="Times New Roman" w:cs="Times New Roman"/>
            <w:sz w:val="24"/>
            <w:szCs w:val="24"/>
          </w:rPr>
          <w:delText>were</w:delText>
        </w:r>
      </w:del>
      <w:ins w:id="553" w:author="ewarner" w:date="2014-07-14T16:24:00Z">
        <w:r w:rsidR="002227C1">
          <w:rPr>
            <w:rFonts w:ascii="Times New Roman" w:hAnsi="Times New Roman" w:cs="Times New Roman"/>
            <w:sz w:val="24"/>
            <w:szCs w:val="24"/>
          </w:rPr>
          <w:t>and</w:t>
        </w:r>
      </w:ins>
      <w:r w:rsidR="00B97520">
        <w:rPr>
          <w:rFonts w:ascii="Times New Roman" w:hAnsi="Times New Roman" w:cs="Times New Roman"/>
          <w:sz w:val="24"/>
          <w:szCs w:val="24"/>
        </w:rPr>
        <w:t xml:space="preserve"> aggregated </w:t>
      </w:r>
      <w:ins w:id="554" w:author="ewarner" w:date="2014-07-14T16:24:00Z">
        <w:r w:rsidR="002227C1">
          <w:rPr>
            <w:rFonts w:ascii="Times New Roman" w:hAnsi="Times New Roman" w:cs="Times New Roman"/>
            <w:sz w:val="24"/>
            <w:szCs w:val="24"/>
          </w:rPr>
          <w:t>each</w:t>
        </w:r>
      </w:ins>
      <w:del w:id="555" w:author="ewarner" w:date="2014-07-14T16:24:00Z">
        <w:r w:rsidR="00B97520" w:rsidDel="002227C1">
          <w:rPr>
            <w:rFonts w:ascii="Times New Roman" w:hAnsi="Times New Roman" w:cs="Times New Roman"/>
            <w:sz w:val="24"/>
            <w:szCs w:val="24"/>
          </w:rPr>
          <w:delText>by</w:delText>
        </w:r>
      </w:del>
      <w:r w:rsidR="00B97520">
        <w:rPr>
          <w:rFonts w:ascii="Times New Roman" w:hAnsi="Times New Roman" w:cs="Times New Roman"/>
          <w:sz w:val="24"/>
          <w:szCs w:val="24"/>
        </w:rPr>
        <w:t xml:space="preserve"> crop type into</w:t>
      </w:r>
      <w:del w:id="556" w:author="ewarner" w:date="2014-07-14T16:24:00Z">
        <w:r w:rsidR="00B97520" w:rsidDel="002227C1">
          <w:rPr>
            <w:rFonts w:ascii="Times New Roman" w:hAnsi="Times New Roman" w:cs="Times New Roman"/>
            <w:sz w:val="24"/>
            <w:szCs w:val="24"/>
          </w:rPr>
          <w:delText xml:space="preserve"> energy feedstock crop</w:delText>
        </w:r>
      </w:del>
      <w:r w:rsidR="00B97520">
        <w:rPr>
          <w:rFonts w:ascii="Times New Roman" w:hAnsi="Times New Roman" w:cs="Times New Roman"/>
          <w:sz w:val="24"/>
          <w:szCs w:val="24"/>
        </w:rPr>
        <w:t xml:space="preserve"> categories</w:t>
      </w:r>
      <w:ins w:id="557" w:author="ewarner" w:date="2014-07-14T16:24:00Z">
        <w:r w:rsidR="002227C1">
          <w:rPr>
            <w:rFonts w:ascii="Times New Roman" w:hAnsi="Times New Roman" w:cs="Times New Roman"/>
            <w:sz w:val="24"/>
            <w:szCs w:val="24"/>
          </w:rPr>
          <w:t>:</w:t>
        </w:r>
      </w:ins>
      <w:del w:id="558" w:author="ewarner" w:date="2014-07-14T16:24:00Z">
        <w:r w:rsidR="00102C00" w:rsidDel="002227C1">
          <w:rPr>
            <w:rFonts w:ascii="Times New Roman" w:hAnsi="Times New Roman" w:cs="Times New Roman"/>
            <w:sz w:val="24"/>
            <w:szCs w:val="24"/>
          </w:rPr>
          <w:delText>,</w:delText>
        </w:r>
      </w:del>
      <w:del w:id="559" w:author="ewarner" w:date="2014-07-14T16:25:00Z">
        <w:r w:rsidR="00B97520" w:rsidDel="002227C1">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560" w:author="ewarner" w:date="2014-07-14T16:25:00Z">
        <w:r w:rsidR="002227C1">
          <w:rPr>
            <w:rFonts w:ascii="Times New Roman" w:hAnsi="Times New Roman" w:cs="Times New Roman"/>
            <w:sz w:val="24"/>
            <w:szCs w:val="24"/>
          </w:rPr>
          <w:t>It should be emphasized that the model can accept yield data from any source the reports in SI units.</w:t>
        </w:r>
      </w:ins>
    </w:p>
    <w:p w14:paraId="1FD080DF" w14:textId="5EBB3691" w:rsidR="00B97520" w:rsidRDefault="00BF0B12" w:rsidP="00B97520">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561" w:author="ewarner" w:date="2014-07-14T16:25:00Z">
        <w:r w:rsidR="00721C3B" w:rsidRPr="00F82E1F" w:rsidDel="002227C1">
          <w:rPr>
            <w:rFonts w:ascii="Times New Roman" w:hAnsi="Times New Roman" w:cs="Times New Roman"/>
            <w:sz w:val="24"/>
            <w:szCs w:val="24"/>
          </w:rPr>
          <w:delText xml:space="preserve"> </w:delText>
        </w:r>
        <w:r w:rsidR="00721C3B" w:rsidDel="002227C1">
          <w:rPr>
            <w:rFonts w:ascii="Times New Roman" w:hAnsi="Times New Roman" w:cs="Times New Roman"/>
            <w:sz w:val="24"/>
            <w:szCs w:val="24"/>
          </w:rPr>
          <w:delText>crop planting and harvesting data.</w:delText>
        </w:r>
      </w:del>
      <w:r w:rsidR="00721C3B"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&lt;EndNote&gt;&lt;Cite&gt;&lt;Author&gt;National Agricultural Statistics Service (NASS)&lt;/Author&gt;&lt;Year&gt;(2010)&lt;/Year&gt;&lt;RecNum&gt;107&lt;/RecNum&gt;&lt;DisplayText&gt;(51, 52)&lt;/DisplayText&gt;&lt;record&gt;&lt;rec-number&gt;107&lt;/rec-number&gt;&lt;foreign-keys&gt;&lt;key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&lt;/url&gt;&lt;/related-urls&gt;&lt;/urls&gt;&lt;/record&gt;&lt;/Cite&gt;&lt;Cite&gt;&lt;Author&gt;Buntin&lt;/Author&gt;&lt;Year&gt;(2013)&lt;/Year&gt;&lt;RecNum&gt;108&lt;/RecNum&gt;&lt;record&gt;&lt;rec-number&gt;108&lt;/rec-number&gt;&lt;foreign-keys&gt;&lt;key app="EN" db-id="vt0rsz0asdtxrzetxr0prw9eexvwt9wxe5tx"&gt;108&lt;/key&gt;&lt;/foreign-keys&gt;&lt;ref-type name="Edited Book"&gt;28&lt;/ref-type&gt;&lt;contributors&gt;&lt;authors&gt;&lt;author&gt;Buntin, G. David&lt;/author&gt;&lt;author&gt;Cunfer, Barry M.&lt;/author&gt;&lt;/authors&gt;&lt;/contributors&gt;&lt;titles&gt;&lt;title&gt;&lt;style face="italic" font="default" size="100%"&gt;Southern Small Grain: Resource Management Handbook&lt;/style&gt;&lt;/title&gt;&lt;/titles&gt;&lt;section&gt;80&lt;/section&gt;&lt;dates&gt;&lt;year&gt;(2013)&lt;/year&gt;&lt;/dates&gt;&lt;pub-location&gt;Athens, GA&lt;/pub-location&gt;&lt;publisher&gt;University of Georgia College of Agricultural and Environmental Sciences Cooperative Extension&lt;/publisher&gt;&lt;urls&gt;&lt;/urls&gt;&lt;/record&gt;&lt;/Cite&gt;&lt;/EndNote&gt;</w:instrText>
      </w:r>
      <w:r w:rsidR="00721C3B"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1" w:tooltip="National Agricultural Statistics Service (NASS), (2010) #107" w:history="1">
        <w:r w:rsidR="006D2C77">
          <w:rPr>
            <w:rFonts w:ascii="Times New Roman" w:hAnsi="Times New Roman" w:cs="Times New Roman"/>
            <w:noProof/>
            <w:sz w:val="24"/>
            <w:szCs w:val="24"/>
            <w:vertAlign w:val="superscript"/>
          </w:rPr>
          <w:t>51</w:t>
        </w:r>
      </w:hyperlink>
      <w:r w:rsidR="00FB36AF">
        <w:rPr>
          <w:rFonts w:ascii="Times New Roman" w:hAnsi="Times New Roman" w:cs="Times New Roman"/>
          <w:noProof/>
          <w:sz w:val="24"/>
          <w:szCs w:val="24"/>
          <w:vertAlign w:val="superscript"/>
        </w:rPr>
        <w:t xml:space="preserve">, </w:t>
      </w:r>
      <w:hyperlink w:anchor="_ENREF_52" w:tooltip="Buntin, (2013) #108" w:history="1">
        <w:r w:rsidR="006D2C77">
          <w:rPr>
            <w:rFonts w:ascii="Times New Roman" w:hAnsi="Times New Roman" w:cs="Times New Roman"/>
            <w:noProof/>
            <w:sz w:val="24"/>
            <w:szCs w:val="24"/>
            <w:vertAlign w:val="superscript"/>
          </w:rPr>
          <w:t>52</w:t>
        </w:r>
      </w:hyperlink>
      <w:r w:rsidR="00FB36AF">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r w:rsidR="000027F1">
        <w:rPr>
          <w:rFonts w:ascii="Times New Roman" w:hAnsi="Times New Roman" w:cs="Times New Roman"/>
          <w:sz w:val="24"/>
          <w:szCs w:val="24"/>
          <w:vertAlign w:val="superscript"/>
        </w:rPr>
        <w:t xml:space="preserve"> </w:t>
      </w:r>
      <w:ins w:id="562" w:author="ewarner" w:date="2014-07-14T16:25:00Z">
        <w:r w:rsidR="002227C1">
          <w:rPr>
            <w:rFonts w:ascii="Times New Roman" w:hAnsi="Times New Roman" w:cs="Times New Roman"/>
            <w:sz w:val="24"/>
            <w:szCs w:val="24"/>
          </w:rPr>
          <w:t xml:space="preserve">and </w:t>
        </w:r>
      </w:ins>
      <w:del w:id="563" w:author="ewarner" w:date="2014-07-14T16:25:00Z">
        <w:r w:rsidR="00102C00" w:rsidRPr="00B57B88" w:rsidDel="002227C1">
          <w:rPr>
            <w:rFonts w:ascii="Times New Roman" w:hAnsi="Times New Roman" w:cs="Times New Roman"/>
            <w:sz w:val="24"/>
            <w:szCs w:val="24"/>
          </w:rPr>
          <w:delText xml:space="preserve">We </w:delText>
        </w:r>
      </w:del>
      <w:r w:rsidR="00102C00" w:rsidRPr="00B57B88">
        <w:rPr>
          <w:rFonts w:ascii="Times New Roman" w:hAnsi="Times New Roman" w:cs="Times New Roman"/>
          <w:sz w:val="24"/>
          <w:szCs w:val="24"/>
        </w:rPr>
        <w:t>join</w:t>
      </w:r>
      <w:ins w:id="564" w:author="ewarner" w:date="2014-07-14T16:25:00Z">
        <w:r w:rsidR="002227C1">
          <w:rPr>
            <w:rFonts w:ascii="Times New Roman" w:hAnsi="Times New Roman" w:cs="Times New Roman"/>
            <w:sz w:val="24"/>
            <w:szCs w:val="24"/>
          </w:rPr>
          <w:t>s</w:t>
        </w:r>
      </w:ins>
      <w:del w:id="565" w:author="ewarner" w:date="2014-07-14T16:25:00Z">
        <w:r w:rsidR="00102C00" w:rsidRPr="00B57B88" w:rsidDel="002227C1">
          <w:rPr>
            <w:rFonts w:ascii="Times New Roman" w:hAnsi="Times New Roman" w:cs="Times New Roman"/>
            <w:sz w:val="24"/>
            <w:szCs w:val="24"/>
          </w:rPr>
          <w:delText>ed</w:delText>
        </w:r>
        <w:r w:rsidR="00102C00" w:rsidDel="002227C1">
          <w:rPr>
            <w:rFonts w:ascii="Times New Roman" w:hAnsi="Times New Roman" w:cs="Times New Roman"/>
            <w:sz w:val="24"/>
            <w:szCs w:val="24"/>
            <w:vertAlign w:val="superscript"/>
          </w:rPr>
          <w:delText xml:space="preserve"> </w:delText>
        </w:r>
        <w:r w:rsidR="00161DDB" w:rsidDel="002227C1">
          <w:rPr>
            <w:rFonts w:ascii="Times New Roman" w:hAnsi="Times New Roman" w:cs="Times New Roman"/>
            <w:sz w:val="24"/>
            <w:szCs w:val="24"/>
            <w:vertAlign w:val="superscript"/>
          </w:rPr>
          <w:delText xml:space="preserve">crop </w:delText>
        </w:r>
        <w:r w:rsidR="00102C00" w:rsidDel="002227C1">
          <w:rPr>
            <w:rFonts w:ascii="Times New Roman" w:hAnsi="Times New Roman" w:cs="Times New Roman"/>
            <w:sz w:val="24"/>
            <w:szCs w:val="24"/>
          </w:rPr>
          <w:delText>p</w:delText>
        </w:r>
      </w:del>
      <w:ins w:id="566" w:author="ewarner" w:date="2014-07-14T16:25:00Z">
        <w:r w:rsidR="002227C1">
          <w:rPr>
            <w:rFonts w:ascii="Times New Roman" w:hAnsi="Times New Roman" w:cs="Times New Roman"/>
            <w:sz w:val="24"/>
            <w:szCs w:val="24"/>
          </w:rPr>
          <w:t xml:space="preserve"> the p</w:t>
        </w:r>
      </w:ins>
      <w:r w:rsidR="00B97520">
        <w:rPr>
          <w:rFonts w:ascii="Times New Roman" w:hAnsi="Times New Roman" w:cs="Times New Roman"/>
          <w:sz w:val="24"/>
          <w:szCs w:val="24"/>
        </w:rPr>
        <w:t>lanting and harvesting dates</w:t>
      </w:r>
      <w:ins w:id="567" w:author="ewarner" w:date="2014-07-14T16:26:00Z">
        <w:r w:rsidR="002227C1">
          <w:rPr>
            <w:rFonts w:ascii="Times New Roman" w:hAnsi="Times New Roman" w:cs="Times New Roman"/>
            <w:sz w:val="24"/>
            <w:szCs w:val="24"/>
          </w:rPr>
          <w:t xml:space="preserve"> </w:t>
        </w:r>
      </w:ins>
      <w:del w:id="568" w:author="ewarner" w:date="2014-07-14T16:26:00Z">
        <w:r w:rsidR="00B97520" w:rsidDel="002227C1">
          <w:rPr>
            <w:rFonts w:ascii="Times New Roman" w:hAnsi="Times New Roman" w:cs="Times New Roman"/>
            <w:sz w:val="24"/>
            <w:szCs w:val="24"/>
          </w:rPr>
          <w:delText xml:space="preserve"> from the USDA </w:delText>
        </w:r>
      </w:del>
      <w:r w:rsidR="00B97520">
        <w:rPr>
          <w:rFonts w:ascii="Times New Roman" w:hAnsi="Times New Roman" w:cs="Times New Roman"/>
          <w:sz w:val="24"/>
          <w:szCs w:val="24"/>
        </w:rPr>
        <w:t xml:space="preserve">to the </w:t>
      </w:r>
      <w:proofErr w:type="spellStart"/>
      <w:r w:rsidR="00B97520">
        <w:rPr>
          <w:rFonts w:ascii="Times New Roman" w:hAnsi="Times New Roman" w:cs="Times New Roman"/>
          <w:sz w:val="24"/>
          <w:szCs w:val="24"/>
        </w:rPr>
        <w:t>Cligen</w:t>
      </w:r>
      <w:proofErr w:type="spellEnd"/>
      <w:r w:rsidR="00B97520">
        <w:rPr>
          <w:rFonts w:ascii="Times New Roman" w:hAnsi="Times New Roman" w:cs="Times New Roman"/>
          <w:sz w:val="24"/>
          <w:szCs w:val="24"/>
        </w:rPr>
        <w:t xml:space="preserve">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ins w:id="569" w:author="ewarner" w:date="2014-07-14T16:26:00Z">
        <w:r w:rsidR="002227C1">
          <w:rPr>
            <w:rFonts w:ascii="Times New Roman" w:hAnsi="Times New Roman" w:cs="Times New Roman"/>
            <w:sz w:val="24"/>
            <w:szCs w:val="24"/>
          </w:rPr>
          <w:t xml:space="preserve">for calculating the crop coefficients (see section 3.3 below). </w:t>
        </w:r>
      </w:ins>
      <w:del w:id="570" w:author="ewarner" w:date="2014-07-14T16:26:00Z">
        <w:r w:rsidR="00B97520" w:rsidDel="002227C1">
          <w:rPr>
            <w:rFonts w:ascii="Times New Roman" w:hAnsi="Times New Roman" w:cs="Times New Roman"/>
            <w:sz w:val="24"/>
            <w:szCs w:val="24"/>
          </w:rPr>
          <w:delText xml:space="preserve">in </w:delText>
        </w:r>
        <w:r w:rsidR="003F37C4" w:rsidDel="002227C1">
          <w:rPr>
            <w:rFonts w:ascii="Times New Roman" w:hAnsi="Times New Roman" w:cs="Times New Roman"/>
            <w:sz w:val="24"/>
            <w:szCs w:val="24"/>
          </w:rPr>
          <w:delText>BioSpatial H</w:delText>
        </w:r>
        <w:r w:rsidR="003F37C4" w:rsidRPr="00612EA9" w:rsidDel="002227C1">
          <w:rPr>
            <w:rFonts w:ascii="Times New Roman" w:hAnsi="Times New Roman" w:cs="Times New Roman"/>
            <w:sz w:val="24"/>
            <w:szCs w:val="24"/>
            <w:vertAlign w:val="subscript"/>
          </w:rPr>
          <w:delText>2</w:delText>
        </w:r>
        <w:r w:rsidR="003F37C4" w:rsidDel="002227C1">
          <w:rPr>
            <w:rFonts w:ascii="Times New Roman" w:hAnsi="Times New Roman" w:cs="Times New Roman"/>
            <w:sz w:val="24"/>
            <w:szCs w:val="24"/>
          </w:rPr>
          <w:delText>O</w:delText>
        </w:r>
        <w:r w:rsidR="00B97520" w:rsidDel="002227C1">
          <w:rPr>
            <w:rFonts w:ascii="Times New Roman" w:hAnsi="Times New Roman" w:cs="Times New Roman"/>
            <w:sz w:val="24"/>
            <w:szCs w:val="24"/>
          </w:rPr>
          <w:delText>.</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730DC4F3" w:rsidR="005662BB" w:rsidRDefault="005662BB"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improvements on existing research,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datasets are limited in several key respects. </w:t>
      </w:r>
      <w:r w:rsidR="00923376">
        <w:rPr>
          <w:rFonts w:ascii="Times New Roman" w:hAnsi="Times New Roman" w:cs="Times New Roman"/>
          <w:sz w:val="24"/>
          <w:szCs w:val="24"/>
        </w:rPr>
        <w:t xml:space="preserve">The datasets available for operating </w:t>
      </w:r>
      <w:proofErr w:type="spellStart"/>
      <w:r w:rsidR="00923376">
        <w:rPr>
          <w:rFonts w:ascii="Times New Roman" w:hAnsi="Times New Roman" w:cs="Times New Roman"/>
          <w:sz w:val="24"/>
          <w:szCs w:val="24"/>
        </w:rPr>
        <w:t>BioSpatial</w:t>
      </w:r>
      <w:proofErr w:type="spellEnd"/>
      <w:r w:rsidR="00923376">
        <w:rPr>
          <w:rFonts w:ascii="Times New Roman" w:hAnsi="Times New Roman" w:cs="Times New Roman"/>
          <w:sz w:val="24"/>
          <w:szCs w:val="24"/>
        </w:rPr>
        <w:t xml:space="preserve">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ns where they are grown, but no</w:t>
      </w:r>
      <w:r w:rsidR="00923376">
        <w:rPr>
          <w:rFonts w:ascii="Times New Roman" w:hAnsi="Times New Roman" w:cs="Times New Roman"/>
          <w:sz w:val="24"/>
          <w:szCs w:val="24"/>
        </w:rPr>
        <w:t xml:space="preserve"> data is available because they </w:t>
      </w:r>
      <w:r>
        <w:rPr>
          <w:rFonts w:ascii="Times New Roman" w:hAnsi="Times New Roman" w:cs="Times New Roman"/>
          <w:sz w:val="24"/>
          <w:szCs w:val="24"/>
        </w:rPr>
        <w:t xml:space="preserve">are </w:t>
      </w:r>
      <w:r w:rsidR="00923376">
        <w:rPr>
          <w:rFonts w:ascii="Times New Roman" w:hAnsi="Times New Roman" w:cs="Times New Roman"/>
          <w:sz w:val="24"/>
          <w:szCs w:val="24"/>
        </w:rPr>
        <w:t xml:space="preserve">grown intermittently. Another issue is that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climate data are based on a location sampling driven by available stations. This contrasts with STATSGO2 data, which are relatively high resolution and completely cover most of the continental United States.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 coverage of the United States is relatively complete (i.e., a dozen stations in each state), but that does not preclude bias introduced by </w:t>
      </w:r>
      <w:r w:rsidR="00D238C4">
        <w:rPr>
          <w:rFonts w:ascii="Times New Roman" w:hAnsi="Times New Roman" w:cs="Times New Roman"/>
          <w:sz w:val="24"/>
          <w:szCs w:val="24"/>
        </w:rPr>
        <w:t xml:space="preserve">the number of </w:t>
      </w:r>
      <w:r w:rsidR="00923376">
        <w:rPr>
          <w:rFonts w:ascii="Times New Roman" w:hAnsi="Times New Roman" w:cs="Times New Roman"/>
          <w:sz w:val="24"/>
          <w:szCs w:val="24"/>
        </w:rPr>
        <w:t>stations available</w:t>
      </w:r>
      <w:r w:rsidR="00D238C4">
        <w:rPr>
          <w:rFonts w:ascii="Times New Roman" w:hAnsi="Times New Roman" w:cs="Times New Roman"/>
          <w:sz w:val="24"/>
          <w:szCs w:val="24"/>
        </w:rPr>
        <w:t xml:space="preserve"> over a geographic area</w:t>
      </w:r>
      <w:r w:rsidR="00923376">
        <w:rPr>
          <w:rFonts w:ascii="Times New Roman" w:hAnsi="Times New Roman" w:cs="Times New Roman"/>
          <w:sz w:val="24"/>
          <w:szCs w:val="24"/>
        </w:rPr>
        <w:t xml:space="preserve">. County, state, and </w:t>
      </w:r>
      <w:r w:rsidR="00923376">
        <w:rPr>
          <w:rFonts w:ascii="Times New Roman" w:hAnsi="Times New Roman" w:cs="Times New Roman"/>
          <w:sz w:val="24"/>
          <w:szCs w:val="24"/>
        </w:rPr>
        <w:lastRenderedPageBreak/>
        <w:t xml:space="preserve">national estimates might be biased by the station sampling of the local climate if coverage is low or clustered in a particular area. Harvest and planting date data is also not as complete as available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r w:rsidR="00D238C4">
        <w:rPr>
          <w:rFonts w:ascii="Times New Roman" w:hAnsi="Times New Roman" w:cs="Times New Roman"/>
          <w:sz w:val="24"/>
          <w:szCs w:val="24"/>
        </w:rPr>
        <w:t xml:space="preserve">described and next section </w:t>
      </w:r>
      <w:r>
        <w:rPr>
          <w:rFonts w:ascii="Times New Roman" w:hAnsi="Times New Roman" w:cs="Times New Roman"/>
          <w:sz w:val="24"/>
          <w:szCs w:val="24"/>
        </w:rPr>
        <w:t>and would not be as easily modified by users inexperienced in database management and model automation.</w:t>
      </w:r>
    </w:p>
    <w:p w14:paraId="19893526" w14:textId="1A67CFC9" w:rsidR="00E57680" w:rsidRPr="00B57EEA" w:rsidRDefault="00E57680" w:rsidP="00B57EEA">
      <w:pPr>
        <w:spacing w:line="480" w:lineRule="auto"/>
        <w:rPr>
          <w:rFonts w:ascii="Times New Roman" w:hAnsi="Times New Roman" w:cs="Times New Roman"/>
          <w:i/>
          <w:sz w:val="24"/>
          <w:szCs w:val="24"/>
        </w:rPr>
      </w:pPr>
      <w:commentRangeStart w:id="571"/>
      <w:commentRangeStart w:id="572"/>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commentRangeEnd w:id="571"/>
      <w:r w:rsidR="0071753E">
        <w:rPr>
          <w:rStyle w:val="CommentReference"/>
        </w:rPr>
        <w:commentReference w:id="571"/>
      </w:r>
      <w:commentRangeEnd w:id="572"/>
      <w:r w:rsidR="0071753E">
        <w:rPr>
          <w:rStyle w:val="CommentReference"/>
        </w:rPr>
        <w:commentReference w:id="572"/>
      </w:r>
    </w:p>
    <w:p w14:paraId="007794D3" w14:textId="48AA1369" w:rsidR="00993461" w:rsidRDefault="005662BB" w:rsidP="00993461">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Pen</w:t>
      </w:r>
      <w:r w:rsidRPr="001626FE">
        <w:rPr>
          <w:rFonts w:ascii="Times New Roman" w:hAnsi="Times New Roman" w:cs="Times New Roman"/>
          <w:sz w:val="24"/>
          <w:szCs w:val="24"/>
        </w:rPr>
        <w:t>man-</w:t>
      </w:r>
      <w:proofErr w:type="spellStart"/>
      <w:r w:rsidRPr="001626FE">
        <w:rPr>
          <w:rFonts w:ascii="Times New Roman" w:hAnsi="Times New Roman" w:cs="Times New Roman"/>
          <w:sz w:val="24"/>
          <w:szCs w:val="24"/>
        </w:rPr>
        <w:t>Monteith</w:t>
      </w:r>
      <w:proofErr w:type="spellEnd"/>
      <w:r w:rsidRPr="001626FE">
        <w:rPr>
          <w:rFonts w:ascii="Times New Roman" w:hAnsi="Times New Roman" w:cs="Times New Roman"/>
          <w:sz w:val="24"/>
          <w:szCs w:val="24"/>
        </w:rPr>
        <w:t xml:space="preserve">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 Blue water consumption (M</w:t>
      </w:r>
      <w:r w:rsidR="00D0323B" w:rsidRPr="00B6210C">
        <w:rPr>
          <w:rFonts w:ascii="Times New Roman" w:hAnsi="Times New Roman" w:cs="Times New Roman"/>
          <w:sz w:val="24"/>
          <w:szCs w:val="24"/>
          <w:vertAlign w:val="superscript"/>
        </w:rPr>
        <w:t>3</w:t>
      </w:r>
      <w:r w:rsidR="00D0323B">
        <w:rPr>
          <w:rFonts w:ascii="Times New Roman" w:hAnsi="Times New Roman" w:cs="Times New Roman"/>
          <w:sz w:val="24"/>
          <w:szCs w:val="24"/>
        </w:rPr>
        <w:t xml:space="preserve"> Mg</w:t>
      </w:r>
      <w:r w:rsidR="00D0323B" w:rsidRPr="00B6210C">
        <w:rPr>
          <w:rFonts w:ascii="Times New Roman" w:hAnsi="Times New Roman" w:cs="Times New Roman"/>
          <w:sz w:val="24"/>
          <w:szCs w:val="24"/>
          <w:vertAlign w:val="superscript"/>
        </w:rPr>
        <w:t>-1</w:t>
      </w:r>
      <w:r w:rsidR="00D0323B">
        <w:rPr>
          <w:rFonts w:ascii="Times New Roman" w:hAnsi="Times New Roman" w:cs="Times New Roman"/>
          <w:sz w:val="24"/>
          <w:szCs w:val="24"/>
        </w:rPr>
        <w:t xml:space="preserve">) </w:t>
      </w:r>
      <w:r w:rsidR="00D0323B" w:rsidRPr="00566E7F">
        <w:rPr>
          <w:rFonts w:ascii="Times New Roman" w:hAnsi="Times New Roman" w:cs="Times New Roman"/>
          <w:sz w:val="24"/>
          <w:szCs w:val="24"/>
        </w:rPr>
        <w:t>of agri</w:t>
      </w:r>
      <w:r w:rsidR="00D0323B">
        <w:rPr>
          <w:rFonts w:ascii="Times New Roman" w:hAnsi="Times New Roman" w:cs="Times New Roman"/>
          <w:sz w:val="24"/>
          <w:szCs w:val="24"/>
        </w:rPr>
        <w:t>cultural feedstock is estimated using</w:t>
      </w:r>
      <w:r w:rsidR="00D0323B" w:rsidRPr="00566E7F">
        <w:rPr>
          <w:rFonts w:ascii="Times New Roman" w:hAnsi="Times New Roman" w:cs="Times New Roman"/>
          <w:sz w:val="24"/>
          <w:szCs w:val="24"/>
        </w:rPr>
        <w:t xml:space="preserve"> yields and crop evapotranspiration</w:t>
      </w:r>
      <w:r w:rsidR="00D0323B">
        <w:rPr>
          <w:rFonts w:ascii="Times New Roman" w:hAnsi="Times New Roman" w:cs="Times New Roman"/>
          <w:sz w:val="24"/>
          <w:szCs w:val="24"/>
        </w:rPr>
        <w:t xml:space="preserve"> rates</w:t>
      </w:r>
      <w:r w:rsidR="00D0323B" w:rsidRPr="00566E7F">
        <w:rPr>
          <w:rFonts w:ascii="Times New Roman" w:hAnsi="Times New Roman" w:cs="Times New Roman"/>
          <w:sz w:val="24"/>
          <w:szCs w:val="24"/>
        </w:rPr>
        <w:t xml:space="preserve">. </w:t>
      </w:r>
      <w:commentRangeStart w:id="573"/>
      <w:ins w:id="574" w:author="ewarner" w:date="2014-07-14T16:26:00Z">
        <w:r w:rsidR="002227C1">
          <w:rPr>
            <w:rFonts w:ascii="Times New Roman" w:hAnsi="Times New Roman" w:cs="Times New Roman"/>
            <w:sz w:val="24"/>
            <w:szCs w:val="24"/>
          </w:rPr>
          <w:t>It should be noted that the blue water footprint, as calculated in this model, is affected by an assumed tolerance to crop yield loss. For purp</w:t>
        </w:r>
      </w:ins>
      <w:ins w:id="575" w:author="ewarner" w:date="2014-07-14T16:27:00Z">
        <w:r w:rsidR="002227C1">
          <w:rPr>
            <w:rFonts w:ascii="Times New Roman" w:hAnsi="Times New Roman" w:cs="Times New Roman"/>
            <w:sz w:val="24"/>
            <w:szCs w:val="24"/>
          </w:rPr>
          <w:t xml:space="preserve">oses of illustration, we have assumed this parameter to be zero. In other words we assume that there is no tolerance to yield reduction and </w:t>
        </w:r>
        <w:del w:id="576" w:author="NREL" w:date="2014-07-17T08:12:00Z">
          <w:r w:rsidR="002227C1" w:rsidDel="00141C4B">
            <w:rPr>
              <w:rFonts w:ascii="Times New Roman" w:hAnsi="Times New Roman" w:cs="Times New Roman"/>
              <w:sz w:val="24"/>
              <w:szCs w:val="24"/>
            </w:rPr>
            <w:delText>this the</w:delText>
          </w:r>
        </w:del>
      </w:ins>
      <w:ins w:id="577" w:author="NREL" w:date="2014-07-17T08:12:00Z">
        <w:r w:rsidR="00141C4B">
          <w:rPr>
            <w:rFonts w:ascii="Times New Roman" w:hAnsi="Times New Roman" w:cs="Times New Roman"/>
            <w:sz w:val="24"/>
            <w:szCs w:val="24"/>
          </w:rPr>
          <w:t>thus</w:t>
        </w:r>
      </w:ins>
      <w:ins w:id="578" w:author="ewarner" w:date="2014-07-14T16:27:00Z">
        <w:r w:rsidR="002227C1">
          <w:rPr>
            <w:rFonts w:ascii="Times New Roman" w:hAnsi="Times New Roman" w:cs="Times New Roman"/>
            <w:sz w:val="24"/>
            <w:szCs w:val="24"/>
          </w:rPr>
          <w:t xml:space="preserve"> blue water values reported should be viewed as maxima. In practices there will be some level of tolerance to yield that varies over geographic areas. As opposed to a yield maximizing model, </w:t>
        </w:r>
      </w:ins>
      <w:ins w:id="579" w:author="ewarner" w:date="2014-07-14T16:28:00Z">
        <w:r w:rsidR="002227C1">
          <w:rPr>
            <w:rFonts w:ascii="Times New Roman" w:hAnsi="Times New Roman" w:cs="Times New Roman"/>
            <w:sz w:val="24"/>
            <w:szCs w:val="24"/>
          </w:rPr>
          <w:t>which</w:t>
        </w:r>
      </w:ins>
      <w:ins w:id="580" w:author="ewarner" w:date="2014-07-14T16:27:00Z">
        <w:r w:rsidR="002227C1">
          <w:rPr>
            <w:rFonts w:ascii="Times New Roman" w:hAnsi="Times New Roman" w:cs="Times New Roman"/>
            <w:sz w:val="24"/>
            <w:szCs w:val="24"/>
          </w:rPr>
          <w:t xml:space="preserve"> </w:t>
        </w:r>
      </w:ins>
      <w:ins w:id="581" w:author="ewarner" w:date="2014-07-14T16:28:00Z">
        <w:r w:rsidR="002227C1">
          <w:rPr>
            <w:rFonts w:ascii="Times New Roman" w:hAnsi="Times New Roman" w:cs="Times New Roman"/>
            <w:sz w:val="24"/>
            <w:szCs w:val="24"/>
          </w:rPr>
          <w:t xml:space="preserve">is our default case, the model could be easily modified to be water maximizing with the appropriate data. </w:t>
        </w:r>
      </w:ins>
      <w:moveToRangeStart w:id="582" w:author="ewarner" w:date="2014-07-15T11:07:00Z" w:name="move393185751"/>
      <w:moveTo w:id="583" w:author="ewarner" w:date="2014-07-15T11:07:00Z">
        <w:r w:rsidR="00993461">
          <w:rPr>
            <w:rFonts w:ascii="Times New Roman" w:hAnsi="Times New Roman" w:cs="Times New Roman"/>
            <w:sz w:val="24"/>
            <w:szCs w:val="24"/>
          </w:rPr>
          <w:t>In our study we specifically differentiate “full growth” water consumption for a given climate and crop production from “actual” water consumption. Actual water consumption represents what a farmer applied and what is used by an agricultural crop. Actual water consumption</w:t>
        </w:r>
        <w:r w:rsidR="00993461" w:rsidRPr="00027A03">
          <w:rPr>
            <w:rFonts w:ascii="Times New Roman" w:hAnsi="Times New Roman" w:cs="Times New Roman"/>
            <w:sz w:val="24"/>
            <w:szCs w:val="24"/>
          </w:rPr>
          <w:t xml:space="preserve"> may </w:t>
        </w:r>
        <w:r w:rsidR="00993461">
          <w:rPr>
            <w:rFonts w:ascii="Times New Roman" w:hAnsi="Times New Roman" w:cs="Times New Roman"/>
            <w:sz w:val="24"/>
            <w:szCs w:val="24"/>
          </w:rPr>
          <w:t>be lower than “full growth” water consumption depending on the individual producer’s risk tolerance (i.e., yield reduction because of reduced water).</w:t>
        </w:r>
        <w:r w:rsidR="00993461" w:rsidRPr="00714FF5">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moveTo w:id="584" w:author="ewarner" w:date="2014-07-15T11:07:00Z">
        <w:r w:rsidR="00993461" w:rsidRPr="00714FF5">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"_ENREF_27" \o "Allen, (1998) #31"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27</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585" w:author="ewarner" w:date="2014-07-15T11:07:00Z">
        <w:r w:rsidR="00993461" w:rsidRPr="00714FF5">
          <w:rPr>
            <w:rFonts w:ascii="Times New Roman" w:hAnsi="Times New Roman" w:cs="Times New Roman"/>
            <w:sz w:val="24"/>
            <w:szCs w:val="24"/>
            <w:vertAlign w:val="superscript"/>
          </w:rPr>
          <w:fldChar w:fldCharType="end"/>
        </w:r>
        <w:r w:rsidR="00993461" w:rsidRPr="00027A03">
          <w:rPr>
            <w:rFonts w:ascii="Times New Roman" w:hAnsi="Times New Roman" w:cs="Times New Roman"/>
            <w:sz w:val="24"/>
            <w:szCs w:val="24"/>
          </w:rPr>
          <w:t xml:space="preserve"> </w:t>
        </w:r>
        <w:r w:rsidR="00993461">
          <w:rPr>
            <w:rFonts w:ascii="Times New Roman" w:hAnsi="Times New Roman" w:cs="Times New Roman"/>
            <w:sz w:val="24"/>
            <w:szCs w:val="24"/>
          </w:rPr>
          <w:t>For example, farmers may deliberately not irrigate if</w:t>
        </w:r>
        <w:r w:rsidR="00993461" w:rsidRPr="00027A03">
          <w:rPr>
            <w:rFonts w:ascii="Times New Roman" w:hAnsi="Times New Roman" w:cs="Times New Roman"/>
            <w:sz w:val="24"/>
            <w:szCs w:val="24"/>
          </w:rPr>
          <w:t xml:space="preserve"> local water </w:t>
        </w:r>
        <w:r w:rsidR="00993461">
          <w:rPr>
            <w:rFonts w:ascii="Times New Roman" w:hAnsi="Times New Roman" w:cs="Times New Roman"/>
            <w:sz w:val="24"/>
            <w:szCs w:val="24"/>
          </w:rPr>
          <w:t xml:space="preserve">resources are </w:t>
        </w:r>
        <w:r w:rsidR="00993461">
          <w:rPr>
            <w:rFonts w:ascii="Times New Roman" w:hAnsi="Times New Roman" w:cs="Times New Roman"/>
            <w:sz w:val="24"/>
            <w:szCs w:val="24"/>
          </w:rPr>
          <w:lastRenderedPageBreak/>
          <w:t>restricted (e.g., by physical availability, lack of irrigation infrastructure, or by public policy) or market conditions are such that irrigation is not cost-effective</w:t>
        </w:r>
        <w:r w:rsidR="00993461" w:rsidRPr="00027A03">
          <w:rPr>
            <w:rFonts w:ascii="Times New Roman" w:hAnsi="Times New Roman" w:cs="Times New Roman"/>
            <w:sz w:val="24"/>
            <w:szCs w:val="24"/>
          </w:rPr>
          <w:t>.</w:t>
        </w:r>
        <w:r w:rsidR="00993461">
          <w:rPr>
            <w:rFonts w:ascii="Times New Roman" w:hAnsi="Times New Roman" w:cs="Times New Roman"/>
            <w:sz w:val="24"/>
            <w:szCs w:val="24"/>
          </w:rPr>
          <w:t xml:space="preserve"> Water consumption and its effects have been measured differently across studies.</w:t>
        </w:r>
        <w:r w:rsidR="00993461" w:rsidRPr="007544CD">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moveTo w:id="586" w:author="ewarner" w:date="2014-07-15T11:07:00Z">
        <w:r w:rsidR="00993461" w:rsidRPr="007544CD">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"_ENREF_22" \o "Yeh, (2011) #73"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22</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587" w:author="ewarner" w:date="2014-07-15T11:07:00Z">
        <w:r w:rsidR="00993461" w:rsidRPr="007544CD">
          <w:rPr>
            <w:rFonts w:ascii="Times New Roman" w:hAnsi="Times New Roman" w:cs="Times New Roman"/>
            <w:sz w:val="24"/>
            <w:szCs w:val="24"/>
            <w:vertAlign w:val="superscript"/>
          </w:rPr>
          <w:fldChar w:fldCharType="end"/>
        </w:r>
        <w:r w:rsidR="00993461">
          <w:rPr>
            <w:rFonts w:ascii="Times New Roman" w:hAnsi="Times New Roman" w:cs="Times New Roman"/>
            <w:sz w:val="24"/>
            <w:szCs w:val="24"/>
          </w:rPr>
          <w:t xml:space="preserve"> Literature focused on total water consumption is mostly based on evaluating self-reported blue water use combined with green water use estimates.</w:t>
        </w:r>
      </w:moveTo>
      <w:commentRangeEnd w:id="573"/>
      <w:r w:rsidR="00E75D22">
        <w:rPr>
          <w:rStyle w:val="CommentReference"/>
        </w:rPr>
        <w:commentReference w:id="573"/>
      </w:r>
    </w:p>
    <w:moveToRangeEnd w:id="582"/>
    <w:p w14:paraId="2686A9B2" w14:textId="7505BF92" w:rsidR="00D0323B" w:rsidRPr="00566E7F" w:rsidRDefault="00D0323B" w:rsidP="00D0323B">
      <w:pPr>
        <w:spacing w:line="480" w:lineRule="auto"/>
        <w:ind w:firstLine="720"/>
        <w:rPr>
          <w:rFonts w:ascii="Times New Roman" w:hAnsi="Times New Roman" w:cs="Times New Roman"/>
          <w:sz w:val="24"/>
          <w:szCs w:val="24"/>
        </w:rPr>
      </w:pPr>
      <w:r w:rsidRPr="00566E7F">
        <w:rPr>
          <w:rFonts w:ascii="Times New Roman" w:hAnsi="Times New Roman" w:cs="Times New Roman"/>
          <w:sz w:val="24"/>
          <w:szCs w:val="24"/>
        </w:rPr>
        <w:t xml:space="preserve">Green water </w:t>
      </w:r>
      <w:r>
        <w:rPr>
          <w:rFonts w:ascii="Times New Roman" w:hAnsi="Times New Roman" w:cs="Times New Roman"/>
          <w:sz w:val="24"/>
          <w:szCs w:val="24"/>
        </w:rPr>
        <w:t>(M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 xml:space="preserve">is determined by the available soil water </w:t>
      </w:r>
      <w:r>
        <w:rPr>
          <w:rFonts w:ascii="Times New Roman" w:hAnsi="Times New Roman" w:cs="Times New Roman"/>
          <w:sz w:val="24"/>
          <w:szCs w:val="24"/>
        </w:rPr>
        <w:t xml:space="preserve">and </w:t>
      </w:r>
      <w:r w:rsidRPr="00566E7F">
        <w:rPr>
          <w:rFonts w:ascii="Times New Roman" w:hAnsi="Times New Roman" w:cs="Times New Roman"/>
          <w:sz w:val="24"/>
          <w:szCs w:val="24"/>
        </w:rPr>
        <w:t>crop evapotranspi</w:t>
      </w:r>
      <w:bookmarkStart w:id="588" w:name="_GoBack"/>
      <w:bookmarkEnd w:id="588"/>
      <w:r w:rsidRPr="00566E7F">
        <w:rPr>
          <w:rFonts w:ascii="Times New Roman" w:hAnsi="Times New Roman" w:cs="Times New Roman"/>
          <w:sz w:val="24"/>
          <w:szCs w:val="24"/>
        </w:rPr>
        <w:t>ration</w:t>
      </w:r>
      <w:r>
        <w:rPr>
          <w:rFonts w:ascii="Times New Roman" w:hAnsi="Times New Roman" w:cs="Times New Roman"/>
          <w:sz w:val="24"/>
          <w:szCs w:val="24"/>
        </w:rPr>
        <w:t xml:space="preserve"> rates</w:t>
      </w:r>
      <w:r w:rsidRPr="00566E7F">
        <w:rPr>
          <w:rFonts w:ascii="Times New Roman" w:hAnsi="Times New Roman" w:cs="Times New Roman"/>
          <w:sz w:val="24"/>
          <w:szCs w:val="24"/>
        </w:rPr>
        <w:t xml:space="preserve">. </w:t>
      </w:r>
      <w:r>
        <w:rPr>
          <w:rFonts w:ascii="Times New Roman" w:hAnsi="Times New Roman" w:cs="Times New Roman"/>
          <w:sz w:val="24"/>
          <w:szCs w:val="24"/>
        </w:rPr>
        <w:t xml:space="preserve">Available soil water is constrained </w:t>
      </w:r>
      <w:r w:rsidRPr="00566E7F">
        <w:rPr>
          <w:rFonts w:ascii="Times New Roman" w:hAnsi="Times New Roman" w:cs="Times New Roman"/>
          <w:sz w:val="24"/>
          <w:szCs w:val="24"/>
        </w:rPr>
        <w:t>as determined by average precipitation and soil texture</w:t>
      </w:r>
      <w:r>
        <w:rPr>
          <w:rFonts w:ascii="Times New Roman" w:hAnsi="Times New Roman" w:cs="Times New Roman"/>
          <w:sz w:val="24"/>
          <w:szCs w:val="24"/>
        </w:rPr>
        <w:t>.</w:t>
      </w:r>
      <w:r w:rsidRPr="00566E7F">
        <w:rPr>
          <w:rFonts w:ascii="Times New Roman" w:hAnsi="Times New Roman" w:cs="Times New Roman"/>
          <w:sz w:val="24"/>
          <w:szCs w:val="24"/>
        </w:rPr>
        <w:t xml:space="preserve"> </w:t>
      </w:r>
      <w:r>
        <w:rPr>
          <w:rFonts w:ascii="Times New Roman" w:hAnsi="Times New Roman" w:cs="Times New Roman"/>
          <w:sz w:val="24"/>
          <w:szCs w:val="24"/>
        </w:rPr>
        <w:t>Crop e</w:t>
      </w:r>
      <w:r w:rsidRPr="00566E7F">
        <w:rPr>
          <w:rFonts w:ascii="Times New Roman" w:hAnsi="Times New Roman" w:cs="Times New Roman"/>
          <w:sz w:val="24"/>
          <w:szCs w:val="24"/>
        </w:rPr>
        <w:t>vapot</w:t>
      </w:r>
      <w:r>
        <w:rPr>
          <w:rFonts w:ascii="Times New Roman" w:hAnsi="Times New Roman" w:cs="Times New Roman"/>
          <w:sz w:val="24"/>
          <w:szCs w:val="24"/>
        </w:rPr>
        <w:t>ranspiration is calculated based on an evapotranspiration reference surface</w:t>
      </w:r>
      <w:ins w:id="589" w:author="NREL" w:date="2014-07-17T11:06:00Z">
        <w:r w:rsidR="002F29ED">
          <w:rPr>
            <w:rFonts w:ascii="Times New Roman" w:hAnsi="Times New Roman" w:cs="Times New Roman"/>
            <w:sz w:val="24"/>
            <w:szCs w:val="24"/>
          </w:rPr>
          <w:t xml:space="preserve"> (i.e., the ET of a natural ecosystem)</w:t>
        </w:r>
      </w:ins>
      <w:r>
        <w:rPr>
          <w:rFonts w:ascii="Times New Roman" w:hAnsi="Times New Roman" w:cs="Times New Roman"/>
          <w:sz w:val="24"/>
          <w:szCs w:val="24"/>
        </w:rPr>
        <w:t xml:space="preserve"> and an endogenous or exogenous </w:t>
      </w:r>
      <w:r w:rsidR="009F7DEA">
        <w:rPr>
          <w:rFonts w:ascii="Times New Roman" w:hAnsi="Times New Roman" w:cs="Times New Roman"/>
          <w:sz w:val="24"/>
          <w:szCs w:val="24"/>
        </w:rPr>
        <w:t xml:space="preserve">(user-defined) </w:t>
      </w:r>
      <w:r>
        <w:rPr>
          <w:rFonts w:ascii="Times New Roman" w:hAnsi="Times New Roman" w:cs="Times New Roman"/>
          <w:sz w:val="24"/>
          <w:szCs w:val="24"/>
        </w:rPr>
        <w:t>crop coefficient</w:t>
      </w:r>
      <w:r w:rsidRPr="00566E7F">
        <w:rPr>
          <w:rFonts w:ascii="Times New Roman" w:hAnsi="Times New Roman" w:cs="Times New Roman"/>
          <w:sz w:val="24"/>
          <w:szCs w:val="24"/>
        </w:rPr>
        <w:t>.</w:t>
      </w:r>
      <w:r>
        <w:rPr>
          <w:rFonts w:ascii="Times New Roman" w:hAnsi="Times New Roman" w:cs="Times New Roman"/>
          <w:sz w:val="24"/>
          <w:szCs w:val="24"/>
        </w:rPr>
        <w:t xml:space="preserve"> </w:t>
      </w:r>
      <w:ins w:id="590" w:author="NREL" w:date="2014-07-17T08:26:00Z">
        <w:r w:rsidR="0079080D">
          <w:rPr>
            <w:rFonts w:ascii="Times New Roman" w:hAnsi="Times New Roman" w:cs="Times New Roman"/>
            <w:sz w:val="24"/>
            <w:szCs w:val="24"/>
          </w:rPr>
          <w:t xml:space="preserve">The reference surface evapotranspiration is calculated using the daily time step method outlined in Chapter 4 </w:t>
        </w:r>
      </w:ins>
      <w:ins w:id="591" w:author="NREL" w:date="2014-07-17T08:27:00Z">
        <w:r w:rsidR="0079080D">
          <w:rPr>
            <w:rFonts w:ascii="Times New Roman" w:hAnsi="Times New Roman" w:cs="Times New Roman"/>
            <w:sz w:val="24"/>
            <w:szCs w:val="24"/>
          </w:rPr>
          <w:t>of FAO paper number 56.</w:t>
        </w:r>
        <w:r w:rsidR="0079080D" w:rsidRPr="0079080D">
          <w:rPr>
            <w:rFonts w:ascii="Times New Roman" w:hAnsi="Times New Roman" w:cs="Times New Roman"/>
            <w:sz w:val="24"/>
            <w:szCs w:val="24"/>
            <w:vertAlign w:val="superscript"/>
          </w:rPr>
          <w:t xml:space="preserve"> </w:t>
        </w:r>
        <w:r w:rsidR="0079080D" w:rsidRPr="009E1CF6">
          <w:rPr>
            <w:rFonts w:ascii="Times New Roman" w:hAnsi="Times New Roman" w:cs="Times New Roman"/>
            <w:sz w:val="24"/>
            <w:szCs w:val="24"/>
            <w:vertAlign w:val="superscript"/>
          </w:rPr>
          <w:fldChar w:fldCharType="begin"/>
        </w:r>
        <w:r w:rsidR="0079080D">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9080D" w:rsidRPr="009E1CF6">
          <w:rPr>
            <w:rFonts w:ascii="Times New Roman" w:hAnsi="Times New Roman" w:cs="Times New Roman"/>
            <w:sz w:val="24"/>
            <w:szCs w:val="24"/>
            <w:vertAlign w:val="superscript"/>
          </w:rPr>
          <w:fldChar w:fldCharType="separate"/>
        </w:r>
        <w:r w:rsidR="0079080D">
          <w:rPr>
            <w:rFonts w:ascii="Times New Roman" w:hAnsi="Times New Roman" w:cs="Times New Roman"/>
            <w:noProof/>
            <w:sz w:val="24"/>
            <w:szCs w:val="24"/>
            <w:vertAlign w:val="superscript"/>
          </w:rPr>
          <w:t>(</w:t>
        </w:r>
        <w:r w:rsidR="0079080D">
          <w:fldChar w:fldCharType="begin"/>
        </w:r>
        <w:r w:rsidR="0079080D">
          <w:instrText xml:space="preserve"> HYPERLINK \l "_ENREF_27" \o "Allen, (1998) #31" </w:instrText>
        </w:r>
        <w:r w:rsidR="0079080D">
          <w:fldChar w:fldCharType="separate"/>
        </w:r>
        <w:r w:rsidR="0079080D">
          <w:rPr>
            <w:rFonts w:ascii="Times New Roman" w:hAnsi="Times New Roman" w:cs="Times New Roman"/>
            <w:noProof/>
            <w:sz w:val="24"/>
            <w:szCs w:val="24"/>
            <w:vertAlign w:val="superscript"/>
          </w:rPr>
          <w:t>27</w:t>
        </w:r>
        <w:r w:rsidR="0079080D">
          <w:rPr>
            <w:rFonts w:ascii="Times New Roman" w:hAnsi="Times New Roman" w:cs="Times New Roman"/>
            <w:noProof/>
            <w:sz w:val="24"/>
            <w:szCs w:val="24"/>
            <w:vertAlign w:val="superscript"/>
          </w:rPr>
          <w:fldChar w:fldCharType="end"/>
        </w:r>
        <w:r w:rsidR="0079080D">
          <w:rPr>
            <w:rFonts w:ascii="Times New Roman" w:hAnsi="Times New Roman" w:cs="Times New Roman"/>
            <w:noProof/>
            <w:sz w:val="24"/>
            <w:szCs w:val="24"/>
            <w:vertAlign w:val="superscript"/>
          </w:rPr>
          <w:t>)</w:t>
        </w:r>
        <w:r w:rsidR="0079080D" w:rsidRPr="009E1CF6">
          <w:rPr>
            <w:rFonts w:ascii="Times New Roman" w:hAnsi="Times New Roman" w:cs="Times New Roman"/>
            <w:sz w:val="24"/>
            <w:szCs w:val="24"/>
            <w:vertAlign w:val="superscript"/>
          </w:rPr>
          <w:fldChar w:fldCharType="end"/>
        </w:r>
        <w:r w:rsidR="0079080D">
          <w:rPr>
            <w:rFonts w:ascii="Times New Roman" w:hAnsi="Times New Roman" w:cs="Times New Roman"/>
            <w:sz w:val="24"/>
            <w:szCs w:val="24"/>
          </w:rPr>
          <w:t xml:space="preserve"> </w:t>
        </w:r>
      </w:ins>
      <w:ins w:id="592" w:author="NREL" w:date="2014-07-17T08:28:00Z">
        <w:r w:rsidR="0079080D">
          <w:rPr>
            <w:rFonts w:ascii="Times New Roman" w:hAnsi="Times New Roman" w:cs="Times New Roman"/>
            <w:sz w:val="24"/>
            <w:szCs w:val="24"/>
          </w:rPr>
          <w:t xml:space="preserve"> The crop coefficient</w:t>
        </w:r>
      </w:ins>
      <w:ins w:id="593" w:author="NREL" w:date="2014-07-17T08:29:00Z">
        <w:r w:rsidR="0079080D">
          <w:rPr>
            <w:rFonts w:ascii="Times New Roman" w:hAnsi="Times New Roman" w:cs="Times New Roman"/>
            <w:sz w:val="24"/>
            <w:szCs w:val="24"/>
          </w:rPr>
          <w:t xml:space="preserve"> (K</w:t>
        </w:r>
        <w:r w:rsidR="0079080D" w:rsidRPr="0079080D">
          <w:rPr>
            <w:rFonts w:ascii="Times New Roman" w:hAnsi="Times New Roman" w:cs="Times New Roman"/>
            <w:sz w:val="24"/>
            <w:szCs w:val="24"/>
            <w:vertAlign w:val="subscript"/>
            <w:rPrChange w:id="594" w:author="NREL" w:date="2014-07-17T08:29:00Z">
              <w:rPr>
                <w:rFonts w:ascii="Times New Roman" w:hAnsi="Times New Roman" w:cs="Times New Roman"/>
                <w:sz w:val="24"/>
                <w:szCs w:val="24"/>
              </w:rPr>
            </w:rPrChange>
          </w:rPr>
          <w:t>c</w:t>
        </w:r>
        <w:r w:rsidR="0079080D">
          <w:rPr>
            <w:rFonts w:ascii="Times New Roman" w:hAnsi="Times New Roman" w:cs="Times New Roman"/>
            <w:sz w:val="24"/>
            <w:szCs w:val="24"/>
          </w:rPr>
          <w:t>)</w:t>
        </w:r>
      </w:ins>
      <w:ins w:id="595" w:author="NREL" w:date="2014-07-17T08:28:00Z">
        <w:r w:rsidR="0079080D">
          <w:rPr>
            <w:rFonts w:ascii="Times New Roman" w:hAnsi="Times New Roman" w:cs="Times New Roman"/>
            <w:sz w:val="24"/>
            <w:szCs w:val="24"/>
          </w:rPr>
          <w:t xml:space="preserve"> in our model can be either exogenous or calculated endogenously. The illustrative results presented in this paper are based on the endogenous calculation of </w:t>
        </w:r>
      </w:ins>
      <w:ins w:id="596" w:author="NREL" w:date="2014-07-17T08:31:00Z">
        <w:r w:rsidR="0079080D">
          <w:rPr>
            <w:rFonts w:ascii="Times New Roman" w:hAnsi="Times New Roman" w:cs="Times New Roman"/>
            <w:sz w:val="24"/>
            <w:szCs w:val="24"/>
          </w:rPr>
          <w:t>K</w:t>
        </w:r>
        <w:r w:rsidR="0079080D" w:rsidRPr="0079080D">
          <w:rPr>
            <w:rFonts w:ascii="Times New Roman" w:hAnsi="Times New Roman" w:cs="Times New Roman"/>
            <w:sz w:val="24"/>
            <w:szCs w:val="24"/>
            <w:vertAlign w:val="subscript"/>
            <w:rPrChange w:id="597" w:author="NREL" w:date="2014-07-17T08:31:00Z">
              <w:rPr>
                <w:rFonts w:ascii="Times New Roman" w:hAnsi="Times New Roman" w:cs="Times New Roman"/>
                <w:sz w:val="24"/>
                <w:szCs w:val="24"/>
              </w:rPr>
            </w:rPrChange>
          </w:rPr>
          <w:t>c</w:t>
        </w:r>
        <w:r w:rsidR="0079080D">
          <w:rPr>
            <w:rFonts w:ascii="Times New Roman" w:hAnsi="Times New Roman" w:cs="Times New Roman"/>
            <w:sz w:val="24"/>
            <w:szCs w:val="24"/>
          </w:rPr>
          <w:t xml:space="preserve">. </w:t>
        </w:r>
      </w:ins>
      <w:ins w:id="598" w:author="ewarner" w:date="2014-07-14T16:30:00Z">
        <w:r w:rsidR="00E955F0">
          <w:rPr>
            <w:rFonts w:ascii="Times New Roman" w:hAnsi="Times New Roman" w:cs="Times New Roman"/>
            <w:sz w:val="24"/>
            <w:szCs w:val="24"/>
          </w:rPr>
          <w:t>For the endogenous crop coefficient calculation, the model uses the single crop coefficient approach as outlined in Chapter 6 of FAO paper number 56.</w:t>
        </w:r>
      </w:ins>
      <w:r w:rsidR="00E955F0" w:rsidRPr="00E955F0">
        <w:rPr>
          <w:rFonts w:ascii="Times New Roman" w:hAnsi="Times New Roman" w:cs="Times New Roman"/>
          <w:sz w:val="24"/>
          <w:szCs w:val="24"/>
          <w:vertAlign w:val="superscript"/>
          <w:rPrChange w:id="599" w:author="ewarner" w:date="2014-07-14T16:32: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955F0" w:rsidRPr="00E955F0">
        <w:rPr>
          <w:rFonts w:ascii="Times New Roman" w:hAnsi="Times New Roman" w:cs="Times New Roman"/>
          <w:sz w:val="24"/>
          <w:szCs w:val="24"/>
          <w:vertAlign w:val="superscript"/>
          <w:rPrChange w:id="600" w:author="ewarner" w:date="2014-07-14T16:32: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E955F0" w:rsidRPr="00E955F0">
        <w:rPr>
          <w:rFonts w:ascii="Times New Roman" w:hAnsi="Times New Roman" w:cs="Times New Roman"/>
          <w:sz w:val="24"/>
          <w:szCs w:val="24"/>
          <w:vertAlign w:val="superscript"/>
          <w:rPrChange w:id="601" w:author="ewarner" w:date="2014-07-14T16:32:00Z">
            <w:rPr>
              <w:rFonts w:ascii="Times New Roman" w:hAnsi="Times New Roman" w:cs="Times New Roman"/>
              <w:sz w:val="24"/>
              <w:szCs w:val="24"/>
            </w:rPr>
          </w:rPrChange>
        </w:rPr>
        <w:fldChar w:fldCharType="end"/>
      </w:r>
      <w:commentRangeStart w:id="602"/>
      <w:del w:id="603" w:author="ewarner" w:date="2014-07-14T16:31:00Z">
        <w:r w:rsidDel="00E955F0">
          <w:rPr>
            <w:rFonts w:ascii="Times New Roman" w:hAnsi="Times New Roman" w:cs="Times New Roman"/>
            <w:sz w:val="24"/>
            <w:szCs w:val="24"/>
          </w:rPr>
          <w:delText xml:space="preserve">Behind the crop coefficient curve and reference surface calculations </w:delText>
        </w:r>
        <w:r w:rsidR="00882C7E" w:rsidDel="00E955F0">
          <w:rPr>
            <w:rFonts w:ascii="Times New Roman" w:hAnsi="Times New Roman" w:cs="Times New Roman"/>
            <w:sz w:val="24"/>
            <w:szCs w:val="24"/>
          </w:rPr>
          <w:delText xml:space="preserve">are </w:delText>
        </w:r>
        <w:r w:rsidDel="00E955F0">
          <w:rPr>
            <w:rFonts w:ascii="Times New Roman" w:hAnsi="Times New Roman" w:cs="Times New Roman"/>
            <w:sz w:val="24"/>
            <w:szCs w:val="24"/>
          </w:rPr>
          <w:delText>climate and soil input data and other user</w:delText>
        </w:r>
        <w:r w:rsidR="009F7DEA" w:rsidDel="00E955F0">
          <w:rPr>
            <w:rFonts w:ascii="Times New Roman" w:hAnsi="Times New Roman" w:cs="Times New Roman"/>
            <w:sz w:val="24"/>
            <w:szCs w:val="24"/>
          </w:rPr>
          <w:delText>-</w:delText>
        </w:r>
        <w:r w:rsidDel="00E955F0">
          <w:rPr>
            <w:rFonts w:ascii="Times New Roman" w:hAnsi="Times New Roman" w:cs="Times New Roman"/>
            <w:sz w:val="24"/>
            <w:szCs w:val="24"/>
          </w:rPr>
          <w:delText>determined assumptions.</w:delText>
        </w:r>
      </w:del>
      <w:ins w:id="604" w:author="ewarner" w:date="2014-07-14T16:31:00Z">
        <w:r w:rsidR="00E955F0" w:rsidDel="00E955F0">
          <w:rPr>
            <w:rStyle w:val="FootnoteReference"/>
            <w:rFonts w:ascii="Times New Roman" w:hAnsi="Times New Roman"/>
            <w:sz w:val="24"/>
            <w:szCs w:val="24"/>
          </w:rPr>
          <w:t xml:space="preserve"> </w:t>
        </w:r>
      </w:ins>
      <w:ins w:id="605" w:author="NREL" w:date="2014-07-17T08:36:00Z">
        <w:r w:rsidR="00AB606F">
          <w:rPr>
            <w:rFonts w:ascii="Times New Roman" w:hAnsi="Times New Roman"/>
            <w:sz w:val="24"/>
            <w:szCs w:val="24"/>
          </w:rPr>
          <w:t xml:space="preserve"> In our model, the K</w:t>
        </w:r>
        <w:r w:rsidR="00AB606F">
          <w:rPr>
            <w:rFonts w:ascii="Times New Roman" w:hAnsi="Times New Roman"/>
            <w:sz w:val="24"/>
            <w:szCs w:val="24"/>
            <w:vertAlign w:val="subscript"/>
          </w:rPr>
          <w:t>c</w:t>
        </w:r>
        <w:r w:rsidR="00AB606F">
          <w:rPr>
            <w:rFonts w:ascii="Times New Roman" w:hAnsi="Times New Roman"/>
            <w:sz w:val="24"/>
            <w:szCs w:val="24"/>
          </w:rPr>
          <w:t xml:space="preserve"> curve is constructed to </w:t>
        </w:r>
      </w:ins>
      <w:ins w:id="606" w:author="NREL" w:date="2014-07-17T08:37:00Z">
        <w:r w:rsidR="00AB606F">
          <w:rPr>
            <w:rFonts w:ascii="Times New Roman" w:hAnsi="Times New Roman"/>
            <w:sz w:val="24"/>
            <w:szCs w:val="24"/>
          </w:rPr>
          <w:t>reflect</w:t>
        </w:r>
      </w:ins>
      <w:ins w:id="607" w:author="NREL" w:date="2014-07-17T08:36:00Z">
        <w:r w:rsidR="00AB606F">
          <w:rPr>
            <w:rFonts w:ascii="Times New Roman" w:hAnsi="Times New Roman"/>
            <w:sz w:val="24"/>
            <w:szCs w:val="24"/>
          </w:rPr>
          <w:t xml:space="preserve"> </w:t>
        </w:r>
      </w:ins>
      <w:ins w:id="608" w:author="NREL" w:date="2014-07-17T08:37:00Z">
        <w:r w:rsidR="00AB606F">
          <w:rPr>
            <w:rFonts w:ascii="Times New Roman" w:hAnsi="Times New Roman"/>
            <w:sz w:val="24"/>
            <w:szCs w:val="24"/>
          </w:rPr>
          <w:t xml:space="preserve">various wetting events, variable growing seasons (spring-summer rotations, winter rotations, and </w:t>
        </w:r>
      </w:ins>
      <w:ins w:id="609" w:author="NREL" w:date="2014-07-17T08:38:00Z">
        <w:r w:rsidR="00AB606F">
          <w:rPr>
            <w:rFonts w:ascii="Times New Roman" w:hAnsi="Times New Roman"/>
            <w:sz w:val="24"/>
            <w:szCs w:val="24"/>
          </w:rPr>
          <w:t>perennial</w:t>
        </w:r>
      </w:ins>
      <w:ins w:id="610" w:author="NREL" w:date="2014-07-17T08:37:00Z">
        <w:r w:rsidR="00AB606F">
          <w:rPr>
            <w:rFonts w:ascii="Times New Roman" w:hAnsi="Times New Roman"/>
            <w:sz w:val="24"/>
            <w:szCs w:val="24"/>
          </w:rPr>
          <w:t xml:space="preserve"> crops)</w:t>
        </w:r>
      </w:ins>
      <w:ins w:id="611" w:author="NREL" w:date="2014-07-17T08:38:00Z">
        <w:r w:rsidR="00AB606F">
          <w:rPr>
            <w:rFonts w:ascii="Times New Roman" w:hAnsi="Times New Roman"/>
            <w:sz w:val="24"/>
            <w:szCs w:val="24"/>
          </w:rPr>
          <w:t>, and variable soil textures.</w:t>
        </w:r>
      </w:ins>
      <w:del w:id="612" w:author="ewarner" w:date="2014-07-14T16:31:00Z">
        <w:r w:rsidR="006C0AC7" w:rsidDel="00E955F0">
          <w:rPr>
            <w:rStyle w:val="FootnoteReference"/>
            <w:rFonts w:ascii="Times New Roman" w:hAnsi="Times New Roman"/>
            <w:sz w:val="24"/>
            <w:szCs w:val="24"/>
          </w:rPr>
          <w:footnoteReference w:id="3"/>
        </w:r>
      </w:del>
      <w:commentRangeEnd w:id="602"/>
      <w:r w:rsidR="002227C1">
        <w:rPr>
          <w:rStyle w:val="CommentReference"/>
        </w:rPr>
        <w:commentReference w:id="602"/>
      </w:r>
    </w:p>
    <w:p w14:paraId="169AC7CB" w14:textId="2C0319EF" w:rsidR="005662BB" w:rsidRDefault="00566E7F"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proofErr w:type="spellStart"/>
      <w:r w:rsidR="000027F1">
        <w:rPr>
          <w:rFonts w:ascii="Times New Roman" w:hAnsi="Times New Roman" w:cs="Times New Roman"/>
          <w:sz w:val="24"/>
          <w:szCs w:val="24"/>
        </w:rPr>
        <w:t>BioSpatial</w:t>
      </w:r>
      <w:proofErr w:type="spellEnd"/>
      <w:r w:rsidR="000027F1">
        <w:rPr>
          <w:rFonts w:ascii="Times New Roman" w:hAnsi="Times New Roman" w:cs="Times New Roman"/>
          <w:sz w:val="24"/>
          <w:szCs w:val="24"/>
        </w:rPr>
        <w:t xml:space="preserve">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STATSGO2 crops are </w:t>
      </w:r>
      <w:ins w:id="615" w:author="ewarner" w:date="2014-07-14T16:32:00Z">
        <w:r w:rsidR="00E955F0">
          <w:rPr>
            <w:rFonts w:ascii="Times New Roman" w:hAnsi="Times New Roman" w:cs="Times New Roman"/>
            <w:sz w:val="24"/>
            <w:szCs w:val="24"/>
          </w:rPr>
          <w:t xml:space="preserve">also </w:t>
        </w:r>
      </w:ins>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ins w:id="616" w:author="NREL" w:date="2014-07-17T11:03:00Z">
        <w:r w:rsidR="002F29ED">
          <w:rPr>
            <w:rFonts w:ascii="Times New Roman" w:hAnsi="Times New Roman" w:cs="Times New Roman"/>
            <w:sz w:val="24"/>
            <w:szCs w:val="24"/>
          </w:rPr>
          <w:t>The</w:t>
        </w:r>
      </w:ins>
      <w:ins w:id="617" w:author="NREL" w:date="2014-07-17T10:59:00Z">
        <w:r w:rsidR="002F29ED">
          <w:rPr>
            <w:rFonts w:ascii="Times New Roman" w:hAnsi="Times New Roman" w:cs="Times New Roman"/>
            <w:sz w:val="24"/>
            <w:szCs w:val="24"/>
          </w:rPr>
          <w:t xml:space="preserve"> “product-purpose” allocation approach</w:t>
        </w:r>
      </w:ins>
      <w:ins w:id="618" w:author="NREL" w:date="2014-07-17T11:03:00Z">
        <w:r w:rsidR="002F29ED">
          <w:rPr>
            <w:rFonts w:ascii="Times New Roman" w:hAnsi="Times New Roman" w:cs="Times New Roman"/>
            <w:sz w:val="24"/>
            <w:szCs w:val="24"/>
          </w:rPr>
          <w:t xml:space="preserve"> is used in our model</w:t>
        </w:r>
      </w:ins>
      <w:ins w:id="619" w:author="NREL" w:date="2014-07-17T10:59:00Z">
        <w:r w:rsidR="002F29ED">
          <w:rPr>
            <w:rFonts w:ascii="Times New Roman" w:hAnsi="Times New Roman" w:cs="Times New Roman"/>
            <w:sz w:val="24"/>
            <w:szCs w:val="24"/>
          </w:rPr>
          <w:t xml:space="preserve"> with regard to attributing a given water footprint to an agricultural </w:t>
        </w:r>
        <w:r w:rsidR="002F29ED">
          <w:rPr>
            <w:rFonts w:ascii="Times New Roman" w:hAnsi="Times New Roman" w:cs="Times New Roman"/>
            <w:sz w:val="24"/>
            <w:szCs w:val="24"/>
          </w:rPr>
          <w:lastRenderedPageBreak/>
          <w:t>crop</w:t>
        </w:r>
      </w:ins>
      <w:ins w:id="620" w:author="NREL" w:date="2014-07-17T11:03:00Z">
        <w:r w:rsidR="002F29ED">
          <w:rPr>
            <w:rFonts w:ascii="Times New Roman" w:hAnsi="Times New Roman" w:cs="Times New Roman"/>
            <w:sz w:val="24"/>
            <w:szCs w:val="24"/>
          </w:rPr>
          <w:t>/product</w:t>
        </w:r>
      </w:ins>
      <w:ins w:id="621" w:author="NREL" w:date="2014-07-17T10:59:00Z">
        <w:r w:rsidR="002F29ED">
          <w:rPr>
            <w:rFonts w:ascii="Times New Roman" w:hAnsi="Times New Roman" w:cs="Times New Roman"/>
            <w:sz w:val="24"/>
            <w:szCs w:val="24"/>
          </w:rPr>
          <w:t>. For example, the water</w:t>
        </w:r>
      </w:ins>
      <w:ins w:id="622" w:author="NREL" w:date="2014-07-17T11:00:00Z">
        <w:r w:rsidR="002F29ED">
          <w:rPr>
            <w:rFonts w:ascii="Times New Roman" w:hAnsi="Times New Roman" w:cs="Times New Roman"/>
            <w:sz w:val="24"/>
            <w:szCs w:val="24"/>
          </w:rPr>
          <w:t xml:space="preserve"> </w:t>
        </w:r>
      </w:ins>
      <w:ins w:id="623" w:author="NREL" w:date="2014-07-17T10:59:00Z">
        <w:r w:rsidR="002F29ED">
          <w:rPr>
            <w:rFonts w:ascii="Times New Roman" w:hAnsi="Times New Roman" w:cs="Times New Roman"/>
            <w:sz w:val="24"/>
            <w:szCs w:val="24"/>
          </w:rPr>
          <w:t xml:space="preserve">footprint </w:t>
        </w:r>
      </w:ins>
      <w:ins w:id="624" w:author="NREL" w:date="2014-07-17T11:00:00Z">
        <w:r w:rsidR="002F29ED">
          <w:rPr>
            <w:rFonts w:ascii="Times New Roman" w:hAnsi="Times New Roman" w:cs="Times New Roman"/>
            <w:sz w:val="24"/>
            <w:szCs w:val="24"/>
          </w:rPr>
          <w:t>attributed to growing corn grain is</w:t>
        </w:r>
      </w:ins>
      <w:ins w:id="625" w:author="NREL" w:date="2014-07-17T11:03:00Z">
        <w:r w:rsidR="002F29ED">
          <w:rPr>
            <w:rFonts w:ascii="Times New Roman" w:hAnsi="Times New Roman" w:cs="Times New Roman"/>
            <w:sz w:val="24"/>
            <w:szCs w:val="24"/>
          </w:rPr>
          <w:t xml:space="preserve"> fully</w:t>
        </w:r>
      </w:ins>
      <w:ins w:id="626" w:author="NREL" w:date="2014-07-17T11:00:00Z">
        <w:r w:rsidR="002F29ED">
          <w:rPr>
            <w:rFonts w:ascii="Times New Roman" w:hAnsi="Times New Roman" w:cs="Times New Roman"/>
            <w:sz w:val="24"/>
            <w:szCs w:val="24"/>
          </w:rPr>
          <w:t xml:space="preserve"> attributed the corn grain. However, if one were to include the harvest of corn grain and corn </w:t>
        </w:r>
        <w:proofErr w:type="spellStart"/>
        <w:r w:rsidR="002F29ED">
          <w:rPr>
            <w:rFonts w:ascii="Times New Roman" w:hAnsi="Times New Roman" w:cs="Times New Roman"/>
            <w:sz w:val="24"/>
            <w:szCs w:val="24"/>
          </w:rPr>
          <w:t>stover</w:t>
        </w:r>
        <w:proofErr w:type="spellEnd"/>
        <w:r w:rsidR="002F29ED">
          <w:rPr>
            <w:rFonts w:ascii="Times New Roman" w:hAnsi="Times New Roman" w:cs="Times New Roman"/>
            <w:sz w:val="24"/>
            <w:szCs w:val="24"/>
          </w:rPr>
          <w:t xml:space="preserve">, the water footprint </w:t>
        </w:r>
      </w:ins>
      <w:ins w:id="627" w:author="NREL" w:date="2014-07-17T11:01:00Z">
        <w:r w:rsidR="002F29ED">
          <w:rPr>
            <w:rFonts w:ascii="Times New Roman" w:hAnsi="Times New Roman" w:cs="Times New Roman"/>
            <w:sz w:val="24"/>
            <w:szCs w:val="24"/>
          </w:rPr>
          <w:t>could</w:t>
        </w:r>
      </w:ins>
      <w:ins w:id="628" w:author="NREL" w:date="2014-07-17T11:00:00Z">
        <w:r w:rsidR="002F29ED">
          <w:rPr>
            <w:rFonts w:ascii="Times New Roman" w:hAnsi="Times New Roman" w:cs="Times New Roman"/>
            <w:sz w:val="24"/>
            <w:szCs w:val="24"/>
          </w:rPr>
          <w:t xml:space="preserve"> be</w:t>
        </w:r>
      </w:ins>
      <w:ins w:id="629" w:author="NREL" w:date="2014-07-17T11:04:00Z">
        <w:r w:rsidR="002F29ED">
          <w:rPr>
            <w:rFonts w:ascii="Times New Roman" w:hAnsi="Times New Roman" w:cs="Times New Roman"/>
            <w:sz w:val="24"/>
            <w:szCs w:val="24"/>
          </w:rPr>
          <w:t xml:space="preserve"> easily be</w:t>
        </w:r>
      </w:ins>
      <w:ins w:id="630" w:author="NREL" w:date="2014-07-17T11:00:00Z">
        <w:r w:rsidR="002F29ED">
          <w:rPr>
            <w:rFonts w:ascii="Times New Roman" w:hAnsi="Times New Roman" w:cs="Times New Roman"/>
            <w:sz w:val="24"/>
            <w:szCs w:val="24"/>
          </w:rPr>
          <w:t xml:space="preserve"> allocated </w:t>
        </w:r>
      </w:ins>
      <w:ins w:id="631" w:author="NREL" w:date="2014-07-17T11:04:00Z">
        <w:r w:rsidR="002F29ED">
          <w:rPr>
            <w:rFonts w:ascii="Times New Roman" w:hAnsi="Times New Roman" w:cs="Times New Roman"/>
            <w:sz w:val="24"/>
            <w:szCs w:val="24"/>
          </w:rPr>
          <w:t xml:space="preserve">among </w:t>
        </w:r>
      </w:ins>
      <w:ins w:id="632" w:author="NREL" w:date="2014-07-17T11:00:00Z">
        <w:r w:rsidR="002F29ED">
          <w:rPr>
            <w:rFonts w:ascii="Times New Roman" w:hAnsi="Times New Roman" w:cs="Times New Roman"/>
            <w:sz w:val="24"/>
            <w:szCs w:val="24"/>
          </w:rPr>
          <w:t>the</w:t>
        </w:r>
      </w:ins>
      <w:ins w:id="633" w:author="NREL" w:date="2014-07-17T11:02:00Z">
        <w:r w:rsidR="002F29ED">
          <w:rPr>
            <w:rFonts w:ascii="Times New Roman" w:hAnsi="Times New Roman" w:cs="Times New Roman"/>
            <w:sz w:val="24"/>
            <w:szCs w:val="24"/>
          </w:rPr>
          <w:t xml:space="preserve"> respective harvested portions of the crop using any number of user-defined allocation methods.</w:t>
        </w:r>
      </w:ins>
      <w:ins w:id="634" w:author="NREL" w:date="2014-07-17T11:04:00Z">
        <w:r w:rsidR="002F29ED">
          <w:rPr>
            <w:rFonts w:ascii="Times New Roman" w:hAnsi="Times New Roman" w:cs="Times New Roman"/>
            <w:sz w:val="24"/>
            <w:szCs w:val="24"/>
          </w:rPr>
          <w:t xml:space="preserve"> </w:t>
        </w:r>
      </w:ins>
      <w:r>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w:t>
      </w:r>
      <w:proofErr w:type="spellStart"/>
      <w:r w:rsidR="0004685F">
        <w:rPr>
          <w:rFonts w:ascii="Times New Roman" w:hAnsi="Times New Roman" w:cs="Times New Roman"/>
          <w:sz w:val="24"/>
          <w:szCs w:val="24"/>
        </w:rPr>
        <w:t>Monteith</w:t>
      </w:r>
      <w:proofErr w:type="spellEnd"/>
      <w:r w:rsidR="0004685F">
        <w:rPr>
          <w:rFonts w:ascii="Times New Roman" w:hAnsi="Times New Roman" w:cs="Times New Roman"/>
          <w:sz w:val="24"/>
          <w:szCs w:val="24"/>
        </w:rPr>
        <w:t xml:space="preserve">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635" w:author="ewarner" w:date="2014-07-14T16:32:00Z">
        <w:r w:rsidR="00396543" w:rsidRPr="005A5CA7" w:rsidDel="00E955F0">
          <w:rPr>
            <w:rFonts w:ascii="Times New Roman" w:hAnsi="Times New Roman" w:cs="Times New Roman"/>
            <w:sz w:val="24"/>
            <w:szCs w:val="24"/>
          </w:rPr>
          <w:delText xml:space="preserve">based on a </w:delText>
        </w:r>
      </w:del>
      <w:r w:rsidR="00396543" w:rsidRPr="005A5CA7">
        <w:rPr>
          <w:rFonts w:ascii="Times New Roman" w:hAnsi="Times New Roman" w:cs="Times New Roman"/>
          <w:sz w:val="24"/>
          <w:szCs w:val="24"/>
        </w:rPr>
        <w:t>modifi</w:t>
      </w:r>
      <w:ins w:id="636" w:author="ewarner" w:date="2014-07-14T16:32:00Z">
        <w:r w:rsidR="00E955F0">
          <w:rPr>
            <w:rFonts w:ascii="Times New Roman" w:hAnsi="Times New Roman" w:cs="Times New Roman"/>
            <w:sz w:val="24"/>
            <w:szCs w:val="24"/>
          </w:rPr>
          <w:t>ed</w:t>
        </w:r>
      </w:ins>
      <w:del w:id="637" w:author="ewarner" w:date="2014-07-14T16:32:00Z">
        <w:r w:rsidR="00396543" w:rsidRPr="005A5CA7" w:rsidDel="00E955F0">
          <w:rPr>
            <w:rFonts w:ascii="Times New Roman" w:hAnsi="Times New Roman" w:cs="Times New Roman"/>
            <w:sz w:val="24"/>
            <w:szCs w:val="24"/>
          </w:rPr>
          <w:delText>cation</w:delText>
        </w:r>
      </w:del>
      <w:ins w:id="638" w:author="ewarner" w:date="2014-07-14T16:32:00Z">
        <w:r w:rsidR="00E955F0">
          <w:rPr>
            <w:rFonts w:ascii="Times New Roman" w:hAnsi="Times New Roman" w:cs="Times New Roman"/>
            <w:sz w:val="24"/>
            <w:szCs w:val="24"/>
          </w:rPr>
          <w:t xml:space="preserve"> from</w:t>
        </w:r>
      </w:ins>
      <w:del w:id="639" w:author="ewarner" w:date="2014-07-14T16:33:00Z">
        <w:r w:rsidR="00396543" w:rsidRPr="005A5CA7" w:rsidDel="00E955F0">
          <w:rPr>
            <w:rFonts w:ascii="Times New Roman" w:hAnsi="Times New Roman" w:cs="Times New Roman"/>
            <w:sz w:val="24"/>
            <w:szCs w:val="24"/>
          </w:rPr>
          <w:delText xml:space="preserve"> to</w:delText>
        </w:r>
      </w:del>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ins w:id="640" w:author="ewarner" w:date="2014-07-14T16:33:00Z">
        <w:r w:rsidR="00E955F0">
          <w:rPr>
            <w:rFonts w:ascii="Times New Roman" w:hAnsi="Times New Roman" w:cs="Times New Roman"/>
            <w:sz w:val="24"/>
            <w:szCs w:val="24"/>
          </w:rPr>
          <w:t>,</w:t>
        </w:r>
      </w:ins>
      <w:del w:id="641" w:author="ewarner" w:date="2014-07-14T16:33:00Z">
        <w:r w:rsidR="00396543" w:rsidRPr="005A5CA7" w:rsidDel="00E955F0">
          <w:rPr>
            <w:rFonts w:ascii="Times New Roman" w:hAnsi="Times New Roman" w:cs="Times New Roman"/>
            <w:sz w:val="24"/>
            <w:szCs w:val="24"/>
          </w:rPr>
          <w:delText>.</w:delText>
        </w:r>
      </w:del>
      <w:r w:rsidR="0071467F" w:rsidRPr="006046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642" w:author="ewarner" w:date="2014-07-14T16:33:00Z">
        <w:r w:rsidR="00E955F0" w:rsidRPr="00E955F0">
          <w:rPr>
            <w:rFonts w:ascii="Times New Roman" w:hAnsi="Times New Roman" w:cs="Times New Roman"/>
            <w:sz w:val="24"/>
            <w:szCs w:val="24"/>
            <w:rPrChange w:id="643" w:author="ewarner" w:date="2014-07-14T16:33:00Z">
              <w:rPr>
                <w:rFonts w:ascii="Times New Roman" w:hAnsi="Times New Roman" w:cs="Times New Roman"/>
                <w:sz w:val="24"/>
                <w:szCs w:val="24"/>
                <w:vertAlign w:val="superscript"/>
              </w:rPr>
            </w:rPrChange>
          </w:rPr>
          <w:t>and are solved daily.</w:t>
        </w:r>
        <w:r w:rsidR="00E955F0">
          <w:rPr>
            <w:rFonts w:ascii="Times New Roman" w:hAnsi="Times New Roman" w:cs="Times New Roman"/>
            <w:sz w:val="24"/>
            <w:szCs w:val="24"/>
            <w:vertAlign w:val="superscript"/>
          </w:rPr>
          <w:t xml:space="preserve"> </w:t>
        </w:r>
      </w:ins>
      <w:del w:id="644" w:author="ewarner" w:date="2014-07-14T16:34:00Z">
        <w:r w:rsidR="00396543" w:rsidRPr="005A5CA7" w:rsidDel="00E955F0">
          <w:rPr>
            <w:rFonts w:ascii="Times New Roman" w:hAnsi="Times New Roman" w:cs="Times New Roman"/>
            <w:sz w:val="24"/>
            <w:szCs w:val="24"/>
          </w:rPr>
          <w:delText>We are using endogenous calculations for most of the parameters</w:delText>
        </w:r>
        <w:r w:rsidR="00396543" w:rsidDel="00E955F0">
          <w:rPr>
            <w:rFonts w:ascii="Times New Roman" w:hAnsi="Times New Roman" w:cs="Times New Roman"/>
            <w:sz w:val="24"/>
            <w:szCs w:val="24"/>
          </w:rPr>
          <w:delText xml:space="preserve"> in the Penman-Monteith </w:delText>
        </w:r>
        <w:r w:rsidR="004E45B3" w:rsidDel="00E955F0">
          <w:rPr>
            <w:rFonts w:ascii="Times New Roman" w:hAnsi="Times New Roman" w:cs="Times New Roman"/>
            <w:sz w:val="24"/>
            <w:szCs w:val="24"/>
          </w:rPr>
          <w:delText>equation</w:delText>
        </w:r>
        <w:r w:rsidDel="00E955F0">
          <w:rPr>
            <w:rFonts w:ascii="Times New Roman" w:hAnsi="Times New Roman" w:cs="Times New Roman"/>
            <w:sz w:val="24"/>
            <w:szCs w:val="24"/>
          </w:rPr>
          <w:delText>. F</w:delText>
        </w:r>
        <w:r w:rsidR="00396543" w:rsidDel="00E955F0">
          <w:rPr>
            <w:rFonts w:ascii="Times New Roman" w:hAnsi="Times New Roman" w:cs="Times New Roman"/>
            <w:sz w:val="24"/>
            <w:szCs w:val="24"/>
          </w:rPr>
          <w:delText>or e</w:delText>
        </w:r>
        <w:r w:rsidR="008B6BEA" w:rsidDel="00E955F0">
          <w:rPr>
            <w:rFonts w:ascii="Times New Roman" w:hAnsi="Times New Roman" w:cs="Times New Roman"/>
            <w:sz w:val="24"/>
            <w:szCs w:val="24"/>
          </w:rPr>
          <w:delText>xa</w:delText>
        </w:r>
        <w:r w:rsidR="00396543" w:rsidDel="00E955F0">
          <w:rPr>
            <w:rFonts w:ascii="Times New Roman" w:hAnsi="Times New Roman" w:cs="Times New Roman"/>
            <w:sz w:val="24"/>
            <w:szCs w:val="24"/>
          </w:rPr>
          <w:delText xml:space="preserve">mple, </w:delText>
        </w:r>
        <w:r w:rsidR="00FC08CF" w:rsidDel="00E955F0">
          <w:rPr>
            <w:rFonts w:ascii="Times New Roman" w:hAnsi="Times New Roman" w:cs="Times New Roman"/>
            <w:sz w:val="24"/>
            <w:szCs w:val="24"/>
          </w:rPr>
          <w:delText xml:space="preserve">the </w:delText>
        </w:r>
        <w:r w:rsidR="00C15E76" w:rsidDel="00E955F0">
          <w:rPr>
            <w:rFonts w:ascii="Times New Roman" w:hAnsi="Times New Roman" w:cs="Times New Roman"/>
            <w:sz w:val="24"/>
            <w:szCs w:val="24"/>
          </w:rPr>
          <w:delText>crop coefficient</w:delText>
        </w:r>
        <w:r w:rsidR="00396543" w:rsidRPr="005A5CA7" w:rsidDel="00E955F0">
          <w:rPr>
            <w:rFonts w:ascii="Times New Roman" w:hAnsi="Times New Roman" w:cs="Times New Roman"/>
            <w:sz w:val="24"/>
            <w:szCs w:val="24"/>
          </w:rPr>
          <w:delText xml:space="preserve"> curve</w:delText>
        </w:r>
        <w:r w:rsidR="00224A5E" w:rsidDel="00E955F0">
          <w:rPr>
            <w:rFonts w:ascii="Times New Roman" w:hAnsi="Times New Roman" w:cs="Times New Roman"/>
            <w:sz w:val="24"/>
            <w:szCs w:val="24"/>
          </w:rPr>
          <w:delText xml:space="preserve"> can be</w:delText>
        </w:r>
        <w:r w:rsidR="00396543" w:rsidRPr="005A5CA7" w:rsidDel="00E955F0">
          <w:rPr>
            <w:rFonts w:ascii="Times New Roman" w:hAnsi="Times New Roman" w:cs="Times New Roman"/>
            <w:sz w:val="24"/>
            <w:szCs w:val="24"/>
          </w:rPr>
          <w:delText xml:space="preserve"> calculat</w:delText>
        </w:r>
        <w:r w:rsidR="00396543" w:rsidDel="00E955F0">
          <w:rPr>
            <w:rFonts w:ascii="Times New Roman" w:hAnsi="Times New Roman" w:cs="Times New Roman"/>
            <w:sz w:val="24"/>
            <w:szCs w:val="24"/>
          </w:rPr>
          <w:delText>ed for each station</w:delText>
        </w:r>
        <w:r w:rsidDel="00E955F0">
          <w:rPr>
            <w:rFonts w:ascii="Times New Roman" w:hAnsi="Times New Roman" w:cs="Times New Roman"/>
            <w:sz w:val="24"/>
            <w:szCs w:val="24"/>
          </w:rPr>
          <w:delText xml:space="preserve"> from exogenous</w:delText>
        </w:r>
        <w:r w:rsidR="00396543" w:rsidDel="00E955F0">
          <w:rPr>
            <w:rFonts w:ascii="Times New Roman" w:hAnsi="Times New Roman" w:cs="Times New Roman"/>
            <w:sz w:val="24"/>
            <w:szCs w:val="24"/>
          </w:rPr>
          <w:delText xml:space="preserve"> C</w:delText>
        </w:r>
        <w:r w:rsidR="00396543" w:rsidRPr="005A5CA7" w:rsidDel="00E955F0">
          <w:rPr>
            <w:rFonts w:ascii="Times New Roman" w:hAnsi="Times New Roman" w:cs="Times New Roman"/>
            <w:sz w:val="24"/>
            <w:szCs w:val="24"/>
          </w:rPr>
          <w:delText>ligen data</w:delText>
        </w:r>
        <w:r w:rsidR="00396543" w:rsidDel="00E955F0">
          <w:rPr>
            <w:rFonts w:ascii="Times New Roman" w:hAnsi="Times New Roman" w:cs="Times New Roman"/>
            <w:sz w:val="24"/>
            <w:szCs w:val="24"/>
          </w:rPr>
          <w:delText xml:space="preserve"> instead of just using a standardized</w:delText>
        </w:r>
        <w:r w:rsidR="00C15E76" w:rsidDel="00E955F0">
          <w:rPr>
            <w:rFonts w:ascii="Times New Roman" w:hAnsi="Times New Roman" w:cs="Times New Roman"/>
            <w:sz w:val="24"/>
            <w:szCs w:val="24"/>
          </w:rPr>
          <w:delText xml:space="preserve"> crop coefficient</w:delText>
        </w:r>
        <w:r w:rsidR="00396543" w:rsidRPr="005A5CA7" w:rsidDel="00E955F0">
          <w:rPr>
            <w:rFonts w:ascii="Times New Roman" w:hAnsi="Times New Roman" w:cs="Times New Roman"/>
            <w:sz w:val="24"/>
            <w:szCs w:val="24"/>
          </w:rPr>
          <w:delText xml:space="preserve"> curve.</w:delText>
        </w:r>
        <w:commentRangeStart w:id="645"/>
        <w:r w:rsidR="00AD597E" w:rsidDel="00E955F0">
          <w:rPr>
            <w:rFonts w:ascii="Times New Roman" w:hAnsi="Times New Roman" w:cs="Times New Roman"/>
            <w:sz w:val="24"/>
            <w:szCs w:val="24"/>
          </w:rPr>
          <w:delText xml:space="preserve"> By bringing the Penma</w:delText>
        </w:r>
        <w:r w:rsidR="00396543" w:rsidDel="00E955F0">
          <w:rPr>
            <w:rFonts w:ascii="Times New Roman" w:hAnsi="Times New Roman" w:cs="Times New Roman"/>
            <w:sz w:val="24"/>
            <w:szCs w:val="24"/>
          </w:rPr>
          <w:delText>n</w:delText>
        </w:r>
        <w:r w:rsidR="00FC08CF"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Monteith method</w:delText>
        </w:r>
        <w:r w:rsidDel="00E955F0">
          <w:rPr>
            <w:rFonts w:ascii="Times New Roman" w:hAnsi="Times New Roman" w:cs="Times New Roman"/>
            <w:sz w:val="24"/>
            <w:szCs w:val="24"/>
          </w:rPr>
          <w:delText xml:space="preserve"> in</w:delText>
        </w:r>
        <w:r w:rsidR="00224A5E" w:rsidDel="00E955F0">
          <w:rPr>
            <w:rFonts w:ascii="Times New Roman" w:hAnsi="Times New Roman" w:cs="Times New Roman"/>
            <w:sz w:val="24"/>
            <w:szCs w:val="24"/>
          </w:rPr>
          <w:delText>t</w:delText>
        </w:r>
        <w:r w:rsidDel="00E955F0">
          <w:rPr>
            <w:rFonts w:ascii="Times New Roman" w:hAnsi="Times New Roman" w:cs="Times New Roman"/>
            <w:sz w:val="24"/>
            <w:szCs w:val="24"/>
          </w:rPr>
          <w:delText>o</w:delText>
        </w:r>
        <w:r w:rsidR="00224A5E" w:rsidDel="00E955F0">
          <w:rPr>
            <w:rFonts w:ascii="Times New Roman" w:hAnsi="Times New Roman" w:cs="Times New Roman"/>
            <w:sz w:val="24"/>
            <w:szCs w:val="24"/>
          </w:rPr>
          <w:delText xml:space="preserve"> a</w:delText>
        </w:r>
        <w:r w:rsidR="004B13C9" w:rsidDel="00E955F0">
          <w:rPr>
            <w:rFonts w:ascii="Times New Roman" w:hAnsi="Times New Roman" w:cs="Times New Roman"/>
            <w:sz w:val="24"/>
            <w:szCs w:val="24"/>
          </w:rPr>
          <w:delText>n</w:delText>
        </w:r>
        <w:r w:rsidR="00224A5E" w:rsidDel="00E955F0">
          <w:rPr>
            <w:rFonts w:ascii="Times New Roman" w:hAnsi="Times New Roman" w:cs="Times New Roman"/>
            <w:sz w:val="24"/>
            <w:szCs w:val="24"/>
          </w:rPr>
          <w:delText xml:space="preserve"> </w:delText>
        </w:r>
        <w:r w:rsidR="00D8381B" w:rsidDel="00E955F0">
          <w:rPr>
            <w:rFonts w:ascii="Times New Roman" w:hAnsi="Times New Roman" w:cs="Times New Roman"/>
            <w:sz w:val="24"/>
            <w:szCs w:val="24"/>
          </w:rPr>
          <w:delText>SD</w:delText>
        </w:r>
        <w:r w:rsidR="00224A5E" w:rsidDel="00E955F0">
          <w:rPr>
            <w:rFonts w:ascii="Times New Roman" w:hAnsi="Times New Roman" w:cs="Times New Roman"/>
            <w:sz w:val="24"/>
            <w:szCs w:val="24"/>
          </w:rPr>
          <w:delText xml:space="preserve"> framework</w:delText>
        </w:r>
        <w:r w:rsidR="004B13C9"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 xml:space="preserve"> we are calculating </w:delText>
        </w:r>
        <w:r w:rsidR="0004685F" w:rsidDel="00E955F0">
          <w:rPr>
            <w:rFonts w:ascii="Times New Roman" w:hAnsi="Times New Roman" w:cs="Times New Roman"/>
            <w:sz w:val="24"/>
            <w:szCs w:val="24"/>
          </w:rPr>
          <w:delText xml:space="preserve">the water footprint for </w:delText>
        </w:r>
        <w:r w:rsidR="00396543" w:rsidDel="00E955F0">
          <w:rPr>
            <w:rFonts w:ascii="Times New Roman" w:hAnsi="Times New Roman" w:cs="Times New Roman"/>
            <w:sz w:val="24"/>
            <w:szCs w:val="24"/>
          </w:rPr>
          <w:delText xml:space="preserve">each </w:delText>
        </w:r>
        <w:r w:rsidR="00FC08CF" w:rsidDel="00E955F0">
          <w:rPr>
            <w:rFonts w:ascii="Times New Roman" w:hAnsi="Times New Roman" w:cs="Times New Roman"/>
            <w:sz w:val="24"/>
            <w:szCs w:val="24"/>
          </w:rPr>
          <w:delText>derivative</w:delText>
        </w:r>
        <w:r w:rsidR="00396543" w:rsidDel="00E955F0">
          <w:rPr>
            <w:rFonts w:ascii="Times New Roman" w:hAnsi="Times New Roman" w:cs="Times New Roman"/>
            <w:sz w:val="24"/>
            <w:szCs w:val="24"/>
          </w:rPr>
          <w:delText xml:space="preserve"> and integrating over the model run</w:delText>
        </w:r>
        <w:r w:rsidR="00224A5E" w:rsidDel="00E955F0">
          <w:rPr>
            <w:rFonts w:ascii="Times New Roman" w:hAnsi="Times New Roman" w:cs="Times New Roman"/>
            <w:sz w:val="24"/>
            <w:szCs w:val="24"/>
          </w:rPr>
          <w:delText>.</w:delText>
        </w:r>
        <w:commentRangeEnd w:id="645"/>
        <w:r w:rsidR="002227C1" w:rsidDel="00E955F0">
          <w:rPr>
            <w:rStyle w:val="CommentReference"/>
          </w:rPr>
          <w:commentReference w:id="645"/>
        </w:r>
      </w:del>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684BC564" w:rsidR="00396543" w:rsidRPr="00274FBD" w:rsidRDefault="00B64F8A" w:rsidP="002F21B7">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Figure 4</w:t>
      </w:r>
      <w:r w:rsidR="00396543" w:rsidRPr="005A5CA7">
        <w:rPr>
          <w:rFonts w:ascii="Times New Roman" w:hAnsi="Times New Roman" w:cs="Times New Roman"/>
          <w:b/>
          <w:sz w:val="24"/>
          <w:szCs w:val="24"/>
        </w:rPr>
        <w:t>.</w:t>
      </w:r>
      <w:proofErr w:type="gramEnd"/>
      <w:r w:rsidR="00396543" w:rsidRPr="005A5CA7">
        <w:rPr>
          <w:rFonts w:ascii="Times New Roman" w:hAnsi="Times New Roman" w:cs="Times New Roman"/>
          <w:b/>
          <w:sz w:val="24"/>
          <w:szCs w:val="24"/>
        </w:rPr>
        <w:t xml:space="preserve"> </w:t>
      </w:r>
      <w:proofErr w:type="gramStart"/>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proofErr w:type="gramEnd"/>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commentRangeStart w:id="646"/>
      <w:r w:rsidRPr="00B57EEA">
        <w:rPr>
          <w:rFonts w:ascii="Times New Roman" w:hAnsi="Times New Roman" w:cs="Times New Roman"/>
          <w:i/>
          <w:sz w:val="24"/>
          <w:szCs w:val="24"/>
        </w:rPr>
        <w:lastRenderedPageBreak/>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commentRangeEnd w:id="646"/>
      <w:r w:rsidR="002227C1">
        <w:rPr>
          <w:rStyle w:val="CommentReference"/>
        </w:rPr>
        <w:commentReference w:id="646"/>
      </w:r>
    </w:p>
    <w:p w14:paraId="14435360" w14:textId="30FA78E0"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 xml:space="preserve">water </w:t>
      </w:r>
      <w:proofErr w:type="spellStart"/>
      <w:r w:rsidR="00D87C46">
        <w:rPr>
          <w:rFonts w:ascii="Times New Roman" w:hAnsi="Times New Roman" w:cs="Times New Roman"/>
          <w:sz w:val="24"/>
          <w:szCs w:val="24"/>
        </w:rPr>
        <w:t>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proofErr w:type="spellEnd"/>
      <w:r w:rsidR="007814D7">
        <w:rPr>
          <w:rFonts w:ascii="Times New Roman" w:hAnsi="Times New Roman" w:cs="Times New Roman"/>
          <w:sz w:val="24"/>
          <w:szCs w:val="24"/>
        </w:rPr>
        <w:t xml:space="preserve"> results to existing county</w:t>
      </w:r>
      <w:r w:rsidR="00A44740">
        <w:rPr>
          <w:rFonts w:ascii="Times New Roman" w:hAnsi="Times New Roman" w:cs="Times New Roman"/>
          <w:sz w:val="24"/>
          <w:szCs w:val="24"/>
        </w:rPr>
        <w:t>-</w:t>
      </w:r>
      <w:r w:rsidR="007814D7">
        <w:rPr>
          <w:rFonts w:ascii="Times New Roman" w:hAnsi="Times New Roman" w:cs="Times New Roman"/>
          <w:sz w:val="24"/>
          <w:szCs w:val="24"/>
        </w:rPr>
        <w:t>level and higher resolution</w:t>
      </w:r>
      <w:r w:rsidR="00D87C46">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assessments.</w:t>
      </w:r>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r>
      <w:r w:rsidR="00147FE8"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w:t>
      </w:r>
      <w:proofErr w:type="spellStart"/>
      <w:r w:rsidR="007814D7">
        <w:rPr>
          <w:rFonts w:ascii="Times New Roman" w:hAnsi="Times New Roman" w:cs="Times New Roman"/>
          <w:sz w:val="24"/>
          <w:szCs w:val="24"/>
        </w:rPr>
        <w:t>Cligen</w:t>
      </w:r>
      <w:proofErr w:type="spellEnd"/>
      <w:r w:rsidR="007814D7">
        <w:rPr>
          <w:rFonts w:ascii="Times New Roman" w:hAnsi="Times New Roman" w:cs="Times New Roman"/>
          <w:sz w:val="24"/>
          <w:szCs w:val="24"/>
        </w:rPr>
        <w:t xml:space="preserve">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commentRangeStart w:id="647"/>
      <w:r w:rsidRPr="00B57EEA">
        <w:rPr>
          <w:rFonts w:ascii="Times New Roman" w:hAnsi="Times New Roman" w:cs="Times New Roman"/>
          <w:b/>
          <w:sz w:val="24"/>
          <w:szCs w:val="24"/>
        </w:rPr>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commentRangeEnd w:id="647"/>
      <w:r w:rsidR="002227C1">
        <w:rPr>
          <w:rStyle w:val="CommentReference"/>
        </w:rPr>
        <w:commentReference w:id="647"/>
      </w:r>
    </w:p>
    <w:p w14:paraId="03BFF2B7" w14:textId="21D01A86" w:rsidR="00E57680" w:rsidRPr="00B57EEA" w:rsidRDefault="00E57680" w:rsidP="00B57EEA">
      <w:pPr>
        <w:spacing w:line="480" w:lineRule="auto"/>
        <w:rPr>
          <w:rFonts w:ascii="Times New Roman" w:hAnsi="Times New Roman" w:cs="Times New Roman"/>
          <w:i/>
          <w:sz w:val="24"/>
          <w:szCs w:val="24"/>
        </w:rPr>
      </w:pPr>
      <w:commentRangeStart w:id="648"/>
      <w:commentRangeStart w:id="649"/>
      <w:r w:rsidRPr="00B57EEA">
        <w:rPr>
          <w:rFonts w:ascii="Times New Roman" w:hAnsi="Times New Roman" w:cs="Times New Roman"/>
          <w:i/>
          <w:sz w:val="24"/>
          <w:szCs w:val="24"/>
        </w:rPr>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commentRangeEnd w:id="648"/>
      <w:r w:rsidR="002227C1">
        <w:rPr>
          <w:rStyle w:val="CommentReference"/>
        </w:rPr>
        <w:commentReference w:id="648"/>
      </w:r>
      <w:commentRangeEnd w:id="649"/>
      <w:r w:rsidR="0071753E">
        <w:rPr>
          <w:rStyle w:val="CommentReference"/>
        </w:rPr>
        <w:commentReference w:id="649"/>
      </w:r>
    </w:p>
    <w:p w14:paraId="7822B863" w14:textId="4C664690" w:rsidR="00634257" w:rsidRPr="005B5C22" w:rsidRDefault="002E34B4" w:rsidP="004C602D">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w:t>
      </w:r>
      <w:proofErr w:type="spellStart"/>
      <w:r w:rsidR="008C6C67">
        <w:rPr>
          <w:rFonts w:ascii="Times New Roman" w:hAnsi="Times New Roman" w:cs="Times New Roman"/>
          <w:sz w:val="24"/>
          <w:szCs w:val="24"/>
        </w:rPr>
        <w:t>Cligen</w:t>
      </w:r>
      <w:proofErr w:type="spellEnd"/>
      <w:r w:rsidR="008C6C67">
        <w:rPr>
          <w:rFonts w:ascii="Times New Roman" w:hAnsi="Times New Roman" w:cs="Times New Roman"/>
          <w:sz w:val="24"/>
          <w:szCs w:val="24"/>
        </w:rPr>
        <w:t xml:space="preserve">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5</w:t>
      </w:r>
      <w:del w:id="650" w:author="ewarner" w:date="2014-07-14T17:16:00Z">
        <w:r w:rsidR="00B64F8A" w:rsidDel="00D909E0">
          <w:rPr>
            <w:rFonts w:ascii="Times New Roman" w:hAnsi="Times New Roman" w:cs="Times New Roman"/>
            <w:sz w:val="24"/>
            <w:szCs w:val="24"/>
          </w:rPr>
          <w:delText xml:space="preserve"> and 6</w:delText>
        </w:r>
      </w:del>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r w:rsidR="00C2600E">
        <w:rPr>
          <w:rFonts w:ascii="Times New Roman" w:hAnsi="Times New Roman" w:cs="Times New Roman"/>
          <w:sz w:val="24"/>
          <w:szCs w:val="24"/>
        </w:rPr>
        <w:t>As expected, b</w:t>
      </w:r>
      <w:r w:rsidR="005B5C22">
        <w:rPr>
          <w:rFonts w:ascii="Times New Roman" w:hAnsi="Times New Roman" w:cs="Times New Roman"/>
          <w:sz w:val="24"/>
          <w:szCs w:val="24"/>
        </w:rPr>
        <w:t xml:space="preserve">lue and green water footprints for both crops </w:t>
      </w:r>
      <w:r w:rsidR="00146E68">
        <w:rPr>
          <w:rFonts w:ascii="Times New Roman" w:hAnsi="Times New Roman" w:cs="Times New Roman"/>
          <w:sz w:val="24"/>
          <w:szCs w:val="24"/>
        </w:rPr>
        <w:t>are greater in the western United States</w:t>
      </w:r>
      <w:r w:rsidR="005B5C22">
        <w:rPr>
          <w:rFonts w:ascii="Times New Roman" w:hAnsi="Times New Roman" w:cs="Times New Roman"/>
          <w:sz w:val="24"/>
          <w:szCs w:val="24"/>
        </w:rPr>
        <w:t>. 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proofErr w:type="spellStart"/>
      <w:r w:rsidR="00634257" w:rsidRPr="00634257">
        <w:rPr>
          <w:rFonts w:ascii="Times New Roman" w:hAnsi="Times New Roman" w:cs="Times New Roman"/>
          <w:sz w:val="24"/>
          <w:szCs w:val="24"/>
        </w:rPr>
        <w:t>Gerbens-Leenes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w:t>
      </w:r>
      <w:proofErr w:type="spellStart"/>
      <w:r w:rsidR="00634257" w:rsidRPr="00634257">
        <w:rPr>
          <w:rFonts w:ascii="Times New Roman" w:hAnsi="Times New Roman" w:cs="Times New Roman"/>
          <w:sz w:val="24"/>
          <w:szCs w:val="24"/>
        </w:rPr>
        <w:t>Faus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&lt;EndNote&gt;&lt;Cite&gt;&lt;Author&gt;Dominguez-Faus&lt;/Author&gt;&lt;Year&gt;(2009)&lt;/Year&gt;&lt;RecNum&gt;61&lt;/RecNum&gt;&lt;DisplayText&gt;(40)&lt;/DisplayText&gt;&lt;record&gt;&lt;rec-number&gt;61&lt;/rec-number&gt;&lt;foreign-keys&gt;&lt;key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lastRenderedPageBreak/>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48D66D5A" w:rsidR="00D45A6D" w:rsidRPr="000E154D" w:rsidRDefault="00D45A6D" w:rsidP="000E154D">
      <w:pPr>
        <w:spacing w:line="240" w:lineRule="auto"/>
        <w:jc w:val="center"/>
        <w:rPr>
          <w:rFonts w:ascii="Times New Roman" w:hAnsi="Times New Roman" w:cs="Times New Roman"/>
          <w:b/>
          <w:sz w:val="24"/>
          <w:szCs w:val="24"/>
        </w:rPr>
      </w:pPr>
      <w:commentRangeStart w:id="651"/>
      <w:commentRangeStart w:id="652"/>
      <w:proofErr w:type="gramStart"/>
      <w:r>
        <w:rPr>
          <w:rFonts w:ascii="Times New Roman" w:hAnsi="Times New Roman" w:cs="Times New Roman"/>
          <w:b/>
          <w:sz w:val="24"/>
          <w:szCs w:val="24"/>
        </w:rPr>
        <w:t xml:space="preserve">Figure </w:t>
      </w:r>
      <w:r w:rsidR="00B64F8A">
        <w:rPr>
          <w:rFonts w:ascii="Times New Roman" w:hAnsi="Times New Roman" w:cs="Times New Roman"/>
          <w:b/>
          <w:sz w:val="24"/>
          <w:szCs w:val="24"/>
        </w:rPr>
        <w:t>5</w:t>
      </w:r>
      <w:r w:rsidRPr="005A5CA7">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spellStart"/>
      <w:r w:rsidR="00146E68">
        <w:rPr>
          <w:rFonts w:ascii="Times New Roman" w:hAnsi="Times New Roman" w:cs="Times New Roman"/>
          <w:sz w:val="24"/>
          <w:szCs w:val="24"/>
        </w:rPr>
        <w:t>BioSpatial</w:t>
      </w:r>
      <w:proofErr w:type="spellEnd"/>
      <w:r w:rsidR="00146E68">
        <w:rPr>
          <w:rFonts w:ascii="Times New Roman" w:hAnsi="Times New Roman" w:cs="Times New Roman"/>
          <w:sz w:val="24"/>
          <w:szCs w:val="24"/>
        </w:rPr>
        <w:t xml:space="preserve">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r w:rsidR="00C2600E">
        <w:rPr>
          <w:rFonts w:ascii="Times New Roman" w:hAnsi="Times New Roman" w:cs="Times New Roman"/>
          <w:sz w:val="24"/>
          <w:szCs w:val="24"/>
        </w:rPr>
        <w:t>c</w:t>
      </w:r>
      <w:r w:rsidRPr="00C2600E">
        <w:rPr>
          <w:rFonts w:ascii="Times New Roman" w:hAnsi="Times New Roman" w:cs="Times New Roman"/>
          <w:sz w:val="24"/>
          <w:szCs w:val="24"/>
        </w:rPr>
        <w:t>onsumptions</w:t>
      </w:r>
      <w:r w:rsidR="002D489E">
        <w:rPr>
          <w:rFonts w:ascii="Times New Roman" w:hAnsi="Times New Roman" w:cs="Times New Roman"/>
          <w:sz w:val="24"/>
          <w:szCs w:val="24"/>
        </w:rPr>
        <w:t>.</w:t>
      </w:r>
      <w:commentRangeEnd w:id="651"/>
      <w:r w:rsidR="002227C1">
        <w:rPr>
          <w:rStyle w:val="CommentReference"/>
        </w:rPr>
        <w:commentReference w:id="651"/>
      </w:r>
      <w:commentRangeEnd w:id="652"/>
      <w:ins w:id="653" w:author="ewarner" w:date="2014-07-15T15:19:00Z">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r w:rsidR="0062193C">
        <w:rPr>
          <w:rStyle w:val="CommentReference"/>
        </w:rPr>
        <w:commentReference w:id="652"/>
      </w:r>
      <w:ins w:id="654" w:author="ewarner" w:date="2014-07-15T15:19:00Z">
        <w:r w:rsidR="004762FA">
          <w:rPr>
            <w:rFonts w:ascii="Times New Roman" w:hAnsi="Times New Roman" w:cs="Times New Roman"/>
            <w:sz w:val="24"/>
            <w:szCs w:val="24"/>
          </w:rPr>
          <w:t>.</w:t>
        </w:r>
      </w:ins>
    </w:p>
    <w:p w14:paraId="35365B92" w14:textId="753A9B16" w:rsidR="00D303CF" w:rsidDel="0062193C" w:rsidRDefault="00B9794E" w:rsidP="00916161">
      <w:pPr>
        <w:spacing w:line="480" w:lineRule="auto"/>
        <w:ind w:firstLine="720"/>
        <w:rPr>
          <w:del w:id="655" w:author="ewarner" w:date="2014-07-14T16:51:00Z"/>
          <w:rFonts w:ascii="Times New Roman" w:hAnsi="Times New Roman" w:cs="Times New Roman"/>
          <w:sz w:val="24"/>
          <w:szCs w:val="24"/>
        </w:rPr>
      </w:pPr>
      <w:del w:id="656" w:author="ewarner" w:date="2014-07-14T16:51:00Z">
        <w:r w:rsidRPr="00B57B88" w:rsidDel="0062193C">
          <w:rPr>
            <w:rFonts w:ascii="Times New Roman" w:hAnsi="Times New Roman" w:cs="Times New Roman"/>
            <w:noProof/>
            <w:sz w:val="24"/>
            <w:szCs w:val="24"/>
            <w:rPrChange w:id="657" w:author="Unknown">
              <w:rPr>
                <w:noProof/>
              </w:rPr>
            </w:rPrChange>
          </w:rPr>
          <w:drawing>
            <wp:inline distT="0" distB="0" distL="0" distR="0" wp14:anchorId="45C4BCE2" wp14:editId="5603546C">
              <wp:extent cx="5943600" cy="4874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Coun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del>
    </w:p>
    <w:p w14:paraId="0163B3A1" w14:textId="67F5C1B2" w:rsidR="00D303CF" w:rsidRPr="000E154D" w:rsidDel="0062193C" w:rsidRDefault="00B64F8A" w:rsidP="00D303CF">
      <w:pPr>
        <w:spacing w:line="240" w:lineRule="auto"/>
        <w:jc w:val="center"/>
        <w:rPr>
          <w:del w:id="658" w:author="ewarner" w:date="2014-07-14T16:51:00Z"/>
          <w:rFonts w:ascii="Times New Roman" w:hAnsi="Times New Roman" w:cs="Times New Roman"/>
          <w:b/>
          <w:sz w:val="24"/>
          <w:szCs w:val="24"/>
        </w:rPr>
      </w:pPr>
      <w:del w:id="659" w:author="ewarner" w:date="2014-07-14T16:51:00Z">
        <w:r w:rsidDel="0062193C">
          <w:rPr>
            <w:rFonts w:ascii="Times New Roman" w:hAnsi="Times New Roman" w:cs="Times New Roman"/>
            <w:b/>
            <w:sz w:val="24"/>
            <w:szCs w:val="24"/>
          </w:rPr>
          <w:delText>Figure 6</w:delText>
        </w:r>
        <w:r w:rsidR="00D303CF" w:rsidRPr="005A5CA7" w:rsidDel="0062193C">
          <w:rPr>
            <w:rFonts w:ascii="Times New Roman" w:hAnsi="Times New Roman" w:cs="Times New Roman"/>
            <w:b/>
            <w:sz w:val="24"/>
            <w:szCs w:val="24"/>
          </w:rPr>
          <w:delText>.</w:delText>
        </w:r>
        <w:r w:rsidR="00D303CF" w:rsidDel="0062193C">
          <w:rPr>
            <w:rFonts w:ascii="Times New Roman" w:hAnsi="Times New Roman" w:cs="Times New Roman"/>
            <w:b/>
            <w:sz w:val="24"/>
            <w:szCs w:val="24"/>
          </w:rPr>
          <w:delText xml:space="preserve"> </w:delText>
        </w:r>
        <w:r w:rsidR="00146E68" w:rsidDel="0062193C">
          <w:rPr>
            <w:rFonts w:ascii="Times New Roman" w:hAnsi="Times New Roman" w:cs="Times New Roman"/>
            <w:sz w:val="24"/>
            <w:szCs w:val="24"/>
          </w:rPr>
          <w:delText>BioSpatial H</w:delText>
        </w:r>
        <w:r w:rsidR="00146E68" w:rsidRPr="00612EA9" w:rsidDel="0062193C">
          <w:rPr>
            <w:rFonts w:ascii="Times New Roman" w:hAnsi="Times New Roman" w:cs="Times New Roman"/>
            <w:sz w:val="24"/>
            <w:szCs w:val="24"/>
            <w:vertAlign w:val="subscript"/>
          </w:rPr>
          <w:delText>2</w:delText>
        </w:r>
        <w:r w:rsidR="00146E68" w:rsidDel="0062193C">
          <w:rPr>
            <w:rFonts w:ascii="Times New Roman" w:hAnsi="Times New Roman" w:cs="Times New Roman"/>
            <w:sz w:val="24"/>
            <w:szCs w:val="24"/>
          </w:rPr>
          <w:delText xml:space="preserve">O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orn </w:delText>
        </w:r>
        <w:r w:rsidR="00923376" w:rsidDel="0062193C">
          <w:rPr>
            <w:rFonts w:ascii="Times New Roman" w:hAnsi="Times New Roman" w:cs="Times New Roman"/>
            <w:sz w:val="24"/>
            <w:szCs w:val="24"/>
          </w:rPr>
          <w:delText xml:space="preserve">grain </w:delText>
        </w:r>
        <w:r w:rsidR="00D303CF" w:rsidRPr="002D489E" w:rsidDel="0062193C">
          <w:rPr>
            <w:rFonts w:ascii="Times New Roman" w:hAnsi="Times New Roman" w:cs="Times New Roman"/>
            <w:sz w:val="24"/>
            <w:szCs w:val="24"/>
          </w:rPr>
          <w:delText xml:space="preserve">and </w:delText>
        </w:r>
        <w:r w:rsidR="002D489E" w:rsidDel="0062193C">
          <w:rPr>
            <w:rFonts w:ascii="Times New Roman" w:hAnsi="Times New Roman" w:cs="Times New Roman"/>
            <w:sz w:val="24"/>
            <w:szCs w:val="24"/>
          </w:rPr>
          <w:delText>s</w:delText>
        </w:r>
        <w:r w:rsidR="00D303CF" w:rsidRPr="002D489E" w:rsidDel="0062193C">
          <w:rPr>
            <w:rFonts w:ascii="Times New Roman" w:hAnsi="Times New Roman" w:cs="Times New Roman"/>
            <w:sz w:val="24"/>
            <w:szCs w:val="24"/>
          </w:rPr>
          <w:delText xml:space="preserve">oybean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ounty</w:delText>
        </w:r>
        <w:r w:rsidR="00146E68" w:rsidDel="0062193C">
          <w:rPr>
            <w:rFonts w:ascii="Times New Roman" w:hAnsi="Times New Roman" w:cs="Times New Roman"/>
            <w:sz w:val="24"/>
            <w:szCs w:val="24"/>
          </w:rPr>
          <w:delText>-</w:delText>
        </w:r>
        <w:r w:rsidR="002D489E" w:rsidDel="0062193C">
          <w:rPr>
            <w:rFonts w:ascii="Times New Roman" w:hAnsi="Times New Roman" w:cs="Times New Roman"/>
            <w:sz w:val="24"/>
            <w:szCs w:val="24"/>
          </w:rPr>
          <w:delText>l</w:delText>
        </w:r>
        <w:r w:rsidR="00D303CF" w:rsidRPr="002D489E" w:rsidDel="0062193C">
          <w:rPr>
            <w:rFonts w:ascii="Times New Roman" w:hAnsi="Times New Roman" w:cs="Times New Roman"/>
            <w:sz w:val="24"/>
            <w:szCs w:val="24"/>
          </w:rPr>
          <w:delText xml:space="preserve">evel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overage for </w:delText>
        </w:r>
        <w:r w:rsidR="002D489E" w:rsidDel="0062193C">
          <w:rPr>
            <w:rFonts w:ascii="Times New Roman" w:hAnsi="Times New Roman" w:cs="Times New Roman"/>
            <w:sz w:val="24"/>
            <w:szCs w:val="24"/>
          </w:rPr>
          <w:delText>g</w:delText>
        </w:r>
        <w:r w:rsidR="00D303CF" w:rsidRPr="002D489E" w:rsidDel="0062193C">
          <w:rPr>
            <w:rFonts w:ascii="Times New Roman" w:hAnsi="Times New Roman" w:cs="Times New Roman"/>
            <w:sz w:val="24"/>
            <w:szCs w:val="24"/>
          </w:rPr>
          <w:delText xml:space="preserve">reen and </w:delText>
        </w:r>
        <w:r w:rsidR="002D489E" w:rsidDel="0062193C">
          <w:rPr>
            <w:rFonts w:ascii="Times New Roman" w:hAnsi="Times New Roman" w:cs="Times New Roman"/>
            <w:sz w:val="24"/>
            <w:szCs w:val="24"/>
          </w:rPr>
          <w:delText>b</w:delText>
        </w:r>
        <w:r w:rsidR="00D303CF" w:rsidRPr="002D489E" w:rsidDel="0062193C">
          <w:rPr>
            <w:rFonts w:ascii="Times New Roman" w:hAnsi="Times New Roman" w:cs="Times New Roman"/>
            <w:sz w:val="24"/>
            <w:szCs w:val="24"/>
          </w:rPr>
          <w:delText xml:space="preserve">lue </w:delText>
        </w:r>
        <w:r w:rsidR="002D489E" w:rsidDel="0062193C">
          <w:rPr>
            <w:rFonts w:ascii="Times New Roman" w:hAnsi="Times New Roman" w:cs="Times New Roman"/>
            <w:sz w:val="24"/>
            <w:szCs w:val="24"/>
          </w:rPr>
          <w:delText>w</w:delText>
        </w:r>
        <w:r w:rsidR="00D303CF" w:rsidRPr="002D489E" w:rsidDel="0062193C">
          <w:rPr>
            <w:rFonts w:ascii="Times New Roman" w:hAnsi="Times New Roman" w:cs="Times New Roman"/>
            <w:sz w:val="24"/>
            <w:szCs w:val="24"/>
          </w:rPr>
          <w:delText xml:space="preserve">ater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onsumptions</w:delText>
        </w:r>
        <w:r w:rsidR="002D489E" w:rsidRPr="002D489E" w:rsidDel="0062193C">
          <w:rPr>
            <w:rFonts w:ascii="Times New Roman" w:hAnsi="Times New Roman" w:cs="Times New Roman"/>
            <w:sz w:val="24"/>
            <w:szCs w:val="24"/>
          </w:rPr>
          <w:delText>.</w:delText>
        </w:r>
      </w:del>
    </w:p>
    <w:p w14:paraId="2D675202" w14:textId="4132FDE1" w:rsidR="00D303CF" w:rsidRDefault="00E05098"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Plots of blue and green water variance, by state, for both corn and soybeans are shown in Figure 6. Overall, the estimates for corn and soybean green water footprint</w:t>
      </w:r>
      <w:r w:rsidR="00146E68">
        <w:rPr>
          <w:rFonts w:ascii="Times New Roman" w:hAnsi="Times New Roman" w:cs="Times New Roman"/>
          <w:sz w:val="24"/>
          <w:szCs w:val="24"/>
        </w:rPr>
        <w:t>s</w:t>
      </w:r>
      <w:r>
        <w:rPr>
          <w:rFonts w:ascii="Times New Roman" w:hAnsi="Times New Roman" w:cs="Times New Roman"/>
          <w:sz w:val="24"/>
          <w:szCs w:val="24"/>
        </w:rPr>
        <w:t xml:space="preserve"> compare well with those in the literature</w:t>
      </w:r>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r w:rsidR="006021CC">
        <w:rPr>
          <w:rFonts w:ascii="Times New Roman" w:hAnsi="Times New Roman" w:cs="Times New Roman"/>
          <w:sz w:val="24"/>
          <w:szCs w:val="24"/>
        </w:rPr>
        <w:t xml:space="preserve">Literature water footprints </w:t>
      </w:r>
      <w:r>
        <w:rPr>
          <w:rFonts w:ascii="Times New Roman" w:hAnsi="Times New Roman" w:cs="Times New Roman"/>
          <w:sz w:val="24"/>
          <w:szCs w:val="24"/>
        </w:rPr>
        <w:t xml:space="preserve">generally range from </w:t>
      </w:r>
      <w:r w:rsidR="00A3439A">
        <w:rPr>
          <w:rFonts w:ascii="Times New Roman" w:hAnsi="Times New Roman" w:cs="Times New Roman"/>
          <w:sz w:val="24"/>
          <w:szCs w:val="24"/>
        </w:rPr>
        <w:t>100</w:t>
      </w:r>
      <w:r>
        <w:rPr>
          <w:rFonts w:ascii="Times New Roman" w:hAnsi="Times New Roman" w:cs="Times New Roman"/>
          <w:sz w:val="24"/>
          <w:szCs w:val="24"/>
        </w:rPr>
        <w:t xml:space="preserve"> to</w:t>
      </w:r>
      <w:r w:rsidR="00D93FB2">
        <w:rPr>
          <w:rFonts w:ascii="Times New Roman" w:hAnsi="Times New Roman" w:cs="Times New Roman"/>
          <w:sz w:val="24"/>
          <w:szCs w:val="24"/>
        </w:rPr>
        <w:t xml:space="preserve"> </w:t>
      </w:r>
      <w:r w:rsidR="00622CA2">
        <w:rPr>
          <w:rFonts w:ascii="Times New Roman" w:hAnsi="Times New Roman" w:cs="Times New Roman"/>
          <w:sz w:val="24"/>
          <w:szCs w:val="24"/>
        </w:rPr>
        <w:t>1</w:t>
      </w:r>
      <w:r w:rsidR="003F7FCE">
        <w:rPr>
          <w:rFonts w:ascii="Times New Roman" w:hAnsi="Times New Roman" w:cs="Times New Roman"/>
          <w:sz w:val="24"/>
          <w:szCs w:val="24"/>
        </w:rPr>
        <w:t>,</w:t>
      </w:r>
      <w:r w:rsidR="00622CA2">
        <w:rPr>
          <w:rFonts w:ascii="Times New Roman" w:hAnsi="Times New Roman" w:cs="Times New Roman"/>
          <w:sz w:val="24"/>
          <w:szCs w:val="24"/>
        </w:rPr>
        <w:t>200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Pr>
          <w:rFonts w:ascii="Times New Roman" w:hAnsi="Times New Roman" w:cs="Times New Roman"/>
          <w:sz w:val="24"/>
          <w:szCs w:val="24"/>
        </w:rPr>
        <w:t xml:space="preserve">of </w:t>
      </w:r>
      <w:r w:rsidR="006021CC">
        <w:rPr>
          <w:rFonts w:ascii="Times New Roman" w:hAnsi="Times New Roman" w:cs="Times New Roman"/>
          <w:sz w:val="24"/>
          <w:szCs w:val="24"/>
        </w:rPr>
        <w:t xml:space="preserve">corn </w:t>
      </w:r>
      <w:r w:rsidR="00622CA2">
        <w:rPr>
          <w:rFonts w:ascii="Times New Roman" w:hAnsi="Times New Roman" w:cs="Times New Roman"/>
          <w:sz w:val="24"/>
          <w:szCs w:val="24"/>
        </w:rPr>
        <w:t>feedstock</w:t>
      </w:r>
      <w:r w:rsidR="00BF0B12">
        <w:rPr>
          <w:rFonts w:ascii="Times New Roman" w:hAnsi="Times New Roman" w:cs="Times New Roman"/>
          <w:sz w:val="24"/>
          <w:szCs w:val="24"/>
        </w:rPr>
        <w:t xml:space="preserve"> for corn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6A2048" w:rsidRPr="006A2048">
        <w:rPr>
          <w:rFonts w:ascii="Times New Roman" w:hAnsi="Times New Roman" w:cs="Times New Roman"/>
          <w:sz w:val="24"/>
          <w:szCs w:val="24"/>
          <w:vertAlign w:val="superscript"/>
        </w:rPr>
      </w:r>
      <w:r w:rsidR="006A2048" w:rsidRPr="006A204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6A2048" w:rsidRPr="006A2048">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While </w:t>
      </w:r>
      <w:r w:rsidR="00D93FB2">
        <w:rPr>
          <w:rFonts w:ascii="Times New Roman" w:hAnsi="Times New Roman" w:cs="Times New Roman"/>
          <w:sz w:val="24"/>
          <w:szCs w:val="24"/>
        </w:rPr>
        <w:t xml:space="preserve">soybeans </w:t>
      </w:r>
      <w:r w:rsidR="00146E68">
        <w:rPr>
          <w:rFonts w:ascii="Times New Roman" w:hAnsi="Times New Roman" w:cs="Times New Roman"/>
          <w:sz w:val="24"/>
          <w:szCs w:val="24"/>
        </w:rPr>
        <w:t xml:space="preserve">are </w:t>
      </w:r>
      <w:r w:rsidR="00B424B4">
        <w:rPr>
          <w:rFonts w:ascii="Times New Roman" w:hAnsi="Times New Roman" w:cs="Times New Roman"/>
          <w:sz w:val="24"/>
          <w:szCs w:val="24"/>
        </w:rPr>
        <w:t xml:space="preserve">not as thoroughly </w:t>
      </w:r>
      <w:r w:rsidR="00622CA2">
        <w:rPr>
          <w:rFonts w:ascii="Times New Roman" w:hAnsi="Times New Roman" w:cs="Times New Roman"/>
          <w:sz w:val="24"/>
          <w:szCs w:val="24"/>
        </w:rPr>
        <w:t>studied, Chiu et al.</w:t>
      </w:r>
      <w:r w:rsidR="00622CA2" w:rsidRPr="00622CA2">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622CA2" w:rsidRPr="00622CA2">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622CA2" w:rsidRPr="00622CA2">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rPr>
        <w:t xml:space="preserve"> estimate</w:t>
      </w:r>
      <w:r w:rsidR="00146E68">
        <w:rPr>
          <w:rFonts w:ascii="Times New Roman" w:hAnsi="Times New Roman" w:cs="Times New Roman"/>
          <w:sz w:val="24"/>
          <w:szCs w:val="24"/>
        </w:rPr>
        <w:t>s</w:t>
      </w:r>
      <w:r w:rsidR="00622CA2">
        <w:rPr>
          <w:rFonts w:ascii="Times New Roman" w:hAnsi="Times New Roman" w:cs="Times New Roman"/>
          <w:sz w:val="24"/>
          <w:szCs w:val="24"/>
        </w:rPr>
        <w:t xml:space="preserve"> green water footprints ranges from around 1,000-4,000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sidR="006021CC">
        <w:rPr>
          <w:rFonts w:ascii="Times New Roman" w:hAnsi="Times New Roman" w:cs="Times New Roman"/>
          <w:sz w:val="24"/>
          <w:szCs w:val="24"/>
        </w:rPr>
        <w:t xml:space="preserve">soybean </w:t>
      </w:r>
      <w:r w:rsidR="00622CA2">
        <w:rPr>
          <w:rFonts w:ascii="Times New Roman" w:hAnsi="Times New Roman" w:cs="Times New Roman"/>
          <w:sz w:val="24"/>
          <w:szCs w:val="24"/>
        </w:rPr>
        <w:t xml:space="preserve">feedstock </w:t>
      </w:r>
      <w:r w:rsidR="00071FEB">
        <w:rPr>
          <w:rFonts w:ascii="Times New Roman" w:hAnsi="Times New Roman" w:cs="Times New Roman"/>
          <w:sz w:val="24"/>
          <w:szCs w:val="24"/>
        </w:rPr>
        <w:t>by county</w:t>
      </w:r>
      <w:r w:rsidR="00BF0B12">
        <w:rPr>
          <w:rFonts w:ascii="Times New Roman" w:hAnsi="Times New Roman" w:cs="Times New Roman"/>
          <w:sz w:val="24"/>
          <w:szCs w:val="24"/>
        </w:rPr>
        <w:t xml:space="preserve"> for soybean</w:t>
      </w:r>
      <w:r w:rsidR="00146E68">
        <w:rPr>
          <w:rFonts w:ascii="Times New Roman" w:hAnsi="Times New Roman" w:cs="Times New Roman"/>
          <w:sz w:val="24"/>
          <w:szCs w:val="24"/>
        </w:rPr>
        <w:t>-</w:t>
      </w:r>
      <w:r w:rsidR="00BF0B12">
        <w:rPr>
          <w:rFonts w:ascii="Times New Roman" w:hAnsi="Times New Roman" w:cs="Times New Roman"/>
          <w:sz w:val="24"/>
          <w:szCs w:val="24"/>
        </w:rPr>
        <w:t xml:space="preserve">producing </w:t>
      </w:r>
      <w:r w:rsidR="00BF0B12">
        <w:rPr>
          <w:rFonts w:ascii="Times New Roman" w:hAnsi="Times New Roman" w:cs="Times New Roman"/>
          <w:sz w:val="24"/>
          <w:szCs w:val="24"/>
        </w:rPr>
        <w:lastRenderedPageBreak/>
        <w:t>states such as Iowa, Minnesota, Illinois, and Nebraska</w:t>
      </w:r>
      <w:r w:rsidR="00622CA2">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 </w:t>
      </w:r>
      <w:r w:rsidR="001D3E98">
        <w:rPr>
          <w:rFonts w:ascii="Times New Roman" w:hAnsi="Times New Roman" w:cs="Times New Roman"/>
          <w:sz w:val="24"/>
          <w:szCs w:val="24"/>
        </w:rPr>
        <w:t xml:space="preserve">The </w:t>
      </w:r>
      <w:proofErr w:type="spellStart"/>
      <w:r w:rsidR="00146E68">
        <w:rPr>
          <w:rFonts w:ascii="Times New Roman" w:hAnsi="Times New Roman" w:cs="Times New Roman"/>
          <w:sz w:val="24"/>
          <w:szCs w:val="24"/>
        </w:rPr>
        <w:t>BioSpatial</w:t>
      </w:r>
      <w:proofErr w:type="spellEnd"/>
      <w:r w:rsidR="00146E68">
        <w:rPr>
          <w:rFonts w:ascii="Times New Roman" w:hAnsi="Times New Roman" w:cs="Times New Roman"/>
          <w:sz w:val="24"/>
          <w:szCs w:val="24"/>
        </w:rPr>
        <w:t xml:space="preserve">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 xml:space="preserve">O </w:t>
      </w:r>
      <w:r w:rsidR="00AB61BB">
        <w:rPr>
          <w:rFonts w:ascii="Times New Roman" w:hAnsi="Times New Roman" w:cs="Times New Roman"/>
          <w:sz w:val="24"/>
          <w:szCs w:val="24"/>
        </w:rPr>
        <w:t>green</w:t>
      </w:r>
      <w:r w:rsidR="00D93FB2">
        <w:rPr>
          <w:rFonts w:ascii="Times New Roman" w:hAnsi="Times New Roman" w:cs="Times New Roman"/>
          <w:sz w:val="24"/>
          <w:szCs w:val="24"/>
        </w:rPr>
        <w:t xml:space="preserve"> water footprint </w:t>
      </w:r>
      <w:r w:rsidR="007E7291">
        <w:rPr>
          <w:rFonts w:ascii="Times New Roman" w:hAnsi="Times New Roman" w:cs="Times New Roman"/>
          <w:sz w:val="24"/>
          <w:szCs w:val="24"/>
        </w:rPr>
        <w:t>medians</w:t>
      </w:r>
      <w:r w:rsidR="00BF0B12">
        <w:rPr>
          <w:rFonts w:ascii="Times New Roman" w:hAnsi="Times New Roman" w:cs="Times New Roman"/>
          <w:sz w:val="24"/>
          <w:szCs w:val="24"/>
        </w:rPr>
        <w:t xml:space="preserve"> for typical agricultural</w:t>
      </w:r>
      <w:r w:rsidR="007E7291">
        <w:rPr>
          <w:rFonts w:ascii="Times New Roman" w:hAnsi="Times New Roman" w:cs="Times New Roman"/>
          <w:sz w:val="24"/>
          <w:szCs w:val="24"/>
        </w:rPr>
        <w:t xml:space="preserve"> states </w:t>
      </w:r>
      <w:r w:rsidR="00D93FB2">
        <w:rPr>
          <w:rFonts w:ascii="Times New Roman" w:hAnsi="Times New Roman" w:cs="Times New Roman"/>
          <w:sz w:val="24"/>
          <w:szCs w:val="24"/>
        </w:rPr>
        <w:t>range</w:t>
      </w:r>
      <w:r w:rsidR="007E7291">
        <w:rPr>
          <w:rFonts w:ascii="Times New Roman" w:hAnsi="Times New Roman" w:cs="Times New Roman"/>
          <w:sz w:val="24"/>
          <w:szCs w:val="24"/>
        </w:rPr>
        <w:t xml:space="preserve"> </w:t>
      </w:r>
      <w:r w:rsidR="00D93FB2">
        <w:rPr>
          <w:rFonts w:ascii="Times New Roman" w:hAnsi="Times New Roman" w:cs="Times New Roman"/>
          <w:sz w:val="24"/>
          <w:szCs w:val="24"/>
        </w:rPr>
        <w:t xml:space="preserve">from </w:t>
      </w:r>
      <w:r w:rsidR="007E7291">
        <w:rPr>
          <w:rFonts w:ascii="Times New Roman" w:hAnsi="Times New Roman" w:cs="Times New Roman"/>
          <w:sz w:val="24"/>
          <w:szCs w:val="24"/>
        </w:rPr>
        <w:t>4</w:t>
      </w:r>
      <w:r w:rsidR="00D93FB2">
        <w:rPr>
          <w:rFonts w:ascii="Times New Roman" w:hAnsi="Times New Roman" w:cs="Times New Roman"/>
          <w:sz w:val="24"/>
          <w:szCs w:val="24"/>
        </w:rPr>
        <w:t>00-</w:t>
      </w:r>
      <w:r w:rsidR="00BF0B12">
        <w:rPr>
          <w:rFonts w:ascii="Times New Roman" w:hAnsi="Times New Roman" w:cs="Times New Roman"/>
          <w:sz w:val="24"/>
          <w:szCs w:val="24"/>
        </w:rPr>
        <w:t>2</w:t>
      </w:r>
      <w:r w:rsidR="00D93FB2">
        <w:rPr>
          <w:rFonts w:ascii="Times New Roman" w:hAnsi="Times New Roman" w:cs="Times New Roman"/>
          <w:sz w:val="24"/>
          <w:szCs w:val="24"/>
        </w:rPr>
        <w:t>,</w:t>
      </w:r>
      <w:r w:rsidR="00BF0B12">
        <w:rPr>
          <w:rFonts w:ascii="Times New Roman" w:hAnsi="Times New Roman" w:cs="Times New Roman"/>
          <w:sz w:val="24"/>
          <w:szCs w:val="24"/>
        </w:rPr>
        <w:t>0</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corn grain and 1,</w:t>
      </w:r>
      <w:r w:rsidR="007E7291">
        <w:rPr>
          <w:rFonts w:ascii="Times New Roman" w:hAnsi="Times New Roman" w:cs="Times New Roman"/>
          <w:sz w:val="24"/>
          <w:szCs w:val="24"/>
        </w:rPr>
        <w:t>7</w:t>
      </w:r>
      <w:r w:rsidR="00D93FB2">
        <w:rPr>
          <w:rFonts w:ascii="Times New Roman" w:hAnsi="Times New Roman" w:cs="Times New Roman"/>
          <w:sz w:val="24"/>
          <w:szCs w:val="24"/>
        </w:rPr>
        <w:t>00-</w:t>
      </w:r>
      <w:r w:rsidR="00BF0B12">
        <w:rPr>
          <w:rFonts w:ascii="Times New Roman" w:hAnsi="Times New Roman" w:cs="Times New Roman"/>
          <w:sz w:val="24"/>
          <w:szCs w:val="24"/>
        </w:rPr>
        <w:t>3</w:t>
      </w:r>
      <w:r w:rsidR="00D93FB2">
        <w:rPr>
          <w:rFonts w:ascii="Times New Roman" w:hAnsi="Times New Roman" w:cs="Times New Roman"/>
          <w:sz w:val="24"/>
          <w:szCs w:val="24"/>
        </w:rPr>
        <w:t>,</w:t>
      </w:r>
      <w:r w:rsidR="007E7291">
        <w:rPr>
          <w:rFonts w:ascii="Times New Roman" w:hAnsi="Times New Roman" w:cs="Times New Roman"/>
          <w:sz w:val="24"/>
          <w:szCs w:val="24"/>
        </w:rPr>
        <w:t>3</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FD6AB1">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soybeans. </w:t>
      </w:r>
      <w:r>
        <w:rPr>
          <w:rFonts w:ascii="Times New Roman" w:hAnsi="Times New Roman" w:cs="Times New Roman"/>
          <w:sz w:val="24"/>
          <w:szCs w:val="24"/>
        </w:rPr>
        <w:t xml:space="preserve">Estimates that are on the extreme ends of the ranges are likely a result of 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State</w:t>
      </w:r>
      <w:r w:rsidR="00146E68">
        <w:rPr>
          <w:rFonts w:ascii="Times New Roman" w:hAnsi="Times New Roman" w:cs="Times New Roman"/>
          <w:sz w:val="24"/>
          <w:szCs w:val="24"/>
        </w:rPr>
        <w:t>-</w:t>
      </w:r>
      <w:r w:rsidR="008C6C67">
        <w:rPr>
          <w:rFonts w:ascii="Times New Roman" w:hAnsi="Times New Roman" w:cs="Times New Roman"/>
          <w:sz w:val="24"/>
          <w:szCs w:val="24"/>
        </w:rPr>
        <w:t xml:space="preserve">level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r>
      <w:r w:rsidR="009F291D" w:rsidRPr="00C57AEE">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sidR="008C6C67">
        <w:rPr>
          <w:rFonts w:ascii="Times New Roman" w:hAnsi="Times New Roman" w:cs="Times New Roman"/>
          <w:sz w:val="24"/>
          <w:szCs w:val="24"/>
        </w:rPr>
        <w:t xml:space="preserve"> As expected,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sidR="008C6C67">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sidR="008C6C67">
        <w:rPr>
          <w:rFonts w:ascii="Times New Roman" w:hAnsi="Times New Roman" w:cs="Times New Roman"/>
          <w:sz w:val="24"/>
          <w:szCs w:val="24"/>
        </w:rPr>
        <w:t xml:space="preserve"> </w:t>
      </w:r>
    </w:p>
    <w:p w14:paraId="7DA20CF0" w14:textId="651C5E9A" w:rsidR="005A7362" w:rsidRDefault="00C273C5" w:rsidP="003F7FCE">
      <w:pPr>
        <w:spacing w:line="480" w:lineRule="auto"/>
        <w:ind w:firstLine="720"/>
        <w:rPr>
          <w:rFonts w:ascii="Times New Roman" w:hAnsi="Times New Roman" w:cs="Times New Roman"/>
          <w:sz w:val="24"/>
          <w:szCs w:val="24"/>
        </w:rPr>
      </w:pPr>
      <w:commentRangeStart w:id="660"/>
      <w:r>
        <w:rPr>
          <w:rFonts w:ascii="Times New Roman" w:hAnsi="Times New Roman" w:cs="Times New Roman"/>
          <w:sz w:val="24"/>
          <w:szCs w:val="24"/>
        </w:rPr>
        <w:t xml:space="preserve">Estimates of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blue water footprint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are generally higher than those from other water footprint models. In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the blue water footprint is estimated without any assumptions regarding </w:t>
      </w:r>
      <w:r w:rsidR="00B424B4">
        <w:rPr>
          <w:rFonts w:ascii="Times New Roman" w:hAnsi="Times New Roman" w:cs="Times New Roman"/>
          <w:sz w:val="24"/>
          <w:szCs w:val="24"/>
        </w:rPr>
        <w:t xml:space="preserve">an </w:t>
      </w:r>
      <w:r>
        <w:rPr>
          <w:rFonts w:ascii="Times New Roman" w:hAnsi="Times New Roman" w:cs="Times New Roman"/>
          <w:sz w:val="24"/>
          <w:szCs w:val="24"/>
        </w:rPr>
        <w:t>individual producer’s tolerance to risk (i.e., loss in expected crop yields). The Penman-</w:t>
      </w:r>
      <w:proofErr w:type="spellStart"/>
      <w:r>
        <w:rPr>
          <w:rFonts w:ascii="Times New Roman" w:hAnsi="Times New Roman" w:cs="Times New Roman"/>
          <w:sz w:val="24"/>
          <w:szCs w:val="24"/>
        </w:rPr>
        <w:t>Monteith</w:t>
      </w:r>
      <w:proofErr w:type="spellEnd"/>
      <w:r>
        <w:rPr>
          <w:rFonts w:ascii="Times New Roman" w:hAnsi="Times New Roman" w:cs="Times New Roman"/>
          <w:sz w:val="24"/>
          <w:szCs w:val="24"/>
        </w:rPr>
        <w:t xml:space="preserve"> framework, as applied in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calculates the blue water footprint as the difference between the crop’s physiological requirement for water and what is supplied by soil water (i.e</w:t>
      </w:r>
      <w:r w:rsidR="00B424B4">
        <w:rPr>
          <w:rFonts w:ascii="Times New Roman" w:hAnsi="Times New Roman" w:cs="Times New Roman"/>
          <w:sz w:val="24"/>
          <w:szCs w:val="24"/>
        </w:rPr>
        <w:t>.</w:t>
      </w:r>
      <w:r>
        <w:rPr>
          <w:rFonts w:ascii="Times New Roman" w:hAnsi="Times New Roman" w:cs="Times New Roman"/>
          <w:sz w:val="24"/>
          <w:szCs w:val="24"/>
        </w:rPr>
        <w:t xml:space="preserve">, green water). Therefore, blue water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should be viewed as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“theoretical” and/or “maximum” blue water footprint. Although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a calculation framework (i.e.</w:t>
      </w:r>
      <w:r w:rsidR="00B424B4">
        <w:rPr>
          <w:rFonts w:ascii="Times New Roman" w:hAnsi="Times New Roman" w:cs="Times New Roman"/>
          <w:sz w:val="24"/>
          <w:szCs w:val="24"/>
        </w:rPr>
        <w:t>,</w:t>
      </w:r>
      <w:r>
        <w:rPr>
          <w:rFonts w:ascii="Times New Roman" w:hAnsi="Times New Roman" w:cs="Times New Roman"/>
          <w:sz w:val="24"/>
          <w:szCs w:val="24"/>
        </w:rPr>
        <w:t xml:space="preserve"> Penman-</w:t>
      </w:r>
      <w:proofErr w:type="spellStart"/>
      <w:r>
        <w:rPr>
          <w:rFonts w:ascii="Times New Roman" w:hAnsi="Times New Roman" w:cs="Times New Roman"/>
          <w:sz w:val="24"/>
          <w:szCs w:val="24"/>
        </w:rPr>
        <w:t>Monteith</w:t>
      </w:r>
      <w:proofErr w:type="spellEnd"/>
      <w:r>
        <w:rPr>
          <w:rFonts w:ascii="Times New Roman" w:hAnsi="Times New Roman" w:cs="Times New Roman"/>
          <w:sz w:val="24"/>
          <w:szCs w:val="24"/>
        </w:rPr>
        <w:t xml:space="preserve">) that was intended to develop irrigation schedules for individual fields,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is not an irrigation planning tool and thus does not make assumptions regarding producer</w:t>
      </w:r>
      <w:r w:rsidR="001D3E98">
        <w:rPr>
          <w:rFonts w:ascii="Times New Roman" w:hAnsi="Times New Roman" w:cs="Times New Roman"/>
          <w:sz w:val="24"/>
          <w:szCs w:val="24"/>
        </w:rPr>
        <w:t>-</w:t>
      </w:r>
      <w:r w:rsidR="00D650CE">
        <w:rPr>
          <w:rFonts w:ascii="Times New Roman" w:hAnsi="Times New Roman" w:cs="Times New Roman"/>
          <w:sz w:val="24"/>
          <w:szCs w:val="24"/>
        </w:rPr>
        <w:t xml:space="preserve"> and field</w:t>
      </w:r>
      <w:r w:rsidR="001D3E98">
        <w:rPr>
          <w:rFonts w:ascii="Times New Roman" w:hAnsi="Times New Roman" w:cs="Times New Roman"/>
          <w:sz w:val="24"/>
          <w:szCs w:val="24"/>
        </w:rPr>
        <w:t>-</w:t>
      </w:r>
      <w:r>
        <w:rPr>
          <w:rFonts w:ascii="Times New Roman" w:hAnsi="Times New Roman" w:cs="Times New Roman"/>
          <w:sz w:val="24"/>
          <w:szCs w:val="24"/>
        </w:rPr>
        <w:t xml:space="preserve">level management decisions. </w:t>
      </w:r>
      <w:commentRangeEnd w:id="660"/>
      <w:r w:rsidR="00D909E0">
        <w:rPr>
          <w:rStyle w:val="CommentReference"/>
        </w:rPr>
        <w:commentReference w:id="660"/>
      </w:r>
    </w:p>
    <w:p w14:paraId="305EC071" w14:textId="7471BF94" w:rsidR="00D303CF" w:rsidRPr="000D49F6" w:rsidRDefault="00D650CE" w:rsidP="005A7362">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Other studies use irrigation withdrawals as reported by crop producers as their blue water footprint. These </w:t>
      </w:r>
      <w:r w:rsidR="001D3E98">
        <w:rPr>
          <w:rFonts w:ascii="Times New Roman" w:hAnsi="Times New Roman" w:cs="Times New Roman"/>
          <w:sz w:val="24"/>
          <w:szCs w:val="24"/>
        </w:rPr>
        <w:t xml:space="preserve">estimates </w:t>
      </w:r>
      <w:r>
        <w:rPr>
          <w:rFonts w:ascii="Times New Roman" w:hAnsi="Times New Roman" w:cs="Times New Roman"/>
          <w:sz w:val="24"/>
          <w:szCs w:val="24"/>
        </w:rPr>
        <w:t xml:space="preserve">range from </w:t>
      </w:r>
      <w:r w:rsidR="003F7FCE">
        <w:rPr>
          <w:rFonts w:ascii="Times New Roman" w:hAnsi="Times New Roman" w:cs="Times New Roman"/>
          <w:sz w:val="24"/>
          <w:szCs w:val="24"/>
        </w:rPr>
        <w:t>0-550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3F7FCE">
        <w:rPr>
          <w:rFonts w:ascii="Times New Roman" w:hAnsi="Times New Roman" w:cs="Times New Roman"/>
          <w:sz w:val="24"/>
          <w:szCs w:val="24"/>
        </w:rPr>
        <w:t>Mg</w:t>
      </w:r>
      <w:r>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corn grain and 0-1,300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for </w:t>
      </w:r>
      <w:r w:rsidR="001D3E98">
        <w:rPr>
          <w:rFonts w:ascii="Times New Roman" w:hAnsi="Times New Roman" w:cs="Times New Roman"/>
          <w:sz w:val="24"/>
          <w:szCs w:val="24"/>
        </w:rPr>
        <w:t>the</w:t>
      </w:r>
      <w:r w:rsidR="008C3454">
        <w:rPr>
          <w:rFonts w:ascii="Times New Roman" w:hAnsi="Times New Roman" w:cs="Times New Roman"/>
          <w:sz w:val="24"/>
          <w:szCs w:val="24"/>
        </w:rPr>
        <w:t xml:space="preserve"> major corn and soybean producing states</w:t>
      </w:r>
      <w:r w:rsidR="003F7FCE">
        <w:rPr>
          <w:rFonts w:ascii="Times New Roman" w:hAnsi="Times New Roman" w:cs="Times New Roman"/>
          <w:sz w:val="24"/>
          <w:szCs w:val="24"/>
        </w:rPr>
        <w:t>.</w:t>
      </w:r>
      <w:r w:rsidR="00EB1666"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EB1666" w:rsidRPr="00D87C46">
        <w:rPr>
          <w:rFonts w:ascii="Times New Roman" w:hAnsi="Times New Roman" w:cs="Times New Roman"/>
          <w:sz w:val="24"/>
          <w:szCs w:val="24"/>
          <w:vertAlign w:val="superscript"/>
        </w:rPr>
      </w:r>
      <w:r w:rsidR="00EB1666"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EB1666" w:rsidRPr="00D87C46">
        <w:rPr>
          <w:rFonts w:ascii="Times New Roman" w:hAnsi="Times New Roman" w:cs="Times New Roman"/>
          <w:sz w:val="24"/>
          <w:szCs w:val="24"/>
          <w:vertAlign w:val="superscript"/>
        </w:rPr>
        <w:fldChar w:fldCharType="end"/>
      </w:r>
      <w:r w:rsidR="00EB1666">
        <w:rPr>
          <w:rFonts w:ascii="Times New Roman" w:hAnsi="Times New Roman" w:cs="Times New Roman"/>
          <w:sz w:val="24"/>
          <w:szCs w:val="24"/>
        </w:rPr>
        <w:t xml:space="preserve"> </w:t>
      </w:r>
      <w:r w:rsidR="003F7FCE">
        <w:rPr>
          <w:rFonts w:ascii="Times New Roman" w:hAnsi="Times New Roman" w:cs="Times New Roman"/>
          <w:sz w:val="24"/>
          <w:szCs w:val="24"/>
        </w:rPr>
        <w:t xml:space="preserve"> Our blue water footprint ranges from </w:t>
      </w:r>
      <w:r w:rsidR="008C3454">
        <w:rPr>
          <w:rFonts w:ascii="Times New Roman" w:hAnsi="Times New Roman" w:cs="Times New Roman"/>
          <w:sz w:val="24"/>
          <w:szCs w:val="24"/>
        </w:rPr>
        <w:t>1,500</w:t>
      </w:r>
      <w:r w:rsidR="003F7FCE">
        <w:rPr>
          <w:rFonts w:ascii="Times New Roman" w:hAnsi="Times New Roman" w:cs="Times New Roman"/>
          <w:sz w:val="24"/>
          <w:szCs w:val="24"/>
        </w:rPr>
        <w:t>-</w:t>
      </w:r>
      <w:r w:rsidR="008C3454">
        <w:rPr>
          <w:rFonts w:ascii="Times New Roman" w:hAnsi="Times New Roman" w:cs="Times New Roman"/>
          <w:sz w:val="24"/>
          <w:szCs w:val="24"/>
        </w:rPr>
        <w:t>7,000</w:t>
      </w:r>
      <w:r w:rsidR="003F7FCE">
        <w:rPr>
          <w:rFonts w:ascii="Times New Roman" w:hAnsi="Times New Roman" w:cs="Times New Roman"/>
          <w:sz w:val="24"/>
          <w:szCs w:val="24"/>
        </w:rPr>
        <w:t xml:space="preserve">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w:t>
      </w:r>
      <w:r w:rsidR="006021CC">
        <w:rPr>
          <w:rFonts w:ascii="Times New Roman" w:hAnsi="Times New Roman" w:cs="Times New Roman"/>
          <w:sz w:val="24"/>
          <w:szCs w:val="24"/>
        </w:rPr>
        <w:t xml:space="preserve">or corn grain and </w:t>
      </w:r>
      <w:r w:rsidR="008C3454">
        <w:rPr>
          <w:rFonts w:ascii="Times New Roman" w:hAnsi="Times New Roman" w:cs="Times New Roman"/>
          <w:sz w:val="24"/>
          <w:szCs w:val="24"/>
        </w:rPr>
        <w:t>3,500</w:t>
      </w:r>
      <w:r w:rsidR="006021CC">
        <w:rPr>
          <w:rFonts w:ascii="Times New Roman" w:hAnsi="Times New Roman" w:cs="Times New Roman"/>
          <w:sz w:val="24"/>
          <w:szCs w:val="24"/>
        </w:rPr>
        <w:t>-</w:t>
      </w:r>
      <w:r w:rsidR="008C3454">
        <w:rPr>
          <w:rFonts w:ascii="Times New Roman" w:hAnsi="Times New Roman" w:cs="Times New Roman"/>
          <w:sz w:val="24"/>
          <w:szCs w:val="24"/>
        </w:rPr>
        <w:t>9</w:t>
      </w:r>
      <w:r w:rsidR="006021CC">
        <w:rPr>
          <w:rFonts w:ascii="Times New Roman" w:hAnsi="Times New Roman" w:cs="Times New Roman"/>
          <w:sz w:val="24"/>
          <w:szCs w:val="24"/>
        </w:rPr>
        <w:t>,</w:t>
      </w:r>
      <w:r w:rsidR="008C3454">
        <w:rPr>
          <w:rFonts w:ascii="Times New Roman" w:hAnsi="Times New Roman" w:cs="Times New Roman"/>
          <w:sz w:val="24"/>
          <w:szCs w:val="24"/>
        </w:rPr>
        <w:t>0</w:t>
      </w:r>
      <w:r w:rsidR="006021CC">
        <w:rPr>
          <w:rFonts w:ascii="Times New Roman" w:hAnsi="Times New Roman" w:cs="Times New Roman"/>
          <w:sz w:val="24"/>
          <w:szCs w:val="24"/>
        </w:rPr>
        <w:t>00 m</w:t>
      </w:r>
      <w:r w:rsidR="006021CC" w:rsidRPr="003F7FCE">
        <w:rPr>
          <w:rFonts w:ascii="Times New Roman" w:hAnsi="Times New Roman" w:cs="Times New Roman"/>
          <w:sz w:val="24"/>
          <w:szCs w:val="24"/>
          <w:vertAlign w:val="superscript"/>
        </w:rPr>
        <w:t>3</w:t>
      </w:r>
      <w:r w:rsidR="006021CC">
        <w:rPr>
          <w:rFonts w:ascii="Times New Roman" w:hAnsi="Times New Roman" w:cs="Times New Roman"/>
          <w:sz w:val="24"/>
          <w:szCs w:val="24"/>
        </w:rPr>
        <w:t xml:space="preserve"> Mg</w:t>
      </w:r>
      <w:r w:rsidR="006021CC" w:rsidRPr="00FD6AB1">
        <w:rPr>
          <w:rFonts w:ascii="Times New Roman" w:hAnsi="Times New Roman" w:cs="Times New Roman"/>
          <w:sz w:val="24"/>
          <w:szCs w:val="24"/>
          <w:vertAlign w:val="superscript"/>
        </w:rPr>
        <w:t>-1</w:t>
      </w:r>
      <w:r w:rsidR="006021CC">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w:t>
      </w:r>
      <w:r w:rsidR="008C3454">
        <w:rPr>
          <w:rFonts w:ascii="Times New Roman" w:hAnsi="Times New Roman" w:cs="Times New Roman"/>
          <w:sz w:val="24"/>
          <w:szCs w:val="24"/>
        </w:rPr>
        <w:lastRenderedPageBreak/>
        <w:t>in major corn</w:t>
      </w:r>
      <w:r w:rsidR="00923376">
        <w:rPr>
          <w:rFonts w:ascii="Times New Roman" w:hAnsi="Times New Roman" w:cs="Times New Roman"/>
          <w:sz w:val="24"/>
          <w:szCs w:val="24"/>
        </w:rPr>
        <w:t xml:space="preserve"> grain</w:t>
      </w:r>
      <w:r w:rsidR="008C3454">
        <w:rPr>
          <w:rFonts w:ascii="Times New Roman" w:hAnsi="Times New Roman" w:cs="Times New Roman"/>
          <w:sz w:val="24"/>
          <w:szCs w:val="24"/>
        </w:rPr>
        <w:t xml:space="preserve"> producing states</w:t>
      </w:r>
      <w:r w:rsidR="006021CC">
        <w:rPr>
          <w:rFonts w:ascii="Times New Roman" w:hAnsi="Times New Roman" w:cs="Times New Roman"/>
          <w:sz w:val="24"/>
          <w:szCs w:val="24"/>
        </w:rPr>
        <w:t>.</w:t>
      </w:r>
      <w:r w:rsidR="003F7FCE">
        <w:rPr>
          <w:rFonts w:ascii="Times New Roman" w:hAnsi="Times New Roman" w:cs="Times New Roman"/>
          <w:sz w:val="24"/>
          <w:szCs w:val="24"/>
        </w:rPr>
        <w:t xml:space="preserve"> </w:t>
      </w:r>
      <w:r>
        <w:rPr>
          <w:rFonts w:ascii="Times New Roman" w:hAnsi="Times New Roman" w:cs="Times New Roman"/>
          <w:sz w:val="24"/>
          <w:szCs w:val="24"/>
        </w:rPr>
        <w:t xml:space="preserve">Because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theoretical calculations of blue water based on the plant physiology and the immediate soil and climate conditions, crops that are not produced at a commercial scale and</w:t>
      </w:r>
      <w:r w:rsidR="00F16DBF">
        <w:rPr>
          <w:rFonts w:ascii="Times New Roman" w:hAnsi="Times New Roman" w:cs="Times New Roman"/>
          <w:sz w:val="24"/>
          <w:szCs w:val="24"/>
        </w:rPr>
        <w:t>/</w:t>
      </w:r>
      <w:r>
        <w:rPr>
          <w:rFonts w:ascii="Times New Roman" w:hAnsi="Times New Roman" w:cs="Times New Roman"/>
          <w:sz w:val="24"/>
          <w:szCs w:val="24"/>
        </w:rPr>
        <w:t xml:space="preserve">or crops that are not traditionally irrigated may be assessed for their potential blue water footprint in a given area. For example,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is well suited to perform scenario analysis of different cropping arrangements in areas that are on the frontier of feedstock production. </w:t>
      </w:r>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278B9082" w:rsidR="00D303CF" w:rsidRDefault="00B9794E" w:rsidP="000E154D">
      <w:pPr>
        <w:spacing w:line="480" w:lineRule="auto"/>
        <w:jc w:val="center"/>
        <w:rPr>
          <w:rFonts w:ascii="Times New Roman" w:hAnsi="Times New Roman" w:cs="Times New Roman"/>
          <w:b/>
          <w:sz w:val="24"/>
          <w:szCs w:val="24"/>
        </w:rPr>
      </w:pPr>
      <w:r w:rsidRPr="00B57B88">
        <w:rPr>
          <w:rFonts w:ascii="Times New Roman" w:hAnsi="Times New Roman" w:cs="Times New Roman"/>
          <w:b/>
          <w:noProof/>
          <w:sz w:val="24"/>
          <w:szCs w:val="24"/>
        </w:rPr>
        <w:lastRenderedPageBreak/>
        <w:drawing>
          <wp:inline distT="0" distB="0" distL="0" distR="0" wp14:anchorId="3033951B" wp14:editId="3AA901BE">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p>
    <w:p w14:paraId="6145AFC0" w14:textId="6D58C455" w:rsidR="009D420C" w:rsidRPr="00F16DBF" w:rsidRDefault="00D303CF" w:rsidP="000E154D">
      <w:pPr>
        <w:jc w:val="center"/>
        <w:rPr>
          <w:rFonts w:ascii="Times New Roman" w:hAnsi="Times New Roman" w:cs="Times New Roman"/>
          <w:sz w:val="24"/>
          <w:szCs w:val="24"/>
        </w:rPr>
      </w:pPr>
      <w:proofErr w:type="gramStart"/>
      <w:r>
        <w:rPr>
          <w:rFonts w:ascii="Times New Roman" w:hAnsi="Times New Roman" w:cs="Times New Roman"/>
          <w:b/>
          <w:sz w:val="24"/>
          <w:szCs w:val="24"/>
        </w:rPr>
        <w:t>Figure 6</w:t>
      </w:r>
      <w:r w:rsidR="00D45A6D" w:rsidRPr="005A5CA7">
        <w:rPr>
          <w:rFonts w:ascii="Times New Roman" w:hAnsi="Times New Roman" w:cs="Times New Roman"/>
          <w:b/>
          <w:sz w:val="24"/>
          <w:szCs w:val="24"/>
        </w:rPr>
        <w:t>.</w:t>
      </w:r>
      <w:proofErr w:type="gramEnd"/>
      <w:r w:rsidR="009D420C">
        <w:rPr>
          <w:rFonts w:ascii="Times New Roman" w:hAnsi="Times New Roman" w:cs="Times New Roman"/>
          <w:b/>
          <w:sz w:val="24"/>
          <w:szCs w:val="24"/>
        </w:rPr>
        <w:t xml:space="preserve"> </w:t>
      </w:r>
      <w:proofErr w:type="gramStart"/>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and </w:t>
      </w:r>
      <w:r w:rsidR="00F16DBF">
        <w:rPr>
          <w:rFonts w:ascii="Times New Roman" w:hAnsi="Times New Roman" w:cs="Times New Roman"/>
          <w:sz w:val="24"/>
          <w:szCs w:val="24"/>
        </w:rPr>
        <w:t>b</w:t>
      </w:r>
      <w:r w:rsidR="009D420C" w:rsidRPr="00F16DBF">
        <w:rPr>
          <w:rFonts w:ascii="Times New Roman" w:hAnsi="Times New Roman" w:cs="Times New Roman"/>
          <w:sz w:val="24"/>
          <w:szCs w:val="24"/>
        </w:rPr>
        <w:t xml:space="preserve">lue </w:t>
      </w:r>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tate.</w:t>
      </w:r>
      <w:proofErr w:type="gramEnd"/>
      <w:r w:rsidR="009D420C" w:rsidRPr="00F16DBF">
        <w:rPr>
          <w:rFonts w:ascii="Times New Roman" w:hAnsi="Times New Roman" w:cs="Times New Roman"/>
          <w:sz w:val="24"/>
          <w:szCs w:val="24"/>
        </w:rPr>
        <w:t xml:space="preserve"> </w:t>
      </w:r>
      <w:ins w:id="661" w:author="ewarner" w:date="2014-07-15T15:19:00Z">
        <w:r w:rsidR="004762FA">
          <w:rPr>
            <w:rFonts w:ascii="Times New Roman" w:hAnsi="Times New Roman" w:cs="Times New Roman"/>
            <w:sz w:val="24"/>
            <w:szCs w:val="24"/>
          </w:rPr>
          <w:t xml:space="preserve">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p>
    <w:p w14:paraId="4974458C" w14:textId="444EF35A" w:rsidR="008C0A71"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 xml:space="preserve">Water </w:t>
      </w:r>
      <w:proofErr w:type="spellStart"/>
      <w:r w:rsidR="008C0A71" w:rsidRPr="00B57EEA">
        <w:rPr>
          <w:rFonts w:ascii="Times New Roman" w:hAnsi="Times New Roman" w:cs="Times New Roman"/>
          <w:i/>
          <w:sz w:val="24"/>
          <w:szCs w:val="24"/>
        </w:rPr>
        <w:t>Footprinting</w:t>
      </w:r>
      <w:proofErr w:type="spellEnd"/>
      <w:r w:rsidR="008C0A71" w:rsidRPr="00B57EEA">
        <w:rPr>
          <w:rFonts w:ascii="Times New Roman" w:hAnsi="Times New Roman" w:cs="Times New Roman"/>
          <w:i/>
          <w:sz w:val="24"/>
          <w:szCs w:val="24"/>
        </w:rPr>
        <w:t xml:space="preserve">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44450ACD" w14:textId="3E3DB30C" w:rsidR="005135D4" w:rsidRDefault="003F37C4" w:rsidP="000437AE">
      <w:pPr>
        <w:spacing w:line="480" w:lineRule="auto"/>
        <w:ind w:firstLine="720"/>
        <w:rPr>
          <w:rFonts w:ascii="Times New Roman" w:hAnsi="Times New Roman" w:cs="Times New Roman"/>
          <w:sz w:val="24"/>
          <w:szCs w:val="24"/>
        </w:rPr>
      </w:pPr>
      <w:commentRangeStart w:id="662"/>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Pr>
          <w:rFonts w:ascii="Times New Roman" w:hAnsi="Times New Roman" w:cs="Times New Roman"/>
          <w:sz w:val="24"/>
          <w:szCs w:val="24"/>
        </w:rPr>
        <w:t>build</w:t>
      </w:r>
      <w:r w:rsidR="00C15E76">
        <w:rPr>
          <w:rFonts w:ascii="Times New Roman" w:hAnsi="Times New Roman" w:cs="Times New Roman"/>
          <w:sz w:val="24"/>
          <w:szCs w:val="24"/>
        </w:rPr>
        <w:t xml:space="preserve">s on previous </w:t>
      </w:r>
      <w:r w:rsidR="00722D98">
        <w:rPr>
          <w:rFonts w:ascii="Times New Roman" w:hAnsi="Times New Roman" w:cs="Times New Roman"/>
          <w:sz w:val="24"/>
          <w:szCs w:val="24"/>
        </w:rPr>
        <w:t>water consumption</w:t>
      </w:r>
      <w:r w:rsidR="00C15E76">
        <w:rPr>
          <w:rFonts w:ascii="Times New Roman" w:hAnsi="Times New Roman" w:cs="Times New Roman"/>
          <w:sz w:val="24"/>
          <w:szCs w:val="24"/>
        </w:rPr>
        <w:t xml:space="preserve"> analyses</w:t>
      </w:r>
      <w:r w:rsidR="004C74F2">
        <w:rPr>
          <w:rFonts w:ascii="Times New Roman" w:hAnsi="Times New Roman" w:cs="Times New Roman"/>
          <w:sz w:val="24"/>
          <w:szCs w:val="24"/>
        </w:rPr>
        <w:t xml:space="preserve"> to provide a platform </w:t>
      </w:r>
      <w:r w:rsidR="002B698A">
        <w:rPr>
          <w:rFonts w:ascii="Times New Roman" w:hAnsi="Times New Roman" w:cs="Times New Roman"/>
          <w:sz w:val="24"/>
          <w:szCs w:val="24"/>
        </w:rPr>
        <w:t>for</w:t>
      </w:r>
      <w:r w:rsidR="004C74F2">
        <w:rPr>
          <w:rFonts w:ascii="Times New Roman" w:hAnsi="Times New Roman" w:cs="Times New Roman"/>
          <w:sz w:val="24"/>
          <w:szCs w:val="24"/>
        </w:rPr>
        <w:t xml:space="preserve"> more </w:t>
      </w:r>
      <w:r w:rsidR="000437AE">
        <w:rPr>
          <w:rFonts w:ascii="Times New Roman" w:hAnsi="Times New Roman" w:cs="Times New Roman"/>
          <w:sz w:val="24"/>
          <w:szCs w:val="24"/>
        </w:rPr>
        <w:t xml:space="preserve">a complete </w:t>
      </w:r>
      <w:r w:rsidR="004C74F2">
        <w:rPr>
          <w:rFonts w:ascii="Times New Roman" w:hAnsi="Times New Roman" w:cs="Times New Roman"/>
          <w:sz w:val="24"/>
          <w:szCs w:val="24"/>
        </w:rPr>
        <w:t>assessment</w:t>
      </w:r>
      <w:r w:rsidR="000437AE">
        <w:rPr>
          <w:rFonts w:ascii="Times New Roman" w:hAnsi="Times New Roman" w:cs="Times New Roman"/>
          <w:sz w:val="24"/>
          <w:szCs w:val="24"/>
        </w:rPr>
        <w:t xml:space="preserve"> scenario based assessment</w:t>
      </w:r>
      <w:del w:id="663" w:author="ewarner" w:date="2014-07-14T17:19:00Z">
        <w:r w:rsidR="002B698A" w:rsidDel="00D909E0">
          <w:rPr>
            <w:rFonts w:ascii="Times New Roman" w:hAnsi="Times New Roman" w:cs="Times New Roman"/>
            <w:sz w:val="24"/>
            <w:szCs w:val="24"/>
          </w:rPr>
          <w:delText xml:space="preserve">, which can </w:delText>
        </w:r>
        <w:r w:rsidR="00C15E76" w:rsidDel="00D909E0">
          <w:rPr>
            <w:rFonts w:ascii="Times New Roman" w:hAnsi="Times New Roman" w:cs="Times New Roman"/>
            <w:sz w:val="24"/>
            <w:szCs w:val="24"/>
          </w:rPr>
          <w:delText xml:space="preserve">better </w:delText>
        </w:r>
        <w:r w:rsidR="00910CCF" w:rsidDel="00D909E0">
          <w:rPr>
            <w:rFonts w:ascii="Times New Roman" w:hAnsi="Times New Roman" w:cs="Times New Roman"/>
            <w:sz w:val="24"/>
            <w:szCs w:val="24"/>
          </w:rPr>
          <w:delText>inform decision</w:delText>
        </w:r>
        <w:r w:rsidR="00A31A75" w:rsidDel="00D909E0">
          <w:rPr>
            <w:rFonts w:ascii="Times New Roman" w:hAnsi="Times New Roman" w:cs="Times New Roman"/>
            <w:sz w:val="24"/>
            <w:szCs w:val="24"/>
          </w:rPr>
          <w:delText xml:space="preserve"> </w:delText>
        </w:r>
        <w:r w:rsidR="004C74F2" w:rsidDel="00D909E0">
          <w:rPr>
            <w:rFonts w:ascii="Times New Roman" w:hAnsi="Times New Roman" w:cs="Times New Roman"/>
            <w:sz w:val="24"/>
            <w:szCs w:val="24"/>
          </w:rPr>
          <w:delText>makers</w:delText>
        </w:r>
        <w:r w:rsidR="001D7DE0" w:rsidDel="00D909E0">
          <w:rPr>
            <w:rFonts w:ascii="Times New Roman" w:hAnsi="Times New Roman" w:cs="Times New Roman"/>
            <w:sz w:val="24"/>
            <w:szCs w:val="24"/>
          </w:rPr>
          <w:delText xml:space="preserve"> about the potential impacts of decis</w:delText>
        </w:r>
        <w:r w:rsidR="000437AE" w:rsidDel="00D909E0">
          <w:rPr>
            <w:rFonts w:ascii="Times New Roman" w:hAnsi="Times New Roman" w:cs="Times New Roman"/>
            <w:sz w:val="24"/>
            <w:szCs w:val="24"/>
          </w:rPr>
          <w:delText>i</w:delText>
        </w:r>
        <w:r w:rsidR="001D7DE0" w:rsidDel="00D909E0">
          <w:rPr>
            <w:rFonts w:ascii="Times New Roman" w:hAnsi="Times New Roman" w:cs="Times New Roman"/>
            <w:sz w:val="24"/>
            <w:szCs w:val="24"/>
          </w:rPr>
          <w:delText>on</w:delText>
        </w:r>
        <w:r w:rsidR="000437AE" w:rsidDel="00D909E0">
          <w:rPr>
            <w:rFonts w:ascii="Times New Roman" w:hAnsi="Times New Roman" w:cs="Times New Roman"/>
            <w:sz w:val="24"/>
            <w:szCs w:val="24"/>
          </w:rPr>
          <w:delText>s</w:delText>
        </w:r>
        <w:r w:rsidR="00910CCF" w:rsidDel="00D909E0">
          <w:rPr>
            <w:rFonts w:ascii="Times New Roman" w:hAnsi="Times New Roman" w:cs="Times New Roman"/>
            <w:sz w:val="24"/>
            <w:szCs w:val="24"/>
          </w:rPr>
          <w:delText>.</w:delText>
        </w:r>
        <w:r w:rsidR="000437AE" w:rsidRPr="000437AE" w:rsidDel="00D909E0">
          <w:rPr>
            <w:rFonts w:ascii="Times New Roman" w:hAnsi="Times New Roman" w:cs="Times New Roman"/>
            <w:sz w:val="24"/>
            <w:szCs w:val="24"/>
          </w:rPr>
          <w:delText xml:space="preserve"> </w:delText>
        </w:r>
      </w:del>
      <w:ins w:id="664" w:author="ewarner" w:date="2014-07-14T17:19:00Z">
        <w:r w:rsidR="00D909E0">
          <w:rPr>
            <w:rFonts w:ascii="Times New Roman" w:hAnsi="Times New Roman" w:cs="Times New Roman"/>
            <w:sz w:val="24"/>
            <w:szCs w:val="24"/>
          </w:rPr>
          <w:t xml:space="preserve">. </w:t>
        </w:r>
      </w:ins>
      <w:r w:rsidR="000437AE">
        <w:rPr>
          <w:rFonts w:ascii="Times New Roman" w:hAnsi="Times New Roman" w:cs="Times New Roman"/>
          <w:sz w:val="24"/>
          <w:szCs w:val="24"/>
        </w:rPr>
        <w:t xml:space="preserve">Although we have only shown results </w:t>
      </w:r>
      <w:r w:rsidR="000437AE">
        <w:rPr>
          <w:rFonts w:ascii="Times New Roman" w:hAnsi="Times New Roman" w:cs="Times New Roman"/>
          <w:sz w:val="24"/>
          <w:szCs w:val="24"/>
        </w:rPr>
        <w:lastRenderedPageBreak/>
        <w:t xml:space="preserve">for corn grain and soybeans in this study, </w:t>
      </w:r>
      <w:proofErr w:type="spellStart"/>
      <w:r w:rsidR="000437AE">
        <w:rPr>
          <w:rFonts w:ascii="Times New Roman" w:hAnsi="Times New Roman" w:cs="Times New Roman"/>
          <w:sz w:val="24"/>
          <w:szCs w:val="24"/>
        </w:rPr>
        <w:t>BioSpatial</w:t>
      </w:r>
      <w:proofErr w:type="spellEnd"/>
      <w:r w:rsidR="000437AE">
        <w:rPr>
          <w:rFonts w:ascii="Times New Roman" w:hAnsi="Times New Roman" w:cs="Times New Roman"/>
          <w:sz w:val="24"/>
          <w:szCs w:val="24"/>
        </w:rPr>
        <w:t xml:space="preserve"> H</w:t>
      </w:r>
      <w:r w:rsidR="000437AE" w:rsidRPr="00612EA9">
        <w:rPr>
          <w:rFonts w:ascii="Times New Roman" w:hAnsi="Times New Roman" w:cs="Times New Roman"/>
          <w:sz w:val="24"/>
          <w:szCs w:val="24"/>
          <w:vertAlign w:val="subscript"/>
        </w:rPr>
        <w:t>2</w:t>
      </w:r>
      <w:r w:rsidR="000437AE">
        <w:rPr>
          <w:rFonts w:ascii="Times New Roman" w:hAnsi="Times New Roman" w:cs="Times New Roman"/>
          <w:sz w:val="24"/>
          <w:szCs w:val="24"/>
        </w:rPr>
        <w:t xml:space="preserve">O models green and blue water footprints from multiple agricultural crops at a couple levels of geographic aggregations in the continental U.S. and allows for comparison among those options. </w:t>
      </w:r>
      <w:r w:rsidR="005135D4">
        <w:rPr>
          <w:rFonts w:ascii="Times New Roman" w:hAnsi="Times New Roman" w:cs="Times New Roman"/>
          <w:sz w:val="24"/>
          <w:szCs w:val="24"/>
        </w:rPr>
        <w:t xml:space="preserve">For example, the water footprints of perennial grasses in Iowa could be evaluated and compared to other data such as yields or environmental impacts like GHG emissions. </w:t>
      </w:r>
    </w:p>
    <w:p w14:paraId="4B41BDE6" w14:textId="4F760869" w:rsidR="00A24EE5" w:rsidRDefault="000437AE" w:rsidP="005135D4">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O’s framework is flexible enough to be adapted for scenario analysis outside of U.S. crops grown in current climatic conditions. The model could be adapted for scenario analysis of alternative cr</w:t>
      </w:r>
      <w:r w:rsidR="005135D4">
        <w:rPr>
          <w:rFonts w:ascii="Times New Roman" w:hAnsi="Times New Roman" w:cs="Times New Roman"/>
          <w:sz w:val="24"/>
          <w:szCs w:val="24"/>
        </w:rPr>
        <w:t>op categories</w:t>
      </w:r>
      <w:r>
        <w:rPr>
          <w:rFonts w:ascii="Times New Roman" w:hAnsi="Times New Roman" w:cs="Times New Roman"/>
          <w:sz w:val="24"/>
          <w:szCs w:val="24"/>
        </w:rPr>
        <w:t xml:space="preserve">, </w:t>
      </w:r>
      <w:r w:rsidR="005135D4">
        <w:rPr>
          <w:rFonts w:ascii="Times New Roman" w:hAnsi="Times New Roman" w:cs="Times New Roman"/>
          <w:sz w:val="24"/>
          <w:szCs w:val="24"/>
        </w:rPr>
        <w:t>locations</w:t>
      </w:r>
      <w:r>
        <w:rPr>
          <w:rFonts w:ascii="Times New Roman" w:hAnsi="Times New Roman" w:cs="Times New Roman"/>
          <w:sz w:val="24"/>
          <w:szCs w:val="24"/>
        </w:rPr>
        <w:t xml:space="preserve"> where those crops are grown, and</w:t>
      </w:r>
      <w:r w:rsidR="005135D4">
        <w:rPr>
          <w:rFonts w:ascii="Times New Roman" w:hAnsi="Times New Roman" w:cs="Times New Roman"/>
          <w:sz w:val="24"/>
          <w:szCs w:val="24"/>
        </w:rPr>
        <w:t xml:space="preserve"> under alternative climatic conditions if the data is available.</w:t>
      </w:r>
      <w:r>
        <w:rPr>
          <w:rFonts w:ascii="Times New Roman" w:hAnsi="Times New Roman" w:cs="Times New Roman"/>
          <w:sz w:val="24"/>
          <w:szCs w:val="24"/>
        </w:rPr>
        <w:t xml:space="preserve"> </w:t>
      </w:r>
      <w:r w:rsidR="005135D4">
        <w:rPr>
          <w:rFonts w:ascii="Times New Roman" w:hAnsi="Times New Roman" w:cs="Times New Roman"/>
          <w:sz w:val="24"/>
          <w:szCs w:val="24"/>
        </w:rPr>
        <w:t xml:space="preserve">For example, </w:t>
      </w:r>
      <w:proofErr w:type="spellStart"/>
      <w:r w:rsidR="005135D4">
        <w:rPr>
          <w:rFonts w:ascii="Times New Roman" w:hAnsi="Times New Roman" w:cs="Times New Roman"/>
          <w:sz w:val="24"/>
          <w:szCs w:val="24"/>
        </w:rPr>
        <w:t>BioSpatial</w:t>
      </w:r>
      <w:proofErr w:type="spellEnd"/>
      <w:r w:rsidR="005135D4">
        <w:rPr>
          <w:rFonts w:ascii="Times New Roman" w:hAnsi="Times New Roman" w:cs="Times New Roman"/>
          <w:sz w:val="24"/>
          <w:szCs w:val="24"/>
        </w:rPr>
        <w:t xml:space="preserve">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w:t>
      </w:r>
      <w:proofErr w:type="spellStart"/>
      <w:r w:rsidR="005135D4">
        <w:rPr>
          <w:rFonts w:ascii="Times New Roman" w:hAnsi="Times New Roman" w:cs="Times New Roman"/>
          <w:sz w:val="24"/>
          <w:szCs w:val="24"/>
        </w:rPr>
        <w:t>Cligen</w:t>
      </w:r>
      <w:proofErr w:type="spellEnd"/>
      <w:r w:rsidR="005135D4">
        <w:rPr>
          <w:rFonts w:ascii="Times New Roman" w:hAnsi="Times New Roman" w:cs="Times New Roman"/>
          <w:sz w:val="24"/>
          <w:szCs w:val="24"/>
        </w:rPr>
        <w:t xml:space="preserve"> data) to estimate the potential future crop water footprints could also be included. The results of such an analysis would help identify areas of risks associated with water use competition in particular regions among feedstocks and identify (R&amp;D) pathways that increase or decrease the risk of water use competition. </w:t>
      </w:r>
    </w:p>
    <w:p w14:paraId="78A966C4" w14:textId="44EED7A3" w:rsidR="004C74F2" w:rsidRPr="008459DC" w:rsidRDefault="003F37C4"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sidRPr="008459DC">
        <w:rPr>
          <w:rFonts w:ascii="Times New Roman" w:hAnsi="Times New Roman" w:cs="Times New Roman"/>
          <w:sz w:val="24"/>
          <w:szCs w:val="24"/>
        </w:rPr>
        <w:t>can be used to evaluate other geographic cont</w:t>
      </w:r>
      <w:r w:rsidR="004C74F2">
        <w:rPr>
          <w:rFonts w:ascii="Times New Roman" w:hAnsi="Times New Roman" w:cs="Times New Roman"/>
          <w:sz w:val="24"/>
          <w:szCs w:val="24"/>
        </w:rPr>
        <w:t xml:space="preserve">exts at multiple spatial levels. </w:t>
      </w:r>
      <w:r w:rsidR="00916161">
        <w:rPr>
          <w:rFonts w:ascii="Times New Roman" w:hAnsi="Times New Roman" w:cs="Times New Roman"/>
          <w:sz w:val="24"/>
          <w:szCs w:val="24"/>
        </w:rPr>
        <w:t>R</w:t>
      </w:r>
      <w:r w:rsidR="00910CCF">
        <w:rPr>
          <w:rFonts w:ascii="Times New Roman" w:hAnsi="Times New Roman" w:cs="Times New Roman"/>
          <w:sz w:val="24"/>
          <w:szCs w:val="24"/>
        </w:rPr>
        <w:t xml:space="preserve">esults from </w:t>
      </w:r>
      <w:r w:rsidR="008762B8">
        <w:rPr>
          <w:rFonts w:ascii="Times New Roman" w:hAnsi="Times New Roman" w:cs="Times New Roman"/>
          <w:sz w:val="24"/>
          <w:szCs w:val="24"/>
        </w:rPr>
        <w:t>S</w:t>
      </w:r>
      <w:r w:rsidR="00910CCF">
        <w:rPr>
          <w:rFonts w:ascii="Times New Roman" w:hAnsi="Times New Roman" w:cs="Times New Roman"/>
          <w:sz w:val="24"/>
          <w:szCs w:val="24"/>
        </w:rPr>
        <w:t xml:space="preserve">ection 4 demonstrate the capability to </w:t>
      </w:r>
      <w:r w:rsidR="004C74F2">
        <w:rPr>
          <w:rFonts w:ascii="Times New Roman" w:hAnsi="Times New Roman" w:cs="Times New Roman"/>
          <w:sz w:val="24"/>
          <w:szCs w:val="24"/>
        </w:rPr>
        <w:t xml:space="preserve">evaluate county, state, and national U.S.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for commonly studied biofuel crops</w:t>
      </w:r>
      <w:r w:rsidR="00916161">
        <w:rPr>
          <w:rFonts w:ascii="Times New Roman" w:hAnsi="Times New Roman" w:cs="Times New Roman"/>
          <w:sz w:val="24"/>
          <w:szCs w:val="24"/>
        </w:rPr>
        <w:t xml:space="preserve"> relative to some existing water consumption analysis</w:t>
      </w:r>
      <w:r w:rsidR="00910CCF">
        <w:rPr>
          <w:rFonts w:ascii="Times New Roman" w:hAnsi="Times New Roman" w:cs="Times New Roman"/>
          <w:sz w:val="24"/>
          <w:szCs w:val="24"/>
        </w:rPr>
        <w:t xml:space="preserve">. Evaluation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at multiple geographic levels can be important in evaluating the potential impacts of existing state and national bioenergy polic</w:t>
      </w:r>
      <w:r w:rsidR="00DF3C4C">
        <w:rPr>
          <w:rFonts w:ascii="Times New Roman" w:hAnsi="Times New Roman" w:cs="Times New Roman"/>
          <w:sz w:val="24"/>
          <w:szCs w:val="24"/>
        </w:rPr>
        <w:t>ies (e.g., US EPA</w:t>
      </w:r>
      <w:r w:rsidR="0071467F"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DF3C4C">
        <w:rPr>
          <w:rFonts w:ascii="Times New Roman" w:hAnsi="Times New Roman" w:cs="Times New Roman"/>
          <w:sz w:val="24"/>
          <w:szCs w:val="24"/>
        </w:rPr>
        <w:t xml:space="preserve"> and EU</w:t>
      </w:r>
      <w:r w:rsidR="0071467F"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Commission&lt;/Author&gt;&lt;Year&gt;(2009)&lt;/Year&gt;&lt;RecNum&gt;2&lt;/RecNum&gt;&lt;DisplayText&gt;(56)&lt;/DisplayText&gt;&lt;record&gt;&lt;rec-number&gt;2&lt;/rec-number&gt;&lt;foreign-keys&gt;&lt;key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6" w:tooltip="European Commission, (2009) #2" w:history="1">
        <w:r w:rsidR="006D2C77">
          <w:rPr>
            <w:rFonts w:ascii="Times New Roman" w:hAnsi="Times New Roman" w:cs="Times New Roman"/>
            <w:noProof/>
            <w:sz w:val="24"/>
            <w:szCs w:val="24"/>
            <w:vertAlign w:val="superscript"/>
          </w:rPr>
          <w:t>56</w:t>
        </w:r>
      </w:hyperlink>
      <w:r w:rsidR="00FB36AF">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910CCF">
        <w:rPr>
          <w:rFonts w:ascii="Times New Roman" w:hAnsi="Times New Roman" w:cs="Times New Roman"/>
          <w:sz w:val="24"/>
          <w:szCs w:val="24"/>
        </w:rPr>
        <w:t>)</w:t>
      </w:r>
      <w:r w:rsidR="008B6BEA">
        <w:rPr>
          <w:rFonts w:ascii="Times New Roman" w:hAnsi="Times New Roman" w:cs="Times New Roman"/>
          <w:sz w:val="24"/>
          <w:szCs w:val="24"/>
        </w:rPr>
        <w:t xml:space="preserve"> and how those policies might interact</w:t>
      </w:r>
      <w:r w:rsidR="00910CCF">
        <w:rPr>
          <w:rFonts w:ascii="Times New Roman" w:hAnsi="Times New Roman" w:cs="Times New Roman"/>
          <w:sz w:val="24"/>
          <w:szCs w:val="24"/>
        </w:rPr>
        <w:t xml:space="preserve">. There are potential opportunities to analyze new policies or </w:t>
      </w:r>
      <w:r w:rsidR="00FA45D9">
        <w:rPr>
          <w:rFonts w:ascii="Times New Roman" w:hAnsi="Times New Roman" w:cs="Times New Roman"/>
          <w:sz w:val="24"/>
          <w:szCs w:val="24"/>
        </w:rPr>
        <w:t xml:space="preserve">provide </w:t>
      </w:r>
      <w:r w:rsidR="001A2DFF">
        <w:rPr>
          <w:rFonts w:ascii="Times New Roman" w:hAnsi="Times New Roman" w:cs="Times New Roman"/>
          <w:sz w:val="24"/>
          <w:szCs w:val="24"/>
        </w:rPr>
        <w:t xml:space="preserve">upper or lower </w:t>
      </w:r>
      <w:r w:rsidR="00FA45D9">
        <w:rPr>
          <w:rFonts w:ascii="Times New Roman" w:hAnsi="Times New Roman" w:cs="Times New Roman"/>
          <w:sz w:val="24"/>
          <w:szCs w:val="24"/>
        </w:rPr>
        <w:t>bound</w:t>
      </w:r>
      <w:r w:rsidR="001A2DFF">
        <w:rPr>
          <w:rFonts w:ascii="Times New Roman" w:hAnsi="Times New Roman" w:cs="Times New Roman"/>
          <w:sz w:val="24"/>
          <w:szCs w:val="24"/>
        </w:rPr>
        <w:t>s</w:t>
      </w:r>
      <w:r w:rsidR="00910CCF">
        <w:rPr>
          <w:rFonts w:ascii="Times New Roman" w:hAnsi="Times New Roman" w:cs="Times New Roman"/>
          <w:sz w:val="24"/>
          <w:szCs w:val="24"/>
        </w:rPr>
        <w:t xml:space="preserve"> in sustainability certification of bio</w:t>
      </w:r>
      <w:ins w:id="665" w:author="ewarner" w:date="2014-07-15T14:18:00Z">
        <w:r w:rsidR="00E80AC3">
          <w:rPr>
            <w:rFonts w:ascii="Times New Roman" w:hAnsi="Times New Roman" w:cs="Times New Roman"/>
            <w:sz w:val="24"/>
            <w:szCs w:val="24"/>
          </w:rPr>
          <w:t>fuel</w:t>
        </w:r>
      </w:ins>
      <w:del w:id="666" w:author="ewarner" w:date="2014-07-15T14:18:00Z">
        <w:r w:rsidR="00910CCF" w:rsidDel="00E80AC3">
          <w:rPr>
            <w:rFonts w:ascii="Times New Roman" w:hAnsi="Times New Roman" w:cs="Times New Roman"/>
            <w:sz w:val="24"/>
            <w:szCs w:val="24"/>
          </w:rPr>
          <w:delText>energy</w:delText>
        </w:r>
      </w:del>
      <w:r w:rsidR="00910CCF">
        <w:rPr>
          <w:rFonts w:ascii="Times New Roman" w:hAnsi="Times New Roman" w:cs="Times New Roman"/>
          <w:sz w:val="24"/>
          <w:szCs w:val="24"/>
        </w:rPr>
        <w:t xml:space="preserve"> projects</w:t>
      </w:r>
      <w:r w:rsidR="00910CCF" w:rsidRPr="004C74F2">
        <w:rPr>
          <w:rFonts w:ascii="Times New Roman" w:hAnsi="Times New Roman" w:cs="Times New Roman"/>
          <w:sz w:val="24"/>
          <w:szCs w:val="24"/>
        </w:rPr>
        <w:t>.</w:t>
      </w:r>
      <w:r w:rsidR="00910CCF">
        <w:rPr>
          <w:rFonts w:ascii="Times New Roman" w:hAnsi="Times New Roman" w:cs="Times New Roman"/>
          <w:sz w:val="24"/>
          <w:szCs w:val="24"/>
        </w:rPr>
        <w:t xml:space="preserve"> In addition to geographic assessment at multiple levels, </w:t>
      </w:r>
      <w:proofErr w:type="spellStart"/>
      <w:r>
        <w:rPr>
          <w:rFonts w:ascii="Times New Roman" w:hAnsi="Times New Roman" w:cs="Times New Roman"/>
          <w:sz w:val="24"/>
          <w:szCs w:val="24"/>
        </w:rPr>
        <w:lastRenderedPageBreak/>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910CCF">
        <w:rPr>
          <w:rFonts w:ascii="Times New Roman" w:hAnsi="Times New Roman" w:cs="Times New Roman"/>
          <w:sz w:val="24"/>
          <w:szCs w:val="24"/>
        </w:rPr>
        <w:t xml:space="preserve">also has the potential to be adapted for analysis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of less researched regions (e.g., developing countries) of the world.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910CCF">
        <w:rPr>
          <w:rFonts w:ascii="Times New Roman" w:hAnsi="Times New Roman" w:cs="Times New Roman"/>
          <w:sz w:val="24"/>
          <w:szCs w:val="24"/>
        </w:rPr>
        <w:t xml:space="preserve">’s database could be modified for other geographic contexts where climate and soil data for running the model are available. </w:t>
      </w:r>
    </w:p>
    <w:p w14:paraId="15D873DA" w14:textId="247EBB16" w:rsidR="008C0A71" w:rsidRPr="008459DC" w:rsidRDefault="003F37C4"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was used </w:t>
      </w:r>
      <w:r w:rsidR="00AD597E">
        <w:rPr>
          <w:rFonts w:ascii="Times New Roman" w:hAnsi="Times New Roman" w:cs="Times New Roman"/>
          <w:sz w:val="24"/>
          <w:szCs w:val="24"/>
        </w:rPr>
        <w:t xml:space="preserve">in this paper to look at </w:t>
      </w:r>
      <w:r w:rsidR="00916161">
        <w:rPr>
          <w:rFonts w:ascii="Times New Roman" w:hAnsi="Times New Roman" w:cs="Times New Roman"/>
          <w:sz w:val="24"/>
          <w:szCs w:val="24"/>
        </w:rPr>
        <w:t xml:space="preserve">two common </w:t>
      </w:r>
      <w:r w:rsidR="008B6BEA">
        <w:rPr>
          <w:rFonts w:ascii="Times New Roman" w:hAnsi="Times New Roman" w:cs="Times New Roman"/>
          <w:sz w:val="24"/>
          <w:szCs w:val="24"/>
        </w:rPr>
        <w:t xml:space="preserve">biofuel feedstocks, but the </w:t>
      </w:r>
      <w:r w:rsidR="00B90A97">
        <w:rPr>
          <w:rFonts w:ascii="Times New Roman" w:hAnsi="Times New Roman" w:cs="Times New Roman"/>
          <w:sz w:val="24"/>
          <w:szCs w:val="24"/>
        </w:rPr>
        <w:t>model has the potential for</w:t>
      </w:r>
      <w:r w:rsidR="008B6BEA">
        <w:rPr>
          <w:rFonts w:ascii="Times New Roman" w:hAnsi="Times New Roman" w:cs="Times New Roman"/>
          <w:sz w:val="24"/>
          <w:szCs w:val="24"/>
        </w:rPr>
        <w:t xml:space="preserve"> broader applicability. Besides the ability to assess optimal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potential crops for </w:t>
      </w:r>
      <w:proofErr w:type="spellStart"/>
      <w:r w:rsidR="008B6BEA">
        <w:rPr>
          <w:rFonts w:ascii="Times New Roman" w:hAnsi="Times New Roman" w:cs="Times New Roman"/>
          <w:sz w:val="24"/>
          <w:szCs w:val="24"/>
        </w:rPr>
        <w:t>biopower</w:t>
      </w:r>
      <w:proofErr w:type="spellEnd"/>
      <w:r w:rsidR="008B6BEA">
        <w:rPr>
          <w:rFonts w:ascii="Times New Roman" w:hAnsi="Times New Roman" w:cs="Times New Roman"/>
          <w:sz w:val="24"/>
          <w:szCs w:val="24"/>
        </w:rPr>
        <w:t xml:space="preserve">,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can assess a wide array of agricultural commodities. As noted in </w:t>
      </w:r>
      <w:r w:rsidR="00447C60">
        <w:rPr>
          <w:rFonts w:ascii="Times New Roman" w:hAnsi="Times New Roman" w:cs="Times New Roman"/>
          <w:sz w:val="24"/>
          <w:szCs w:val="24"/>
        </w:rPr>
        <w:t>S</w:t>
      </w:r>
      <w:r w:rsidR="008B6BEA">
        <w:rPr>
          <w:rFonts w:ascii="Times New Roman" w:hAnsi="Times New Roman" w:cs="Times New Roman"/>
          <w:sz w:val="24"/>
          <w:szCs w:val="24"/>
        </w:rPr>
        <w:t>ection 1.4</w:t>
      </w:r>
      <w:r w:rsidR="00071FEB">
        <w:rPr>
          <w:rFonts w:ascii="Times New Roman" w:hAnsi="Times New Roman" w:cs="Times New Roman"/>
          <w:sz w:val="24"/>
          <w:szCs w:val="24"/>
        </w:rPr>
        <w:t>,</w:t>
      </w:r>
      <w:r w:rsidR="008B6BEA">
        <w:rPr>
          <w:rFonts w:ascii="Times New Roman" w:hAnsi="Times New Roman" w:cs="Times New Roman"/>
          <w:sz w:val="24"/>
          <w:szCs w:val="24"/>
        </w:rPr>
        <w:t xml:space="preserve"> non-energy crops could be evaluated using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8B6BEA">
        <w:rPr>
          <w:rFonts w:ascii="Times New Roman" w:hAnsi="Times New Roman" w:cs="Times New Roman"/>
          <w:sz w:val="24"/>
          <w:szCs w:val="24"/>
        </w:rPr>
        <w:t xml:space="preserve"> and therefore could be used </w:t>
      </w:r>
      <w:r w:rsidR="001A2DFF">
        <w:rPr>
          <w:rFonts w:ascii="Times New Roman" w:hAnsi="Times New Roman" w:cs="Times New Roman"/>
          <w:sz w:val="24"/>
          <w:szCs w:val="24"/>
        </w:rPr>
        <w:t>as an input into</w:t>
      </w:r>
      <w:r w:rsidR="008B6BEA">
        <w:rPr>
          <w:rFonts w:ascii="Times New Roman" w:hAnsi="Times New Roman" w:cs="Times New Roman"/>
          <w:sz w:val="24"/>
          <w:szCs w:val="24"/>
        </w:rPr>
        <w:t xml:space="preserve"> decision</w:t>
      </w:r>
      <w:r w:rsidR="001A2DFF">
        <w:rPr>
          <w:rFonts w:ascii="Times New Roman" w:hAnsi="Times New Roman" w:cs="Times New Roman"/>
          <w:sz w:val="24"/>
          <w:szCs w:val="24"/>
        </w:rPr>
        <w:t>-</w:t>
      </w:r>
      <w:r w:rsidR="008B6BEA">
        <w:rPr>
          <w:rFonts w:ascii="Times New Roman" w:hAnsi="Times New Roman" w:cs="Times New Roman"/>
          <w:sz w:val="24"/>
          <w:szCs w:val="24"/>
        </w:rPr>
        <w:t xml:space="preserve">making in food and fiber sectors. The current version of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is</w:t>
      </w:r>
      <w:r w:rsidR="00916161">
        <w:rPr>
          <w:rFonts w:ascii="Times New Roman" w:hAnsi="Times New Roman" w:cs="Times New Roman"/>
          <w:sz w:val="24"/>
          <w:szCs w:val="24"/>
        </w:rPr>
        <w:t xml:space="preserve"> </w:t>
      </w:r>
      <w:r w:rsidR="008B6BEA">
        <w:rPr>
          <w:rFonts w:ascii="Times New Roman" w:hAnsi="Times New Roman" w:cs="Times New Roman"/>
          <w:sz w:val="24"/>
          <w:szCs w:val="24"/>
        </w:rPr>
        <w:t xml:space="preserve">designed to evaluate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in agriculture</w:t>
      </w:r>
      <w:r w:rsidR="00B90A97">
        <w:rPr>
          <w:rFonts w:ascii="Times New Roman" w:hAnsi="Times New Roman" w:cs="Times New Roman"/>
          <w:sz w:val="24"/>
          <w:szCs w:val="24"/>
        </w:rPr>
        <w:t xml:space="preserve"> crops</w:t>
      </w:r>
      <w:r w:rsidR="00916161">
        <w:rPr>
          <w:rFonts w:ascii="Times New Roman" w:hAnsi="Times New Roman" w:cs="Times New Roman"/>
          <w:sz w:val="24"/>
          <w:szCs w:val="24"/>
        </w:rPr>
        <w:t>. T</w:t>
      </w:r>
      <w:r w:rsidR="008B6BEA">
        <w:rPr>
          <w:rFonts w:ascii="Times New Roman" w:hAnsi="Times New Roman" w:cs="Times New Roman"/>
          <w:sz w:val="24"/>
          <w:szCs w:val="24"/>
        </w:rPr>
        <w:t xml:space="preserve">here is potential to </w:t>
      </w:r>
      <w:r w:rsidR="00B90A97">
        <w:rPr>
          <w:rFonts w:ascii="Times New Roman" w:hAnsi="Times New Roman" w:cs="Times New Roman"/>
          <w:sz w:val="24"/>
          <w:szCs w:val="24"/>
        </w:rPr>
        <w:t>adapt</w:t>
      </w:r>
      <w:r w:rsidR="008B6BEA">
        <w:rPr>
          <w:rFonts w:ascii="Times New Roman" w:hAnsi="Times New Roman" w:cs="Times New Roman"/>
          <w:sz w:val="24"/>
          <w:szCs w:val="24"/>
        </w:rPr>
        <w:t xml:space="preserve"> the </w:t>
      </w:r>
      <w:r w:rsidR="00B90A97">
        <w:rPr>
          <w:rFonts w:ascii="Times New Roman" w:hAnsi="Times New Roman" w:cs="Times New Roman"/>
          <w:sz w:val="24"/>
          <w:szCs w:val="24"/>
        </w:rPr>
        <w:t xml:space="preserve">database and </w:t>
      </w:r>
      <w:r w:rsidR="00D8381B">
        <w:rPr>
          <w:rFonts w:ascii="Times New Roman" w:hAnsi="Times New Roman" w:cs="Times New Roman"/>
          <w:sz w:val="24"/>
          <w:szCs w:val="24"/>
        </w:rPr>
        <w:t>SD</w:t>
      </w:r>
      <w:r w:rsidR="00B90A97">
        <w:rPr>
          <w:rFonts w:ascii="Times New Roman" w:hAnsi="Times New Roman" w:cs="Times New Roman"/>
          <w:sz w:val="24"/>
          <w:szCs w:val="24"/>
        </w:rPr>
        <w:t xml:space="preserve"> </w:t>
      </w:r>
      <w:r w:rsidR="00916161">
        <w:rPr>
          <w:rFonts w:ascii="Times New Roman" w:hAnsi="Times New Roman" w:cs="Times New Roman"/>
          <w:sz w:val="24"/>
          <w:szCs w:val="24"/>
        </w:rPr>
        <w:t xml:space="preserve">framework </w:t>
      </w:r>
      <w:r w:rsidR="008B6BEA">
        <w:rPr>
          <w:rFonts w:ascii="Times New Roman" w:hAnsi="Times New Roman" w:cs="Times New Roman"/>
          <w:sz w:val="24"/>
          <w:szCs w:val="24"/>
        </w:rPr>
        <w:t xml:space="preserve">to evaluate the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other energy technologies</w:t>
      </w:r>
      <w:r w:rsidR="00B90A97">
        <w:rPr>
          <w:rFonts w:ascii="Times New Roman" w:hAnsi="Times New Roman" w:cs="Times New Roman"/>
          <w:sz w:val="24"/>
          <w:szCs w:val="24"/>
        </w:rPr>
        <w:t xml:space="preserve"> or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in biomass conversion to fuel, heat, or power.</w:t>
      </w:r>
    </w:p>
    <w:p w14:paraId="2BE13568" w14:textId="15D60349" w:rsidR="008C0A71" w:rsidRPr="008459DC" w:rsidRDefault="00E4380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important to be able to estimate the potential water consumption of biofuel feedstocks in the future given expected climatic and demographic changes effecting water resources that are noted in Section 1.1.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B90A97">
        <w:rPr>
          <w:rFonts w:ascii="Times New Roman" w:hAnsi="Times New Roman" w:cs="Times New Roman"/>
          <w:sz w:val="24"/>
          <w:szCs w:val="24"/>
        </w:rPr>
        <w:t xml:space="preserve">’s dynamic capabilities and adjustable climatic data allow analysis of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changes over time</w:t>
      </w:r>
      <w:r w:rsidR="00FA45D9">
        <w:rPr>
          <w:rFonts w:ascii="Times New Roman" w:hAnsi="Times New Roman" w:cs="Times New Roman"/>
          <w:sz w:val="24"/>
          <w:szCs w:val="24"/>
        </w:rPr>
        <w:t>. For example, scenario analysis of alternative future policies such as the Renewable Fuel Standard 2</w:t>
      </w:r>
      <w:r w:rsidR="00FA45D9"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FA45D9"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FA45D9" w:rsidRPr="00096D65">
        <w:rPr>
          <w:rFonts w:ascii="Times New Roman" w:hAnsi="Times New Roman" w:cs="Times New Roman"/>
          <w:sz w:val="24"/>
          <w:szCs w:val="24"/>
          <w:vertAlign w:val="superscript"/>
        </w:rPr>
        <w:fldChar w:fldCharType="end"/>
      </w:r>
      <w:r w:rsidR="00FA45D9">
        <w:rPr>
          <w:rFonts w:ascii="Times New Roman" w:hAnsi="Times New Roman" w:cs="Times New Roman"/>
          <w:sz w:val="24"/>
          <w:szCs w:val="24"/>
        </w:rPr>
        <w:t xml:space="preserve"> and proposed revision or policies supporting particular biomass feedstock (e.g., crops versus residues) could be examined in the context of alternative future climatic conditions.</w:t>
      </w:r>
      <w:r w:rsidR="00B90A97">
        <w:rPr>
          <w:rFonts w:ascii="Times New Roman" w:hAnsi="Times New Roman" w:cs="Times New Roman"/>
          <w:sz w:val="24"/>
          <w:szCs w:val="24"/>
        </w:rPr>
        <w:t xml:space="preserve">.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Pr>
          <w:rFonts w:ascii="Times New Roman" w:hAnsi="Times New Roman" w:cs="Times New Roman"/>
          <w:sz w:val="24"/>
          <w:szCs w:val="24"/>
        </w:rPr>
        <w:t>can be changed</w:t>
      </w:r>
      <w:r w:rsidR="008C0A71" w:rsidRPr="008459DC">
        <w:rPr>
          <w:rFonts w:ascii="Times New Roman" w:hAnsi="Times New Roman" w:cs="Times New Roman"/>
          <w:sz w:val="24"/>
          <w:szCs w:val="24"/>
        </w:rPr>
        <w:t xml:space="preserve"> to represent alternative climatic conditions</w:t>
      </w:r>
      <w:r w:rsidR="00715DC8">
        <w:rPr>
          <w:rFonts w:ascii="Times New Roman" w:hAnsi="Times New Roman" w:cs="Times New Roman"/>
          <w:sz w:val="24"/>
          <w:szCs w:val="24"/>
        </w:rPr>
        <w:t>,</w:t>
      </w:r>
      <w:r w:rsidR="00B90A97">
        <w:rPr>
          <w:rFonts w:ascii="Times New Roman" w:hAnsi="Times New Roman" w:cs="Times New Roman"/>
          <w:sz w:val="24"/>
          <w:szCs w:val="24"/>
        </w:rPr>
        <w:t xml:space="preserve"> assuming the availability of data for a given geographic area</w:t>
      </w:r>
      <w:r w:rsidR="008C0A71" w:rsidRPr="008459DC">
        <w:rPr>
          <w:rFonts w:ascii="Times New Roman" w:hAnsi="Times New Roman" w:cs="Times New Roman"/>
          <w:sz w:val="24"/>
          <w:szCs w:val="24"/>
        </w:rPr>
        <w:t>. These alterations can represent the potential impacts of climate change</w:t>
      </w:r>
      <w:r w:rsidR="00B90A97">
        <w:rPr>
          <w:rFonts w:ascii="Times New Roman" w:hAnsi="Times New Roman" w:cs="Times New Roman"/>
          <w:sz w:val="24"/>
          <w:szCs w:val="24"/>
        </w:rPr>
        <w:t xml:space="preserve"> and allow for better assessment of the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impact of a bio</w:t>
      </w:r>
      <w:ins w:id="667" w:author="ewarner" w:date="2014-07-15T14:18:00Z">
        <w:r w:rsidR="00E80AC3">
          <w:rPr>
            <w:rFonts w:ascii="Times New Roman" w:hAnsi="Times New Roman" w:cs="Times New Roman"/>
            <w:sz w:val="24"/>
            <w:szCs w:val="24"/>
          </w:rPr>
          <w:t>fuel</w:t>
        </w:r>
      </w:ins>
      <w:del w:id="668" w:author="ewarner" w:date="2014-07-15T14:18:00Z">
        <w:r w:rsidR="00B90A97" w:rsidDel="00E80AC3">
          <w:rPr>
            <w:rFonts w:ascii="Times New Roman" w:hAnsi="Times New Roman" w:cs="Times New Roman"/>
            <w:sz w:val="24"/>
            <w:szCs w:val="24"/>
          </w:rPr>
          <w:delText>energy</w:delText>
        </w:r>
      </w:del>
      <w:r w:rsidR="00B90A97">
        <w:rPr>
          <w:rFonts w:ascii="Times New Roman" w:hAnsi="Times New Roman" w:cs="Times New Roman"/>
          <w:sz w:val="24"/>
          <w:szCs w:val="24"/>
        </w:rPr>
        <w:t xml:space="preserve"> policies in future years.</w:t>
      </w:r>
    </w:p>
    <w:p w14:paraId="79CAADFF" w14:textId="60E6BB62" w:rsidR="008C0A71" w:rsidRDefault="00FA45D9"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8B6BEA">
        <w:rPr>
          <w:rFonts w:ascii="Times New Roman" w:hAnsi="Times New Roman" w:cs="Times New Roman"/>
          <w:sz w:val="24"/>
          <w:szCs w:val="24"/>
        </w:rPr>
        <w:t xml:space="preserve">he </w:t>
      </w:r>
      <w:r w:rsidR="00D8381B">
        <w:rPr>
          <w:rFonts w:ascii="Times New Roman" w:hAnsi="Times New Roman" w:cs="Times New Roman"/>
          <w:sz w:val="24"/>
          <w:szCs w:val="24"/>
        </w:rPr>
        <w:t>SD</w:t>
      </w:r>
      <w:r w:rsidR="008B6BEA">
        <w:rPr>
          <w:rFonts w:ascii="Times New Roman" w:hAnsi="Times New Roman" w:cs="Times New Roman"/>
          <w:sz w:val="24"/>
          <w:szCs w:val="24"/>
        </w:rPr>
        <w:t xml:space="preserve"> framework provides a flexible and user</w:t>
      </w:r>
      <w:r w:rsidR="00715DC8">
        <w:rPr>
          <w:rFonts w:ascii="Times New Roman" w:hAnsi="Times New Roman" w:cs="Times New Roman"/>
          <w:sz w:val="24"/>
          <w:szCs w:val="24"/>
        </w:rPr>
        <w:t>-</w:t>
      </w:r>
      <w:r w:rsidR="008B6BEA">
        <w:rPr>
          <w:rFonts w:ascii="Times New Roman" w:hAnsi="Times New Roman" w:cs="Times New Roman"/>
          <w:sz w:val="24"/>
          <w:szCs w:val="24"/>
        </w:rPr>
        <w:t>friendly interfac</w:t>
      </w:r>
      <w:r w:rsidR="00AD597E">
        <w:rPr>
          <w:rFonts w:ascii="Times New Roman" w:hAnsi="Times New Roman" w:cs="Times New Roman"/>
          <w:sz w:val="24"/>
          <w:szCs w:val="24"/>
        </w:rPr>
        <w:t xml:space="preserve">e for </w:t>
      </w:r>
      <w:r w:rsidR="00D947AA">
        <w:rPr>
          <w:rFonts w:ascii="Times New Roman" w:hAnsi="Times New Roman" w:cs="Times New Roman"/>
          <w:sz w:val="24"/>
          <w:szCs w:val="24"/>
        </w:rPr>
        <w:t>on</w:t>
      </w:r>
      <w:r w:rsidR="00715DC8">
        <w:rPr>
          <w:rFonts w:ascii="Times New Roman" w:hAnsi="Times New Roman" w:cs="Times New Roman"/>
          <w:sz w:val="24"/>
          <w:szCs w:val="24"/>
        </w:rPr>
        <w:t>-</w:t>
      </w:r>
      <w:r w:rsidR="00D947AA">
        <w:rPr>
          <w:rFonts w:ascii="Times New Roman" w:hAnsi="Times New Roman" w:cs="Times New Roman"/>
          <w:sz w:val="24"/>
          <w:szCs w:val="24"/>
        </w:rPr>
        <w:t xml:space="preserve">demand </w:t>
      </w:r>
      <w:r>
        <w:rPr>
          <w:rFonts w:ascii="Times New Roman" w:hAnsi="Times New Roman" w:cs="Times New Roman"/>
          <w:sz w:val="24"/>
          <w:szCs w:val="24"/>
        </w:rPr>
        <w:t xml:space="preserve">spatially explicit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analysis </w:t>
      </w:r>
      <w:r w:rsidR="00D947AA">
        <w:rPr>
          <w:rFonts w:ascii="Times New Roman" w:hAnsi="Times New Roman" w:cs="Times New Roman"/>
          <w:sz w:val="24"/>
          <w:szCs w:val="24"/>
        </w:rPr>
        <w:t>for many U.S. agricultural crops</w:t>
      </w:r>
      <w:r w:rsidR="008B6BEA">
        <w:rPr>
          <w:rFonts w:ascii="Times New Roman" w:hAnsi="Times New Roman" w:cs="Times New Roman"/>
          <w:sz w:val="24"/>
          <w:szCs w:val="24"/>
        </w:rPr>
        <w:t>.</w:t>
      </w:r>
      <w:r w:rsidR="00AD597E">
        <w:rPr>
          <w:rFonts w:ascii="Times New Roman" w:hAnsi="Times New Roman" w:cs="Times New Roman"/>
          <w:sz w:val="24"/>
          <w:szCs w:val="24"/>
        </w:rPr>
        <w:t xml:space="preserve"> </w:t>
      </w:r>
      <w:r>
        <w:rPr>
          <w:rFonts w:ascii="Times New Roman" w:hAnsi="Times New Roman" w:cs="Times New Roman"/>
          <w:sz w:val="24"/>
          <w:szCs w:val="24"/>
        </w:rPr>
        <w:t xml:space="preserve">Expansion or modification of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to new conditions and applications would take time, but are also a possible use of the model. </w:t>
      </w:r>
      <w:r w:rsidR="00AD597E">
        <w:rPr>
          <w:rFonts w:ascii="Times New Roman" w:hAnsi="Times New Roman" w:cs="Times New Roman"/>
          <w:sz w:val="24"/>
          <w:szCs w:val="24"/>
        </w:rPr>
        <w:t xml:space="preserve">The user interface of </w:t>
      </w:r>
      <w:r w:rsidR="00715DC8">
        <w:rPr>
          <w:rFonts w:ascii="Times New Roman" w:hAnsi="Times New Roman" w:cs="Times New Roman"/>
          <w:sz w:val="24"/>
          <w:szCs w:val="24"/>
        </w:rPr>
        <w:t xml:space="preserve">the </w:t>
      </w:r>
      <w:r w:rsidR="00D8381B">
        <w:rPr>
          <w:rFonts w:ascii="Times New Roman" w:hAnsi="Times New Roman" w:cs="Times New Roman"/>
          <w:sz w:val="24"/>
          <w:szCs w:val="24"/>
        </w:rPr>
        <w:t>SD</w:t>
      </w:r>
      <w:r w:rsidR="00AD597E">
        <w:rPr>
          <w:rFonts w:ascii="Times New Roman" w:hAnsi="Times New Roman" w:cs="Times New Roman"/>
          <w:sz w:val="24"/>
          <w:szCs w:val="24"/>
        </w:rPr>
        <w:t xml:space="preserve"> model</w:t>
      </w:r>
      <w:r w:rsidR="00715DC8">
        <w:rPr>
          <w:rFonts w:ascii="Times New Roman" w:hAnsi="Times New Roman" w:cs="Times New Roman"/>
          <w:sz w:val="24"/>
          <w:szCs w:val="24"/>
        </w:rPr>
        <w:t xml:space="preserve"> component</w:t>
      </w:r>
      <w:r w:rsidR="00AD597E">
        <w:rPr>
          <w:rFonts w:ascii="Times New Roman" w:hAnsi="Times New Roman" w:cs="Times New Roman"/>
          <w:sz w:val="24"/>
          <w:szCs w:val="24"/>
        </w:rPr>
        <w:t xml:space="preserve"> can be modified to allow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54328A">
        <w:rPr>
          <w:rFonts w:ascii="Times New Roman" w:hAnsi="Times New Roman" w:cs="Times New Roman"/>
          <w:sz w:val="24"/>
          <w:szCs w:val="24"/>
        </w:rPr>
        <w:t xml:space="preserve"> users</w:t>
      </w:r>
      <w:r w:rsidR="003F37C4">
        <w:rPr>
          <w:rFonts w:ascii="Times New Roman" w:hAnsi="Times New Roman" w:cs="Times New Roman"/>
          <w:sz w:val="24"/>
          <w:szCs w:val="24"/>
        </w:rPr>
        <w:t xml:space="preserve"> </w:t>
      </w:r>
      <w:r w:rsidR="00086491">
        <w:rPr>
          <w:rFonts w:ascii="Times New Roman" w:hAnsi="Times New Roman" w:cs="Times New Roman"/>
          <w:sz w:val="24"/>
          <w:szCs w:val="24"/>
        </w:rPr>
        <w:t>access</w:t>
      </w:r>
      <w:r w:rsidR="00AD597E">
        <w:rPr>
          <w:rFonts w:ascii="Times New Roman" w:hAnsi="Times New Roman" w:cs="Times New Roman"/>
          <w:sz w:val="24"/>
          <w:szCs w:val="24"/>
        </w:rPr>
        <w:t xml:space="preserve"> to different aspects of the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calculations.</w:t>
      </w:r>
      <w:r w:rsidR="00D947AA">
        <w:rPr>
          <w:rFonts w:ascii="Times New Roman" w:hAnsi="Times New Roman" w:cs="Times New Roman"/>
          <w:sz w:val="24"/>
          <w:szCs w:val="24"/>
        </w:rPr>
        <w:t xml:space="preserve"> These controls </w:t>
      </w:r>
      <w:r w:rsidR="0054328A">
        <w:rPr>
          <w:rFonts w:ascii="Times New Roman" w:hAnsi="Times New Roman" w:cs="Times New Roman"/>
          <w:sz w:val="24"/>
          <w:szCs w:val="24"/>
        </w:rPr>
        <w:t xml:space="preserve">permit </w:t>
      </w:r>
      <w:r w:rsidR="00D947AA">
        <w:rPr>
          <w:rFonts w:ascii="Times New Roman" w:hAnsi="Times New Roman" w:cs="Times New Roman"/>
          <w:sz w:val="24"/>
          <w:szCs w:val="24"/>
        </w:rPr>
        <w:t xml:space="preserve">users to quickly make modifications and see the implications of those results in real time. </w:t>
      </w:r>
    </w:p>
    <w:p w14:paraId="6F81F9F5" w14:textId="1EB57C85" w:rsidR="00392C56" w:rsidRPr="00C57AEE" w:rsidRDefault="00392C56" w:rsidP="00392C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example 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commentRangeEnd w:id="662"/>
      <w:r w:rsidR="00D909E0">
        <w:rPr>
          <w:rStyle w:val="CommentReference"/>
        </w:rPr>
        <w:commentReference w:id="662"/>
      </w:r>
    </w:p>
    <w:p w14:paraId="3677115D" w14:textId="77777777" w:rsidR="00C93B39" w:rsidRPr="00B57EEA" w:rsidRDefault="00E57680" w:rsidP="00B57EEA">
      <w:pPr>
        <w:spacing w:line="480" w:lineRule="auto"/>
        <w:rPr>
          <w:rFonts w:ascii="Times New Roman" w:hAnsi="Times New Roman" w:cs="Times New Roman"/>
          <w:b/>
          <w:sz w:val="24"/>
          <w:szCs w:val="24"/>
        </w:rPr>
      </w:pPr>
      <w:commentRangeStart w:id="669"/>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commentRangeEnd w:id="669"/>
      <w:r w:rsidR="002227C1">
        <w:rPr>
          <w:rStyle w:val="CommentReference"/>
        </w:rPr>
        <w:commentReference w:id="669"/>
      </w:r>
    </w:p>
    <w:p w14:paraId="10E1E266" w14:textId="2F4D6CFB"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w:t>
      </w:r>
      <w:proofErr w:type="spellStart"/>
      <w:r w:rsidR="00903F0A">
        <w:rPr>
          <w:rFonts w:ascii="Times New Roman" w:hAnsi="Times New Roman" w:cs="Times New Roman"/>
          <w:sz w:val="24"/>
          <w:szCs w:val="24"/>
        </w:rPr>
        <w:t>footprinting</w:t>
      </w:r>
      <w:proofErr w:type="spellEnd"/>
      <w:r w:rsidR="00903F0A">
        <w:rPr>
          <w:rFonts w:ascii="Times New Roman" w:hAnsi="Times New Roman" w:cs="Times New Roman"/>
          <w:sz w:val="24"/>
          <w:szCs w:val="24"/>
        </w:rPr>
        <w:t xml:space="preserve"> </w:t>
      </w:r>
      <w:r>
        <w:rPr>
          <w:rFonts w:ascii="Times New Roman" w:hAnsi="Times New Roman" w:cs="Times New Roman"/>
          <w:sz w:val="24"/>
          <w:szCs w:val="24"/>
        </w:rPr>
        <w:t>assessment</w:t>
      </w:r>
      <w:r w:rsidR="00565551">
        <w:rPr>
          <w:rFonts w:ascii="Times New Roman" w:hAnsi="Times New Roman" w:cs="Times New Roman"/>
          <w:sz w:val="24"/>
          <w:szCs w:val="24"/>
        </w:rPr>
        <w:t>s</w:t>
      </w:r>
      <w:ins w:id="670" w:author="ewarner" w:date="2014-07-14T16:58:00Z">
        <w:r w:rsidR="006B23A5">
          <w:rPr>
            <w:rFonts w:ascii="Times New Roman" w:hAnsi="Times New Roman" w:cs="Times New Roman"/>
            <w:sz w:val="24"/>
            <w:szCs w:val="24"/>
          </w:rPr>
          <w:t xml:space="preserve"> that present a barrier to a more robust understanding of bio</w:t>
        </w:r>
      </w:ins>
      <w:ins w:id="671" w:author="ewarner" w:date="2014-07-15T14:18:00Z">
        <w:r w:rsidR="00E80AC3">
          <w:rPr>
            <w:rFonts w:ascii="Times New Roman" w:hAnsi="Times New Roman" w:cs="Times New Roman"/>
            <w:sz w:val="24"/>
            <w:szCs w:val="24"/>
          </w:rPr>
          <w:t>fuel</w:t>
        </w:r>
      </w:ins>
      <w:ins w:id="672" w:author="ewarner" w:date="2014-07-14T16:58:00Z">
        <w:r w:rsidR="006B23A5">
          <w:rPr>
            <w:rFonts w:ascii="Times New Roman" w:hAnsi="Times New Roman" w:cs="Times New Roman"/>
            <w:sz w:val="24"/>
            <w:szCs w:val="24"/>
          </w:rPr>
          <w:t xml:space="preserve"> water consumption</w:t>
        </w:r>
      </w:ins>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feedstocks, and lack flexibility to alter input assumptions. </w:t>
      </w:r>
      <w:del w:id="673" w:author="ewarner" w:date="2014-07-14T16:58:00Z">
        <w:r w:rsidDel="006B23A5">
          <w:rPr>
            <w:rFonts w:ascii="Times New Roman" w:hAnsi="Times New Roman" w:cs="Times New Roman"/>
            <w:sz w:val="24"/>
            <w:szCs w:val="24"/>
          </w:rPr>
          <w:delText>These limitations present a barrier to</w:delText>
        </w:r>
        <w:r w:rsidR="00FA45D9" w:rsidDel="006B23A5">
          <w:rPr>
            <w:rFonts w:ascii="Times New Roman" w:hAnsi="Times New Roman" w:cs="Times New Roman"/>
            <w:sz w:val="24"/>
            <w:szCs w:val="24"/>
          </w:rPr>
          <w:delText xml:space="preserve"> a more robust</w:delText>
        </w:r>
        <w:r w:rsidDel="006B23A5">
          <w:rPr>
            <w:rFonts w:ascii="Times New Roman" w:hAnsi="Times New Roman" w:cs="Times New Roman"/>
            <w:sz w:val="24"/>
            <w:szCs w:val="24"/>
          </w:rPr>
          <w:delText xml:space="preserve"> understanding of bioenergy </w:delText>
        </w:r>
        <w:r w:rsidR="00722D98" w:rsidDel="006B23A5">
          <w:rPr>
            <w:rFonts w:ascii="Times New Roman" w:hAnsi="Times New Roman" w:cs="Times New Roman"/>
            <w:sz w:val="24"/>
            <w:szCs w:val="24"/>
          </w:rPr>
          <w:delText>water consumption</w:delText>
        </w:r>
        <w:r w:rsidR="00FC4EEB" w:rsidDel="006B23A5">
          <w:rPr>
            <w:rFonts w:ascii="Times New Roman" w:hAnsi="Times New Roman" w:cs="Times New Roman"/>
            <w:sz w:val="24"/>
            <w:szCs w:val="24"/>
          </w:rPr>
          <w:delText>, which</w:delText>
        </w:r>
        <w:r w:rsidR="00565551"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is necessary for decision</w:delText>
        </w:r>
        <w:r w:rsidR="00FC4EEB"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makers to evaluate the tradeoffs between bioenergy systems, other sources of energy, and other agricultural commodities.</w:delText>
        </w:r>
      </w:del>
    </w:p>
    <w:p w14:paraId="44B70CB7" w14:textId="067FB0D8" w:rsidR="00C956D1" w:rsidRDefault="006E04D8" w:rsidP="00B57EEA">
      <w:pPr>
        <w:spacing w:line="480" w:lineRule="auto"/>
        <w:ind w:firstLine="720"/>
        <w:rPr>
          <w:rFonts w:ascii="Times New Roman" w:hAnsi="Times New Roman" w:cs="Times New Roman"/>
          <w:sz w:val="24"/>
          <w:szCs w:val="24"/>
        </w:rPr>
      </w:pPr>
      <w:ins w:id="674" w:author="ewarner" w:date="2014-07-14T17:15:00Z">
        <w:r>
          <w:rPr>
            <w:rFonts w:ascii="Times New Roman" w:hAnsi="Times New Roman" w:cs="Times New Roman"/>
            <w:sz w:val="24"/>
            <w:szCs w:val="24"/>
          </w:rPr>
          <w:t>To address these limitations w</w:t>
        </w:r>
      </w:ins>
      <w:del w:id="675" w:author="ewarner" w:date="2014-07-14T16:58:00Z">
        <w:r w:rsidR="00C956D1" w:rsidDel="006B23A5">
          <w:rPr>
            <w:rFonts w:ascii="Times New Roman" w:hAnsi="Times New Roman" w:cs="Times New Roman"/>
            <w:sz w:val="24"/>
            <w:szCs w:val="24"/>
          </w:rPr>
          <w:delText xml:space="preserve">To help address </w:delText>
        </w:r>
        <w:r w:rsidR="00565551" w:rsidDel="006B23A5">
          <w:rPr>
            <w:rFonts w:ascii="Times New Roman" w:hAnsi="Times New Roman" w:cs="Times New Roman"/>
            <w:sz w:val="24"/>
            <w:szCs w:val="24"/>
          </w:rPr>
          <w:delText xml:space="preserve">these </w:delText>
        </w:r>
        <w:r w:rsidR="00C956D1" w:rsidDel="006B23A5">
          <w:rPr>
            <w:rFonts w:ascii="Times New Roman" w:hAnsi="Times New Roman" w:cs="Times New Roman"/>
            <w:sz w:val="24"/>
            <w:szCs w:val="24"/>
          </w:rPr>
          <w:delText>limitations</w:delText>
        </w:r>
        <w:r w:rsidR="00FC4EEB"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w:delText>
        </w:r>
      </w:del>
      <w:r w:rsidR="008C0A71">
        <w:rPr>
          <w:rFonts w:ascii="Times New Roman" w:hAnsi="Times New Roman" w:cs="Times New Roman"/>
          <w:sz w:val="24"/>
          <w:szCs w:val="24"/>
        </w:rPr>
        <w:t xml:space="preserve">e developed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proofErr w:type="spellStart"/>
      <w:ins w:id="676" w:author="ewarner" w:date="2014-07-14T16:59:00Z">
        <w:r w:rsidR="006B23A5">
          <w:rPr>
            <w:rFonts w:ascii="Times New Roman" w:hAnsi="Times New Roman" w:cs="Times New Roman"/>
            <w:sz w:val="24"/>
            <w:szCs w:val="24"/>
          </w:rPr>
          <w:t>Cligen</w:t>
        </w:r>
        <w:proofErr w:type="spellEnd"/>
        <w:r w:rsidR="006B23A5">
          <w:rPr>
            <w:rFonts w:ascii="Times New Roman" w:hAnsi="Times New Roman" w:cs="Times New Roman"/>
            <w:sz w:val="24"/>
            <w:szCs w:val="24"/>
          </w:rPr>
          <w:t xml:space="preserve"> </w:t>
        </w:r>
      </w:ins>
      <w:r w:rsidR="008C0A71">
        <w:rPr>
          <w:rFonts w:ascii="Times New Roman" w:hAnsi="Times New Roman" w:cs="Times New Roman"/>
          <w:sz w:val="24"/>
          <w:szCs w:val="24"/>
        </w:rPr>
        <w:t xml:space="preserve">climate and </w:t>
      </w:r>
      <w:ins w:id="677" w:author="ewarner" w:date="2014-07-14T16:59:00Z">
        <w:r w:rsidR="006B23A5">
          <w:rPr>
            <w:rFonts w:ascii="Times New Roman" w:hAnsi="Times New Roman" w:cs="Times New Roman"/>
            <w:sz w:val="24"/>
            <w:szCs w:val="24"/>
          </w:rPr>
          <w:t xml:space="preserve">STATSGO2 </w:t>
        </w:r>
      </w:ins>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w:t>
      </w:r>
      <w:r w:rsidR="00565551">
        <w:rPr>
          <w:rFonts w:ascii="Times New Roman" w:hAnsi="Times New Roman" w:cs="Times New Roman"/>
          <w:sz w:val="24"/>
          <w:szCs w:val="24"/>
        </w:rPr>
        <w:lastRenderedPageBreak/>
        <w:t>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del w:id="678" w:author="ewarner" w:date="2014-07-14T16:59:00Z">
        <w:r w:rsidR="00C956D1" w:rsidDel="006B23A5">
          <w:rPr>
            <w:rFonts w:ascii="Times New Roman" w:hAnsi="Times New Roman" w:cs="Times New Roman"/>
            <w:sz w:val="24"/>
            <w:szCs w:val="24"/>
          </w:rPr>
          <w:delText>Using Cligen and STATSGO</w:delText>
        </w:r>
        <w:r w:rsidR="00802B44" w:rsidDel="006B23A5">
          <w:rPr>
            <w:rFonts w:ascii="Times New Roman" w:hAnsi="Times New Roman" w:cs="Times New Roman"/>
            <w:sz w:val="24"/>
            <w:szCs w:val="24"/>
          </w:rPr>
          <w:delText>2</w:delText>
        </w:r>
        <w:r w:rsidR="00C956D1" w:rsidDel="006B23A5">
          <w:rPr>
            <w:rFonts w:ascii="Times New Roman" w:hAnsi="Times New Roman" w:cs="Times New Roman"/>
            <w:sz w:val="24"/>
            <w:szCs w:val="24"/>
          </w:rPr>
          <w:delText xml:space="preserve"> datasets</w:delText>
        </w:r>
        <w:r w:rsidR="00926654"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delText>
        </w:r>
        <w:r w:rsidR="003F37C4" w:rsidDel="006B23A5">
          <w:rPr>
            <w:rFonts w:ascii="Times New Roman" w:hAnsi="Times New Roman" w:cs="Times New Roman"/>
            <w:sz w:val="24"/>
            <w:szCs w:val="24"/>
          </w:rPr>
          <w:delText>BioSpatial H</w:delText>
        </w:r>
        <w:r w:rsidR="003F37C4" w:rsidRPr="00612EA9" w:rsidDel="006B23A5">
          <w:rPr>
            <w:rFonts w:ascii="Times New Roman" w:hAnsi="Times New Roman" w:cs="Times New Roman"/>
            <w:sz w:val="24"/>
            <w:szCs w:val="24"/>
            <w:vertAlign w:val="subscript"/>
          </w:rPr>
          <w:delText>2</w:delText>
        </w:r>
        <w:r w:rsidR="003F37C4" w:rsidDel="006B23A5">
          <w:rPr>
            <w:rFonts w:ascii="Times New Roman" w:hAnsi="Times New Roman" w:cs="Times New Roman"/>
            <w:sz w:val="24"/>
            <w:szCs w:val="24"/>
          </w:rPr>
          <w:delText>O</w:delText>
        </w:r>
        <w:r w:rsidR="00C956D1" w:rsidDel="006B23A5">
          <w:rPr>
            <w:rFonts w:ascii="Times New Roman" w:hAnsi="Times New Roman" w:cs="Times New Roman"/>
            <w:sz w:val="24"/>
            <w:szCs w:val="24"/>
          </w:rPr>
          <w:delText>’s</w:delText>
        </w:r>
        <w:r w:rsidR="008C0A71"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results and capabilities </w:delText>
        </w:r>
        <w:r w:rsidR="00565551" w:rsidDel="006B23A5">
          <w:rPr>
            <w:rFonts w:ascii="Times New Roman" w:hAnsi="Times New Roman" w:cs="Times New Roman"/>
            <w:sz w:val="24"/>
            <w:szCs w:val="24"/>
          </w:rPr>
          <w:delText xml:space="preserve">are </w:delText>
        </w:r>
        <w:r w:rsidR="00C956D1" w:rsidDel="006B23A5">
          <w:rPr>
            <w:rFonts w:ascii="Times New Roman" w:hAnsi="Times New Roman" w:cs="Times New Roman"/>
            <w:sz w:val="24"/>
            <w:szCs w:val="24"/>
          </w:rPr>
          <w:delText xml:space="preserve">demonstrated by comparing </w:delText>
        </w:r>
        <w:r w:rsidR="00FA45D9" w:rsidDel="006B23A5">
          <w:rPr>
            <w:rFonts w:ascii="Times New Roman" w:hAnsi="Times New Roman" w:cs="Times New Roman"/>
            <w:sz w:val="24"/>
            <w:szCs w:val="24"/>
          </w:rPr>
          <w:delText>corn grain</w:delText>
        </w:r>
        <w:r w:rsidR="00C956D1" w:rsidDel="006B23A5">
          <w:rPr>
            <w:rFonts w:ascii="Times New Roman" w:hAnsi="Times New Roman" w:cs="Times New Roman"/>
            <w:sz w:val="24"/>
            <w:szCs w:val="24"/>
          </w:rPr>
          <w:delText xml:space="preserve">, </w:delText>
        </w:r>
        <w:r w:rsidR="00FA45D9" w:rsidDel="006B23A5">
          <w:rPr>
            <w:rFonts w:ascii="Times New Roman" w:hAnsi="Times New Roman" w:cs="Times New Roman"/>
            <w:sz w:val="24"/>
            <w:szCs w:val="24"/>
          </w:rPr>
          <w:delText>and so</w:delText>
        </w:r>
        <w:r w:rsidR="00C956D1" w:rsidDel="006B23A5">
          <w:rPr>
            <w:rFonts w:ascii="Times New Roman" w:hAnsi="Times New Roman" w:cs="Times New Roman"/>
            <w:sz w:val="24"/>
            <w:szCs w:val="24"/>
          </w:rPr>
          <w:delText>ybean</w:delText>
        </w:r>
        <w:r w:rsidR="00FA45D9"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case studies to other datasets and literature. </w:delText>
        </w:r>
        <w:r w:rsidR="00916161" w:rsidDel="006B23A5">
          <w:rPr>
            <w:rFonts w:ascii="Times New Roman" w:hAnsi="Times New Roman" w:cs="Times New Roman"/>
            <w:sz w:val="24"/>
            <w:szCs w:val="24"/>
          </w:rPr>
          <w:delText>Our evaluation of corn</w:delText>
        </w:r>
        <w:r w:rsidR="00923376" w:rsidDel="006B23A5">
          <w:rPr>
            <w:rFonts w:ascii="Times New Roman" w:hAnsi="Times New Roman" w:cs="Times New Roman"/>
            <w:sz w:val="24"/>
            <w:szCs w:val="24"/>
          </w:rPr>
          <w:delText xml:space="preserve"> grain</w:delText>
        </w:r>
        <w:r w:rsidR="00916161" w:rsidDel="006B23A5">
          <w:rPr>
            <w:rFonts w:ascii="Times New Roman" w:hAnsi="Times New Roman" w:cs="Times New Roman"/>
            <w:sz w:val="24"/>
            <w:szCs w:val="24"/>
          </w:rPr>
          <w:delText xml:space="preserve"> and soybean crops </w:delText>
        </w:r>
        <w:r w:rsidR="00565551" w:rsidDel="006B23A5">
          <w:rPr>
            <w:rFonts w:ascii="Times New Roman" w:hAnsi="Times New Roman" w:cs="Times New Roman"/>
            <w:sz w:val="24"/>
            <w:szCs w:val="24"/>
          </w:rPr>
          <w:delText xml:space="preserve">shows </w:delText>
        </w:r>
        <w:r w:rsidR="00916161" w:rsidDel="006B23A5">
          <w:rPr>
            <w:rFonts w:ascii="Times New Roman" w:hAnsi="Times New Roman" w:cs="Times New Roman"/>
            <w:sz w:val="24"/>
            <w:szCs w:val="24"/>
          </w:rPr>
          <w:delText xml:space="preserve">coverage of green and blue water consumption across major agricultural areas. </w:delText>
        </w:r>
      </w:del>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ins w:id="679" w:author="ewarner" w:date="2014-07-14T16:59:00Z">
        <w:r w:rsidR="006B23A5">
          <w:rPr>
            <w:rFonts w:ascii="Times New Roman" w:hAnsi="Times New Roman" w:cs="Times New Roman"/>
            <w:sz w:val="24"/>
            <w:szCs w:val="24"/>
          </w:rPr>
          <w:t xml:space="preserve"> corn grain and soybean crops</w:t>
        </w:r>
      </w:ins>
      <w:del w:id="680" w:author="ewarner" w:date="2014-07-14T16:59:00Z">
        <w:r w:rsidR="00916161" w:rsidDel="006B23A5">
          <w:rPr>
            <w:rFonts w:ascii="Times New Roman" w:hAnsi="Times New Roman" w:cs="Times New Roman"/>
            <w:sz w:val="24"/>
            <w:szCs w:val="24"/>
          </w:rPr>
          <w:delText xml:space="preserve"> those areas</w:delText>
        </w:r>
      </w:del>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 xml:space="preserve">comparable to existing water </w:t>
      </w:r>
      <w:proofErr w:type="spellStart"/>
      <w:r w:rsidR="00916161">
        <w:rPr>
          <w:rFonts w:ascii="Times New Roman" w:hAnsi="Times New Roman" w:cs="Times New Roman"/>
          <w:sz w:val="24"/>
          <w:szCs w:val="24"/>
        </w:rPr>
        <w:t>footprinting</w:t>
      </w:r>
      <w:proofErr w:type="spellEnd"/>
      <w:r w:rsidR="00916161">
        <w:rPr>
          <w:rFonts w:ascii="Times New Roman" w:hAnsi="Times New Roman" w:cs="Times New Roman"/>
          <w:sz w:val="24"/>
          <w:szCs w:val="24"/>
        </w:rPr>
        <w:t xml:space="preserve">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ins w:id="681" w:author="ewarner" w:date="2014-07-14T17:15:00Z">
        <w:r w:rsidR="00D909E0">
          <w:rPr>
            <w:rFonts w:ascii="Times New Roman" w:hAnsi="Times New Roman" w:cs="Times New Roman"/>
            <w:sz w:val="24"/>
            <w:szCs w:val="24"/>
          </w:rPr>
          <w:t>Results are comparable to previous analyses of optimal water consumption</w:t>
        </w:r>
      </w:ins>
      <w:del w:id="682" w:author="ewarner" w:date="2014-07-14T17:15:00Z">
        <w:r w:rsidR="00C956D1" w:rsidDel="00D909E0">
          <w:rPr>
            <w:rFonts w:ascii="Times New Roman" w:hAnsi="Times New Roman" w:cs="Times New Roman"/>
            <w:sz w:val="24"/>
            <w:szCs w:val="24"/>
          </w:rPr>
          <w:delText>The tool is limited in several key respects by</w:delText>
        </w:r>
      </w:del>
      <w:ins w:id="683" w:author="ewarner" w:date="2014-07-14T17:15:00Z">
        <w:r w:rsidR="00D909E0">
          <w:rPr>
            <w:rFonts w:ascii="Times New Roman" w:hAnsi="Times New Roman" w:cs="Times New Roman"/>
            <w:sz w:val="24"/>
            <w:szCs w:val="24"/>
          </w:rPr>
          <w:t xml:space="preserve"> despite being limited by</w:t>
        </w:r>
      </w:ins>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del w:id="684" w:author="ewarner" w:date="2014-07-14T17:16:00Z">
        <w:r w:rsidR="00C956D1" w:rsidDel="00D909E0">
          <w:rPr>
            <w:rFonts w:ascii="Times New Roman" w:hAnsi="Times New Roman" w:cs="Times New Roman"/>
            <w:sz w:val="24"/>
            <w:szCs w:val="24"/>
          </w:rPr>
          <w:delText xml:space="preserve"> </w:delText>
        </w:r>
      </w:del>
      <w:del w:id="685" w:author="ewarner" w:date="2014-07-14T17:15:00Z">
        <w:r w:rsidR="00C956D1" w:rsidDel="00D909E0">
          <w:rPr>
            <w:rFonts w:ascii="Times New Roman" w:hAnsi="Times New Roman" w:cs="Times New Roman"/>
            <w:sz w:val="24"/>
            <w:szCs w:val="24"/>
          </w:rPr>
          <w:delText xml:space="preserve">However, </w:delText>
        </w:r>
        <w:r w:rsidR="00565551" w:rsidDel="00D909E0">
          <w:rPr>
            <w:rFonts w:ascii="Times New Roman" w:hAnsi="Times New Roman" w:cs="Times New Roman"/>
            <w:sz w:val="24"/>
            <w:szCs w:val="24"/>
          </w:rPr>
          <w:delText xml:space="preserve">the </w:delText>
        </w:r>
        <w:r w:rsidR="00C956D1" w:rsidDel="00D909E0">
          <w:rPr>
            <w:rFonts w:ascii="Times New Roman" w:hAnsi="Times New Roman" w:cs="Times New Roman"/>
            <w:sz w:val="24"/>
            <w:szCs w:val="24"/>
          </w:rPr>
          <w:delText xml:space="preserve">results </w:delText>
        </w:r>
        <w:r w:rsidR="00565551" w:rsidDel="00D909E0">
          <w:rPr>
            <w:rFonts w:ascii="Times New Roman" w:hAnsi="Times New Roman" w:cs="Times New Roman"/>
            <w:sz w:val="24"/>
            <w:szCs w:val="24"/>
          </w:rPr>
          <w:delText xml:space="preserve">are </w:delText>
        </w:r>
        <w:r w:rsidR="00C956D1" w:rsidDel="00D909E0">
          <w:rPr>
            <w:rFonts w:ascii="Times New Roman" w:hAnsi="Times New Roman" w:cs="Times New Roman"/>
            <w:sz w:val="24"/>
            <w:szCs w:val="24"/>
          </w:rPr>
          <w:delText xml:space="preserve">comparable to previous analyses of optimal </w:delText>
        </w:r>
        <w:r w:rsidR="00722D98" w:rsidDel="00D909E0">
          <w:rPr>
            <w:rFonts w:ascii="Times New Roman" w:hAnsi="Times New Roman" w:cs="Times New Roman"/>
            <w:sz w:val="24"/>
            <w:szCs w:val="24"/>
          </w:rPr>
          <w:delText>water consumption</w:delText>
        </w:r>
        <w:r w:rsidR="00C956D1" w:rsidDel="00D909E0">
          <w:rPr>
            <w:rFonts w:ascii="Times New Roman" w:hAnsi="Times New Roman" w:cs="Times New Roman"/>
            <w:sz w:val="24"/>
            <w:szCs w:val="24"/>
          </w:rPr>
          <w:delText>.</w:delText>
        </w:r>
      </w:del>
    </w:p>
    <w:p w14:paraId="67B361E6" w14:textId="4D7BA418" w:rsidR="0013467B" w:rsidRDefault="003F37C4" w:rsidP="005A7362">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del w:id="686" w:author="ewarner" w:date="2014-07-14T17:00:00Z">
        <w:r w:rsidR="008C0A71" w:rsidDel="006B23A5">
          <w:rPr>
            <w:rFonts w:ascii="Times New Roman" w:hAnsi="Times New Roman" w:cs="Times New Roman"/>
            <w:sz w:val="24"/>
            <w:szCs w:val="24"/>
          </w:rPr>
          <w:delText xml:space="preserve">improves </w:delText>
        </w:r>
        <w:r w:rsidR="00C956D1" w:rsidDel="006B23A5">
          <w:rPr>
            <w:rFonts w:ascii="Times New Roman" w:hAnsi="Times New Roman" w:cs="Times New Roman"/>
            <w:sz w:val="24"/>
            <w:szCs w:val="24"/>
          </w:rPr>
          <w:delText xml:space="preserve">on optimal </w:delText>
        </w:r>
        <w:r w:rsidR="00722D98" w:rsidDel="006B23A5">
          <w:rPr>
            <w:rFonts w:ascii="Times New Roman" w:hAnsi="Times New Roman" w:cs="Times New Roman"/>
            <w:sz w:val="24"/>
            <w:szCs w:val="24"/>
          </w:rPr>
          <w:delText>water consumption</w:delText>
        </w:r>
        <w:r w:rsidR="008C0A71" w:rsidDel="006B23A5">
          <w:rPr>
            <w:rFonts w:ascii="Times New Roman" w:hAnsi="Times New Roman" w:cs="Times New Roman"/>
            <w:sz w:val="24"/>
            <w:szCs w:val="24"/>
          </w:rPr>
          <w:delText xml:space="preserve"> analysis </w:delText>
        </w:r>
        <w:r w:rsidR="00C956D1" w:rsidDel="006B23A5">
          <w:rPr>
            <w:rFonts w:ascii="Times New Roman" w:hAnsi="Times New Roman" w:cs="Times New Roman"/>
            <w:sz w:val="24"/>
            <w:szCs w:val="24"/>
          </w:rPr>
          <w:delText>i</w:delText>
        </w:r>
        <w:r w:rsidR="00926654" w:rsidDel="006B23A5">
          <w:rPr>
            <w:rFonts w:ascii="Times New Roman" w:hAnsi="Times New Roman" w:cs="Times New Roman"/>
            <w:sz w:val="24"/>
            <w:szCs w:val="24"/>
          </w:rPr>
          <w:delText>n</w:delText>
        </w:r>
        <w:r w:rsidR="00C956D1" w:rsidDel="006B23A5">
          <w:rPr>
            <w:rFonts w:ascii="Times New Roman" w:hAnsi="Times New Roman" w:cs="Times New Roman"/>
            <w:sz w:val="24"/>
            <w:szCs w:val="24"/>
          </w:rPr>
          <w:delText xml:space="preserve"> several key respects. </w:delText>
        </w:r>
        <w:r w:rsidR="00926654" w:rsidDel="006B23A5">
          <w:rPr>
            <w:rFonts w:ascii="Times New Roman" w:hAnsi="Times New Roman" w:cs="Times New Roman"/>
            <w:sz w:val="24"/>
            <w:szCs w:val="24"/>
          </w:rPr>
          <w:delText>It</w:delText>
        </w:r>
      </w:del>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The tool can also evaluate many agricultural feedstocks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w:t>
      </w:r>
      <w:proofErr w:type="spellStart"/>
      <w:r w:rsidR="005662BB">
        <w:rPr>
          <w:rFonts w:ascii="Times New Roman" w:hAnsi="Times New Roman" w:cs="Times New Roman"/>
          <w:sz w:val="24"/>
          <w:szCs w:val="24"/>
        </w:rPr>
        <w:t>biopower</w:t>
      </w:r>
      <w:proofErr w:type="spellEnd"/>
      <w:r w:rsidR="005662BB">
        <w:rPr>
          <w:rFonts w:ascii="Times New Roman" w:hAnsi="Times New Roman" w:cs="Times New Roman"/>
          <w:sz w:val="24"/>
          <w:szCs w:val="24"/>
        </w:rPr>
        <w:t xml:space="preserve">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&lt;EndNote&gt;&lt;Cite&gt;&lt;Author&gt;Macknick&lt;/Author&gt;&lt;Year&gt;2011&lt;/Year&gt;&lt;RecNum&gt;115&lt;/RecNum&gt;&lt;DisplayText&gt;(58)&lt;/DisplayText&gt;&lt;record&gt;&lt;rec-number&gt;115&lt;/rec-number&gt;&lt;foreign-keys&gt;&lt;key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8" w:tooltip="Macknick, 2011 #115" w:history="1">
        <w:r w:rsidR="006D2C77">
          <w:rPr>
            <w:rFonts w:ascii="Times New Roman" w:hAnsi="Times New Roman" w:cs="Times New Roman"/>
            <w:noProof/>
            <w:sz w:val="24"/>
            <w:szCs w:val="24"/>
            <w:vertAlign w:val="superscript"/>
          </w:rPr>
          <w:t>58</w:t>
        </w:r>
      </w:hyperlink>
      <w:r w:rsidR="00FB36AF">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proofErr w:type="spellStart"/>
      <w:r w:rsidR="0013467B">
        <w:rPr>
          <w:rFonts w:ascii="Times New Roman" w:hAnsi="Times New Roman" w:cs="Times New Roman"/>
          <w:sz w:val="24"/>
          <w:szCs w:val="24"/>
        </w:rPr>
        <w:t>BioSpatial</w:t>
      </w:r>
      <w:proofErr w:type="spellEnd"/>
      <w:r w:rsidR="0013467B">
        <w:rPr>
          <w:rFonts w:ascii="Times New Roman" w:hAnsi="Times New Roman" w:cs="Times New Roman"/>
          <w:sz w:val="24"/>
          <w:szCs w:val="24"/>
        </w:rPr>
        <w:t xml:space="preserve">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O include 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feedstocks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54903677" w14:textId="5E3AEF53" w:rsidR="00B57EEA" w:rsidRDefault="00B57EEA" w:rsidP="006E11D8">
      <w:pPr>
        <w:spacing w:after="0" w:line="480" w:lineRule="auto"/>
        <w:rPr>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w:t>
      </w:r>
      <w:proofErr w:type="spellStart"/>
      <w:r w:rsidR="002F759F">
        <w:rPr>
          <w:rFonts w:ascii="Times New Roman" w:hAnsi="Times New Roman"/>
          <w:sz w:val="24"/>
          <w:szCs w:val="24"/>
        </w:rPr>
        <w:t>Stright</w:t>
      </w:r>
      <w:proofErr w:type="spellEnd"/>
      <w:r w:rsidR="002F759F">
        <w:rPr>
          <w:rFonts w:ascii="Times New Roman" w:hAnsi="Times New Roman"/>
          <w:sz w:val="24"/>
          <w:szCs w:val="24"/>
        </w:rPr>
        <w:t xml:space="preserve">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w:t>
      </w:r>
      <w:r w:rsidR="002F759F">
        <w:rPr>
          <w:rFonts w:ascii="Times New Roman" w:hAnsi="Times New Roman"/>
          <w:sz w:val="24"/>
          <w:szCs w:val="24"/>
        </w:rPr>
        <w:lastRenderedPageBreak/>
        <w:t>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Macknick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Thanks Emily Newes,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14:paraId="3B86541D" w14:textId="77777777" w:rsidR="000D084D" w:rsidRPr="00FA0CBD" w:rsidRDefault="005A5CA7" w:rsidP="005466E1">
      <w:pPr>
        <w:rPr>
          <w:rFonts w:ascii="Arial" w:hAnsi="Arial" w:cs="Arial"/>
          <w:sz w:val="24"/>
          <w:szCs w:val="24"/>
        </w:rPr>
      </w:pPr>
      <w:r w:rsidRPr="00FA0CBD">
        <w:rPr>
          <w:rFonts w:ascii="Arial" w:hAnsi="Arial" w:cs="Arial"/>
          <w:sz w:val="24"/>
          <w:szCs w:val="24"/>
        </w:rPr>
        <w:t>7. References</w:t>
      </w:r>
    </w:p>
    <w:p w14:paraId="0149E801" w14:textId="77777777" w:rsidR="006D2C77" w:rsidRPr="006D2C77" w:rsidRDefault="0071467F" w:rsidP="006D2C77">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FA0CBD">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687" w:name="_ENREF_1"/>
      <w:r w:rsidR="006D2C77" w:rsidRPr="006D2C77">
        <w:rPr>
          <w:rFonts w:ascii="Calibri" w:hAnsi="Calibri" w:cs="Arial"/>
          <w:noProof/>
          <w:szCs w:val="24"/>
        </w:rPr>
        <w:t>1.</w:t>
      </w:r>
      <w:r w:rsidR="006D2C77" w:rsidRPr="006D2C77">
        <w:rPr>
          <w:rFonts w:ascii="Calibri" w:hAnsi="Calibri" w:cs="Arial"/>
          <w:noProof/>
          <w:szCs w:val="24"/>
        </w:rPr>
        <w:tab/>
        <w:t xml:space="preserve">Pfister S, Koehler A, Hellweg S. Assessing the Environmental Impacts of Freshwater Consumption in LCA. </w:t>
      </w:r>
      <w:r w:rsidR="006D2C77" w:rsidRPr="006D2C77">
        <w:rPr>
          <w:rFonts w:ascii="Calibri" w:hAnsi="Calibri" w:cs="Arial"/>
          <w:i/>
          <w:noProof/>
          <w:szCs w:val="24"/>
        </w:rPr>
        <w:t>Environmental Science &amp; Technology</w:t>
      </w:r>
      <w:r w:rsidR="006D2C77" w:rsidRPr="006D2C77">
        <w:rPr>
          <w:rFonts w:ascii="Calibri" w:hAnsi="Calibri" w:cs="Arial"/>
          <w:noProof/>
          <w:szCs w:val="24"/>
        </w:rPr>
        <w:t>. (2009);</w:t>
      </w:r>
      <w:r w:rsidR="006D2C77" w:rsidRPr="006D2C77">
        <w:rPr>
          <w:rFonts w:ascii="Calibri" w:hAnsi="Calibri" w:cs="Arial"/>
          <w:b/>
          <w:noProof/>
          <w:szCs w:val="24"/>
        </w:rPr>
        <w:t>43</w:t>
      </w:r>
      <w:r w:rsidR="006D2C77" w:rsidRPr="006D2C77">
        <w:rPr>
          <w:rFonts w:ascii="Calibri" w:hAnsi="Calibri" w:cs="Arial"/>
          <w:noProof/>
          <w:szCs w:val="24"/>
        </w:rPr>
        <w:t>(11):4098-104.</w:t>
      </w:r>
      <w:bookmarkEnd w:id="687"/>
    </w:p>
    <w:p w14:paraId="5B806087" w14:textId="77777777" w:rsidR="006D2C77" w:rsidRPr="006D2C77" w:rsidRDefault="006D2C77" w:rsidP="006D2C77">
      <w:pPr>
        <w:spacing w:after="0" w:line="240" w:lineRule="auto"/>
        <w:rPr>
          <w:rFonts w:ascii="Calibri" w:hAnsi="Calibri" w:cs="Arial"/>
          <w:noProof/>
          <w:szCs w:val="24"/>
        </w:rPr>
      </w:pPr>
      <w:bookmarkStart w:id="688" w:name="_ENREF_2"/>
      <w:r w:rsidRPr="006D2C77">
        <w:rPr>
          <w:rFonts w:ascii="Calibri" w:hAnsi="Calibri" w:cs="Arial"/>
          <w:noProof/>
          <w:szCs w:val="24"/>
        </w:rPr>
        <w:t>2.</w:t>
      </w:r>
      <w:r w:rsidRPr="006D2C77">
        <w:rPr>
          <w:rFonts w:ascii="Calibri" w:hAnsi="Calibri" w:cs="Arial"/>
          <w:noProof/>
          <w:szCs w:val="24"/>
        </w:rPr>
        <w:tab/>
        <w:t xml:space="preserve">Matti K, Philip JW, Hans de M, Olli V. Is physical water scarcity a new phenomenon? Global assessment of water shortage over the last two millennia.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(3):034006.</w:t>
      </w:r>
      <w:bookmarkEnd w:id="688"/>
    </w:p>
    <w:p w14:paraId="1EA111A0" w14:textId="77777777" w:rsidR="006D2C77" w:rsidRPr="006D2C77" w:rsidRDefault="006D2C77" w:rsidP="006D2C77">
      <w:pPr>
        <w:spacing w:after="0" w:line="240" w:lineRule="auto"/>
        <w:rPr>
          <w:rFonts w:ascii="Calibri" w:hAnsi="Calibri" w:cs="Arial"/>
          <w:noProof/>
          <w:szCs w:val="24"/>
        </w:rPr>
      </w:pPr>
      <w:bookmarkStart w:id="689" w:name="_ENREF_3"/>
      <w:r w:rsidRPr="006D2C77">
        <w:rPr>
          <w:rFonts w:ascii="Calibri" w:hAnsi="Calibri" w:cs="Arial"/>
          <w:noProof/>
          <w:szCs w:val="24"/>
        </w:rPr>
        <w:t>3.</w:t>
      </w:r>
      <w:r w:rsidRPr="006D2C77">
        <w:rPr>
          <w:rFonts w:ascii="Calibri" w:hAnsi="Calibri" w:cs="Arial"/>
          <w:noProof/>
          <w:szCs w:val="24"/>
        </w:rPr>
        <w:tab/>
        <w:t xml:space="preserve">UNESCO. </w:t>
      </w:r>
      <w:r w:rsidRPr="006D2C77">
        <w:rPr>
          <w:rFonts w:ascii="Calibri" w:hAnsi="Calibri" w:cs="Arial"/>
          <w:i/>
          <w:noProof/>
          <w:szCs w:val="24"/>
        </w:rPr>
        <w:t>The United Nations World Water Development Report 3: Water in a Changing World</w:t>
      </w:r>
      <w:r w:rsidRPr="006D2C77">
        <w:rPr>
          <w:rFonts w:ascii="Calibri" w:hAnsi="Calibri" w:cs="Arial"/>
          <w:noProof/>
          <w:szCs w:val="24"/>
        </w:rPr>
        <w:t>. Paris and London: UNESCO and Earthscan (2009).</w:t>
      </w:r>
      <w:bookmarkEnd w:id="689"/>
    </w:p>
    <w:p w14:paraId="157F7EDF" w14:textId="77777777" w:rsidR="006D2C77" w:rsidRPr="006D2C77" w:rsidRDefault="006D2C77" w:rsidP="006D2C77">
      <w:pPr>
        <w:spacing w:after="0" w:line="240" w:lineRule="auto"/>
        <w:rPr>
          <w:rFonts w:ascii="Calibri" w:hAnsi="Calibri" w:cs="Arial"/>
          <w:noProof/>
          <w:szCs w:val="24"/>
        </w:rPr>
      </w:pPr>
      <w:bookmarkStart w:id="690" w:name="_ENREF_4"/>
      <w:r w:rsidRPr="006D2C77">
        <w:rPr>
          <w:rFonts w:ascii="Calibri" w:hAnsi="Calibri" w:cs="Arial"/>
          <w:noProof/>
          <w:szCs w:val="24"/>
        </w:rPr>
        <w:t>4.</w:t>
      </w:r>
      <w:r w:rsidRPr="006D2C77">
        <w:rPr>
          <w:rFonts w:ascii="Calibri" w:hAnsi="Calibri" w:cs="Arial"/>
          <w:noProof/>
          <w:szCs w:val="24"/>
        </w:rPr>
        <w:tab/>
        <w:t xml:space="preserve">National Drought Mitigation Center. </w:t>
      </w:r>
      <w:r w:rsidRPr="006D2C77">
        <w:rPr>
          <w:rFonts w:ascii="Calibri" w:hAnsi="Calibri" w:cs="Arial"/>
          <w:i/>
          <w:noProof/>
          <w:szCs w:val="24"/>
        </w:rPr>
        <w:t>National Drought Summary May 28, 2013</w:t>
      </w:r>
      <w:r w:rsidRPr="006D2C77">
        <w:rPr>
          <w:rFonts w:ascii="Calibri" w:hAnsi="Calibri" w:cs="Arial"/>
          <w:noProof/>
          <w:szCs w:val="24"/>
        </w:rPr>
        <w:t>. Lincoln: University of Nebraska-Lincoln, the United States Department of Agriculture, and the National Oceanic and Atmospheric Administration, (2013) May 28. Report No.</w:t>
      </w:r>
      <w:bookmarkEnd w:id="690"/>
    </w:p>
    <w:p w14:paraId="70FE305D" w14:textId="77777777" w:rsidR="006D2C77" w:rsidRPr="006D2C77" w:rsidRDefault="006D2C77" w:rsidP="006D2C77">
      <w:pPr>
        <w:spacing w:after="0" w:line="240" w:lineRule="auto"/>
        <w:rPr>
          <w:rFonts w:ascii="Calibri" w:hAnsi="Calibri" w:cs="Arial"/>
          <w:noProof/>
          <w:szCs w:val="24"/>
        </w:rPr>
      </w:pPr>
      <w:bookmarkStart w:id="691" w:name="_ENREF_5"/>
      <w:r w:rsidRPr="006D2C77">
        <w:rPr>
          <w:rFonts w:ascii="Calibri" w:hAnsi="Calibri" w:cs="Arial"/>
          <w:noProof/>
          <w:szCs w:val="24"/>
        </w:rPr>
        <w:t>5.</w:t>
      </w:r>
      <w:r w:rsidRPr="006D2C77">
        <w:rPr>
          <w:rFonts w:ascii="Calibri" w:hAnsi="Calibri" w:cs="Arial"/>
          <w:noProof/>
          <w:szCs w:val="24"/>
        </w:rPr>
        <w:tab/>
        <w:t xml:space="preserve">Kenneth S, Gary Y, James N, Brent B. Characterizing changes in drought risk for the United States from climate change.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(4):044012.</w:t>
      </w:r>
      <w:bookmarkEnd w:id="691"/>
    </w:p>
    <w:p w14:paraId="4D31942D" w14:textId="77777777" w:rsidR="006D2C77" w:rsidRPr="006D2C77" w:rsidRDefault="006D2C77" w:rsidP="006D2C77">
      <w:pPr>
        <w:spacing w:after="0" w:line="240" w:lineRule="auto"/>
        <w:rPr>
          <w:rFonts w:ascii="Calibri" w:hAnsi="Calibri" w:cs="Arial"/>
          <w:noProof/>
          <w:szCs w:val="24"/>
        </w:rPr>
      </w:pPr>
      <w:bookmarkStart w:id="692" w:name="_ENREF_6"/>
      <w:r w:rsidRPr="006D2C77">
        <w:rPr>
          <w:rFonts w:ascii="Calibri" w:hAnsi="Calibri" w:cs="Arial"/>
          <w:noProof/>
          <w:szCs w:val="24"/>
        </w:rPr>
        <w:t>6.</w:t>
      </w:r>
      <w:r w:rsidRPr="006D2C77">
        <w:rPr>
          <w:rFonts w:ascii="Calibri" w:hAnsi="Calibri" w:cs="Arial"/>
          <w:noProof/>
          <w:szCs w:val="24"/>
        </w:rPr>
        <w:tab/>
        <w:t xml:space="preserve">Hoekstra AY, Chapagain AK. Water footprints of nations: Water use by people as a function of their consumption pattern. </w:t>
      </w:r>
      <w:r w:rsidRPr="006D2C77">
        <w:rPr>
          <w:rFonts w:ascii="Calibri" w:hAnsi="Calibri" w:cs="Arial"/>
          <w:i/>
          <w:noProof/>
          <w:szCs w:val="24"/>
        </w:rPr>
        <w:t>Water Resources Management</w:t>
      </w:r>
      <w:r w:rsidRPr="006D2C77">
        <w:rPr>
          <w:rFonts w:ascii="Calibri" w:hAnsi="Calibri" w:cs="Arial"/>
          <w:noProof/>
          <w:szCs w:val="24"/>
        </w:rPr>
        <w:t>. (2007);</w:t>
      </w:r>
      <w:r w:rsidRPr="006D2C77">
        <w:rPr>
          <w:rFonts w:ascii="Calibri" w:hAnsi="Calibri" w:cs="Arial"/>
          <w:b/>
          <w:noProof/>
          <w:szCs w:val="24"/>
        </w:rPr>
        <w:t>21</w:t>
      </w:r>
      <w:r w:rsidRPr="006D2C77">
        <w:rPr>
          <w:rFonts w:ascii="Calibri" w:hAnsi="Calibri" w:cs="Arial"/>
          <w:noProof/>
          <w:szCs w:val="24"/>
        </w:rPr>
        <w:t>(1):35-48.</w:t>
      </w:r>
      <w:bookmarkEnd w:id="692"/>
    </w:p>
    <w:p w14:paraId="71B1C4E3" w14:textId="77777777" w:rsidR="006D2C77" w:rsidRPr="006D2C77" w:rsidRDefault="006D2C77" w:rsidP="006D2C77">
      <w:pPr>
        <w:spacing w:after="0" w:line="240" w:lineRule="auto"/>
        <w:rPr>
          <w:rFonts w:ascii="Calibri" w:hAnsi="Calibri" w:cs="Arial"/>
          <w:noProof/>
          <w:szCs w:val="24"/>
        </w:rPr>
      </w:pPr>
      <w:bookmarkStart w:id="693" w:name="_ENREF_7"/>
      <w:r w:rsidRPr="006D2C77">
        <w:rPr>
          <w:rFonts w:ascii="Calibri" w:hAnsi="Calibri" w:cs="Arial"/>
          <w:noProof/>
          <w:szCs w:val="24"/>
        </w:rPr>
        <w:t>7.</w:t>
      </w:r>
      <w:r w:rsidRPr="006D2C77">
        <w:rPr>
          <w:rFonts w:ascii="Calibri" w:hAnsi="Calibri" w:cs="Arial"/>
          <w:noProof/>
          <w:szCs w:val="24"/>
        </w:rPr>
        <w:tab/>
        <w:t xml:space="preserve">Falkenmark M. Comparative hydrology—a new concept. In: Falkenmark M, Chapman T, editors. </w:t>
      </w:r>
      <w:r w:rsidRPr="006D2C77">
        <w:rPr>
          <w:rFonts w:ascii="Calibri" w:hAnsi="Calibri" w:cs="Arial"/>
          <w:i/>
          <w:noProof/>
          <w:szCs w:val="24"/>
        </w:rPr>
        <w:t>Comparative Hydrology An Ecological Approach to Land and Water Resources</w:t>
      </w:r>
      <w:r w:rsidRPr="006D2C77">
        <w:rPr>
          <w:rFonts w:ascii="Calibri" w:hAnsi="Calibri" w:cs="Arial"/>
          <w:noProof/>
          <w:szCs w:val="24"/>
        </w:rPr>
        <w:t>. Unesco, Paris, France(1989). p. 10-42.</w:t>
      </w:r>
      <w:bookmarkEnd w:id="693"/>
    </w:p>
    <w:p w14:paraId="301A77E9" w14:textId="77777777" w:rsidR="006D2C77" w:rsidRPr="006D2C77" w:rsidRDefault="006D2C77" w:rsidP="006D2C77">
      <w:pPr>
        <w:spacing w:after="0" w:line="240" w:lineRule="auto"/>
        <w:rPr>
          <w:rFonts w:ascii="Calibri" w:hAnsi="Calibri" w:cs="Arial"/>
          <w:noProof/>
          <w:szCs w:val="24"/>
        </w:rPr>
      </w:pPr>
      <w:bookmarkStart w:id="694" w:name="_ENREF_8"/>
      <w:r w:rsidRPr="006D2C77">
        <w:rPr>
          <w:rFonts w:ascii="Calibri" w:hAnsi="Calibri" w:cs="Arial"/>
          <w:noProof/>
          <w:szCs w:val="24"/>
        </w:rPr>
        <w:t>8.</w:t>
      </w:r>
      <w:r w:rsidRPr="006D2C77">
        <w:rPr>
          <w:rFonts w:ascii="Calibri" w:hAnsi="Calibri" w:cs="Arial"/>
          <w:noProof/>
          <w:szCs w:val="24"/>
        </w:rPr>
        <w:tab/>
        <w:t xml:space="preserve">Postel SL. Entering an Era of Water Scarcity: The Challenges Ahead. </w:t>
      </w:r>
      <w:r w:rsidRPr="006D2C77">
        <w:rPr>
          <w:rFonts w:ascii="Calibri" w:hAnsi="Calibri" w:cs="Arial"/>
          <w:i/>
          <w:noProof/>
          <w:szCs w:val="24"/>
        </w:rPr>
        <w:t>Ecological Applications</w:t>
      </w:r>
      <w:r w:rsidRPr="006D2C77">
        <w:rPr>
          <w:rFonts w:ascii="Calibri" w:hAnsi="Calibri" w:cs="Arial"/>
          <w:noProof/>
          <w:szCs w:val="24"/>
        </w:rPr>
        <w:t>. (2000);</w:t>
      </w:r>
      <w:r w:rsidRPr="006D2C77">
        <w:rPr>
          <w:rFonts w:ascii="Calibri" w:hAnsi="Calibri" w:cs="Arial"/>
          <w:b/>
          <w:noProof/>
          <w:szCs w:val="24"/>
        </w:rPr>
        <w:t>10</w:t>
      </w:r>
      <w:r w:rsidRPr="006D2C77">
        <w:rPr>
          <w:rFonts w:ascii="Calibri" w:hAnsi="Calibri" w:cs="Arial"/>
          <w:noProof/>
          <w:szCs w:val="24"/>
        </w:rPr>
        <w:t>(4):941-8.</w:t>
      </w:r>
      <w:bookmarkEnd w:id="694"/>
    </w:p>
    <w:p w14:paraId="26D2D0A6" w14:textId="77777777" w:rsidR="006D2C77" w:rsidRPr="006D2C77" w:rsidRDefault="006D2C77" w:rsidP="006D2C77">
      <w:pPr>
        <w:spacing w:after="0" w:line="240" w:lineRule="auto"/>
        <w:rPr>
          <w:rFonts w:ascii="Calibri" w:hAnsi="Calibri" w:cs="Arial"/>
          <w:noProof/>
          <w:szCs w:val="24"/>
        </w:rPr>
      </w:pPr>
      <w:bookmarkStart w:id="695" w:name="_ENREF_9"/>
      <w:r w:rsidRPr="006D2C77">
        <w:rPr>
          <w:rFonts w:ascii="Calibri" w:hAnsi="Calibri" w:cs="Arial"/>
          <w:noProof/>
          <w:szCs w:val="24"/>
        </w:rPr>
        <w:t>9.</w:t>
      </w:r>
      <w:r w:rsidRPr="006D2C77">
        <w:rPr>
          <w:rFonts w:ascii="Calibri" w:hAnsi="Calibri" w:cs="Arial"/>
          <w:noProof/>
          <w:szCs w:val="24"/>
        </w:rPr>
        <w:tab/>
        <w:t xml:space="preserve">Postel SL, Daily GC, Ehrlich PR. Human Appropriation of Renewable Fresh Water. </w:t>
      </w:r>
      <w:r w:rsidRPr="006D2C77">
        <w:rPr>
          <w:rFonts w:ascii="Calibri" w:hAnsi="Calibri" w:cs="Arial"/>
          <w:i/>
          <w:noProof/>
          <w:szCs w:val="24"/>
        </w:rPr>
        <w:t>Science</w:t>
      </w:r>
      <w:r w:rsidRPr="006D2C77">
        <w:rPr>
          <w:rFonts w:ascii="Calibri" w:hAnsi="Calibri" w:cs="Arial"/>
          <w:noProof/>
          <w:szCs w:val="24"/>
        </w:rPr>
        <w:t>. (1996);</w:t>
      </w:r>
      <w:r w:rsidRPr="006D2C77">
        <w:rPr>
          <w:rFonts w:ascii="Calibri" w:hAnsi="Calibri" w:cs="Arial"/>
          <w:b/>
          <w:noProof/>
          <w:szCs w:val="24"/>
        </w:rPr>
        <w:t>271</w:t>
      </w:r>
      <w:r w:rsidRPr="006D2C77">
        <w:rPr>
          <w:rFonts w:ascii="Calibri" w:hAnsi="Calibri" w:cs="Arial"/>
          <w:noProof/>
          <w:szCs w:val="24"/>
        </w:rPr>
        <w:t>(5250):785-8.</w:t>
      </w:r>
      <w:bookmarkEnd w:id="695"/>
    </w:p>
    <w:p w14:paraId="0A1B052B" w14:textId="77777777" w:rsidR="006D2C77" w:rsidRPr="006D2C77" w:rsidRDefault="006D2C77" w:rsidP="006D2C77">
      <w:pPr>
        <w:spacing w:after="0" w:line="240" w:lineRule="auto"/>
        <w:rPr>
          <w:rFonts w:ascii="Calibri" w:hAnsi="Calibri" w:cs="Arial"/>
          <w:noProof/>
          <w:szCs w:val="24"/>
        </w:rPr>
      </w:pPr>
      <w:bookmarkStart w:id="696" w:name="_ENREF_10"/>
      <w:r w:rsidRPr="006D2C77">
        <w:rPr>
          <w:rFonts w:ascii="Calibri" w:hAnsi="Calibri" w:cs="Arial"/>
          <w:noProof/>
          <w:szCs w:val="24"/>
        </w:rPr>
        <w:t>10.</w:t>
      </w:r>
      <w:r w:rsidRPr="006D2C77">
        <w:rPr>
          <w:rFonts w:ascii="Calibri" w:hAnsi="Calibri" w:cs="Arial"/>
          <w:noProof/>
          <w:szCs w:val="24"/>
        </w:rPr>
        <w:tab/>
        <w:t xml:space="preserve">Gleick PH. The human right to water. </w:t>
      </w:r>
      <w:r w:rsidRPr="006D2C77">
        <w:rPr>
          <w:rFonts w:ascii="Calibri" w:hAnsi="Calibri" w:cs="Arial"/>
          <w:i/>
          <w:noProof/>
          <w:szCs w:val="24"/>
        </w:rPr>
        <w:t>Water Policy</w:t>
      </w:r>
      <w:r w:rsidRPr="006D2C77">
        <w:rPr>
          <w:rFonts w:ascii="Calibri" w:hAnsi="Calibri" w:cs="Arial"/>
          <w:noProof/>
          <w:szCs w:val="24"/>
        </w:rPr>
        <w:t>. (1998);</w:t>
      </w:r>
      <w:r w:rsidRPr="006D2C77">
        <w:rPr>
          <w:rFonts w:ascii="Calibri" w:hAnsi="Calibri" w:cs="Arial"/>
          <w:b/>
          <w:noProof/>
          <w:szCs w:val="24"/>
        </w:rPr>
        <w:t>1</w:t>
      </w:r>
      <w:r w:rsidRPr="006D2C77">
        <w:rPr>
          <w:rFonts w:ascii="Calibri" w:hAnsi="Calibri" w:cs="Arial"/>
          <w:noProof/>
          <w:szCs w:val="24"/>
        </w:rPr>
        <w:t>(5):487-503.</w:t>
      </w:r>
      <w:bookmarkEnd w:id="696"/>
    </w:p>
    <w:p w14:paraId="6348C753" w14:textId="77777777" w:rsidR="006D2C77" w:rsidRPr="006D2C77" w:rsidRDefault="006D2C77" w:rsidP="006D2C77">
      <w:pPr>
        <w:spacing w:after="0" w:line="240" w:lineRule="auto"/>
        <w:rPr>
          <w:rFonts w:ascii="Calibri" w:hAnsi="Calibri" w:cs="Arial"/>
          <w:noProof/>
          <w:szCs w:val="24"/>
        </w:rPr>
      </w:pPr>
      <w:bookmarkStart w:id="697" w:name="_ENREF_11"/>
      <w:r w:rsidRPr="006D2C77">
        <w:rPr>
          <w:rFonts w:ascii="Calibri" w:hAnsi="Calibri" w:cs="Arial"/>
          <w:noProof/>
          <w:szCs w:val="24"/>
        </w:rPr>
        <w:t>11.</w:t>
      </w:r>
      <w:r w:rsidRPr="006D2C77">
        <w:rPr>
          <w:rFonts w:ascii="Calibri" w:hAnsi="Calibri" w:cs="Arial"/>
          <w:noProof/>
          <w:szCs w:val="24"/>
        </w:rPr>
        <w:tab/>
        <w:t xml:space="preserve">Fingerman KR, Torn MH, O’Hare MS, Kammen DM. Accounting for the water impacts of ethanol production.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(1):014020.</w:t>
      </w:r>
      <w:bookmarkEnd w:id="697"/>
    </w:p>
    <w:p w14:paraId="23D27000" w14:textId="77777777" w:rsidR="006D2C77" w:rsidRPr="006D2C77" w:rsidRDefault="006D2C77" w:rsidP="006D2C77">
      <w:pPr>
        <w:spacing w:after="0" w:line="240" w:lineRule="auto"/>
        <w:rPr>
          <w:rFonts w:ascii="Calibri" w:hAnsi="Calibri" w:cs="Arial"/>
          <w:noProof/>
          <w:szCs w:val="24"/>
        </w:rPr>
      </w:pPr>
      <w:bookmarkStart w:id="698" w:name="_ENREF_12"/>
      <w:r w:rsidRPr="006D2C77">
        <w:rPr>
          <w:rFonts w:ascii="Calibri" w:hAnsi="Calibri" w:cs="Arial"/>
          <w:noProof/>
          <w:szCs w:val="24"/>
        </w:rPr>
        <w:t>12.</w:t>
      </w:r>
      <w:r w:rsidRPr="006D2C77">
        <w:rPr>
          <w:rFonts w:ascii="Calibri" w:hAnsi="Calibri" w:cs="Arial"/>
          <w:noProof/>
          <w:szCs w:val="24"/>
        </w:rPr>
        <w:tab/>
        <w:t xml:space="preserve">Wu M, Mintz M, Wang M, Arora S. Water Consumption in the Production of Ethanol and Petroleum Gasoline. </w:t>
      </w:r>
      <w:r w:rsidRPr="006D2C77">
        <w:rPr>
          <w:rFonts w:ascii="Calibri" w:hAnsi="Calibri" w:cs="Arial"/>
          <w:i/>
          <w:noProof/>
          <w:szCs w:val="24"/>
        </w:rPr>
        <w:t>Environ Manage</w:t>
      </w:r>
      <w:r w:rsidRPr="006D2C77">
        <w:rPr>
          <w:rFonts w:ascii="Calibri" w:hAnsi="Calibri" w:cs="Arial"/>
          <w:noProof/>
          <w:szCs w:val="24"/>
        </w:rPr>
        <w:t>. (2009);</w:t>
      </w:r>
      <w:r w:rsidRPr="006D2C77">
        <w:rPr>
          <w:rFonts w:ascii="Calibri" w:hAnsi="Calibri" w:cs="Arial"/>
          <w:b/>
          <w:noProof/>
          <w:szCs w:val="24"/>
        </w:rPr>
        <w:t>44</w:t>
      </w:r>
      <w:r w:rsidRPr="006D2C77">
        <w:rPr>
          <w:rFonts w:ascii="Calibri" w:hAnsi="Calibri" w:cs="Arial"/>
          <w:noProof/>
          <w:szCs w:val="24"/>
        </w:rPr>
        <w:t>(5):981-97.</w:t>
      </w:r>
      <w:bookmarkEnd w:id="698"/>
    </w:p>
    <w:p w14:paraId="622EC357" w14:textId="77777777" w:rsidR="006D2C77" w:rsidRPr="006D2C77" w:rsidRDefault="006D2C77" w:rsidP="006D2C77">
      <w:pPr>
        <w:spacing w:after="0" w:line="240" w:lineRule="auto"/>
        <w:rPr>
          <w:rFonts w:ascii="Calibri" w:hAnsi="Calibri" w:cs="Arial"/>
          <w:noProof/>
          <w:szCs w:val="24"/>
        </w:rPr>
      </w:pPr>
      <w:bookmarkStart w:id="699" w:name="_ENREF_13"/>
      <w:r w:rsidRPr="006D2C77">
        <w:rPr>
          <w:rFonts w:ascii="Calibri" w:hAnsi="Calibri" w:cs="Arial"/>
          <w:noProof/>
          <w:szCs w:val="24"/>
        </w:rPr>
        <w:t>13.</w:t>
      </w:r>
      <w:r w:rsidRPr="006D2C77">
        <w:rPr>
          <w:rFonts w:ascii="Calibri" w:hAnsi="Calibri" w:cs="Arial"/>
          <w:noProof/>
          <w:szCs w:val="24"/>
        </w:rPr>
        <w:tab/>
        <w:t xml:space="preserve">Chakravorty U, Hubert M-H, Nøstbakken L. Fuel Versus Food. </w:t>
      </w:r>
      <w:r w:rsidRPr="006D2C77">
        <w:rPr>
          <w:rFonts w:ascii="Calibri" w:hAnsi="Calibri" w:cs="Arial"/>
          <w:i/>
          <w:noProof/>
          <w:szCs w:val="24"/>
        </w:rPr>
        <w:t>Annual Review of Resource Economics</w:t>
      </w:r>
      <w:r w:rsidRPr="006D2C77">
        <w:rPr>
          <w:rFonts w:ascii="Calibri" w:hAnsi="Calibri" w:cs="Arial"/>
          <w:noProof/>
          <w:szCs w:val="24"/>
        </w:rPr>
        <w:t>. (2009);</w:t>
      </w:r>
      <w:r w:rsidRPr="006D2C77">
        <w:rPr>
          <w:rFonts w:ascii="Calibri" w:hAnsi="Calibri" w:cs="Arial"/>
          <w:b/>
          <w:noProof/>
          <w:szCs w:val="24"/>
        </w:rPr>
        <w:t>1</w:t>
      </w:r>
      <w:r w:rsidRPr="006D2C77">
        <w:rPr>
          <w:rFonts w:ascii="Calibri" w:hAnsi="Calibri" w:cs="Arial"/>
          <w:noProof/>
          <w:szCs w:val="24"/>
        </w:rPr>
        <w:t>(1):645-63.</w:t>
      </w:r>
      <w:bookmarkEnd w:id="699"/>
    </w:p>
    <w:p w14:paraId="6603948E" w14:textId="77777777" w:rsidR="006D2C77" w:rsidRPr="006D2C77" w:rsidRDefault="006D2C77" w:rsidP="006D2C77">
      <w:pPr>
        <w:spacing w:after="0" w:line="240" w:lineRule="auto"/>
        <w:rPr>
          <w:rFonts w:ascii="Calibri" w:hAnsi="Calibri" w:cs="Arial"/>
          <w:noProof/>
          <w:szCs w:val="24"/>
        </w:rPr>
      </w:pPr>
      <w:bookmarkStart w:id="700" w:name="_ENREF_14"/>
      <w:r w:rsidRPr="006D2C77">
        <w:rPr>
          <w:rFonts w:ascii="Calibri" w:hAnsi="Calibri" w:cs="Arial"/>
          <w:noProof/>
          <w:szCs w:val="24"/>
        </w:rPr>
        <w:t>14.</w:t>
      </w:r>
      <w:r w:rsidRPr="006D2C77">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6D2C77">
        <w:rPr>
          <w:rFonts w:ascii="Calibri" w:hAnsi="Calibri" w:cs="Arial"/>
          <w:i/>
          <w:noProof/>
          <w:szCs w:val="24"/>
        </w:rPr>
        <w:t>The water footprint of bio-energy</w:t>
      </w:r>
      <w:r w:rsidRPr="006D2C77">
        <w:rPr>
          <w:rFonts w:ascii="Calibri" w:hAnsi="Calibri" w:cs="Arial"/>
          <w:noProof/>
          <w:szCs w:val="24"/>
        </w:rPr>
        <w:t>. London, UK: American Water Works Association, IWA Publishing; (2010). p. 81-95.</w:t>
      </w:r>
      <w:bookmarkEnd w:id="700"/>
    </w:p>
    <w:p w14:paraId="4AD36E45" w14:textId="77777777" w:rsidR="006D2C77" w:rsidRPr="006D2C77" w:rsidRDefault="006D2C77" w:rsidP="006D2C77">
      <w:pPr>
        <w:spacing w:after="0" w:line="240" w:lineRule="auto"/>
        <w:rPr>
          <w:rFonts w:ascii="Calibri" w:hAnsi="Calibri" w:cs="Arial"/>
          <w:noProof/>
          <w:szCs w:val="24"/>
        </w:rPr>
      </w:pPr>
      <w:bookmarkStart w:id="701" w:name="_ENREF_15"/>
      <w:r w:rsidRPr="006D2C77">
        <w:rPr>
          <w:rFonts w:ascii="Calibri" w:hAnsi="Calibri" w:cs="Arial"/>
          <w:noProof/>
          <w:szCs w:val="24"/>
        </w:rPr>
        <w:t>15.</w:t>
      </w:r>
      <w:r w:rsidRPr="006D2C77">
        <w:rPr>
          <w:rFonts w:ascii="Calibri" w:hAnsi="Calibri" w:cs="Arial"/>
          <w:noProof/>
          <w:szCs w:val="24"/>
        </w:rPr>
        <w:tab/>
        <w:t xml:space="preserve">Berndes G. Bioenergy and water--the implications of large-scale bioenergy production for water use and supply. </w:t>
      </w:r>
      <w:r w:rsidRPr="006D2C77">
        <w:rPr>
          <w:rFonts w:ascii="Calibri" w:hAnsi="Calibri" w:cs="Arial"/>
          <w:i/>
          <w:noProof/>
          <w:szCs w:val="24"/>
        </w:rPr>
        <w:t>Global Environmental Change</w:t>
      </w:r>
      <w:r w:rsidRPr="006D2C77">
        <w:rPr>
          <w:rFonts w:ascii="Calibri" w:hAnsi="Calibri" w:cs="Arial"/>
          <w:noProof/>
          <w:szCs w:val="24"/>
        </w:rPr>
        <w:t>. (2002);</w:t>
      </w:r>
      <w:r w:rsidRPr="006D2C77">
        <w:rPr>
          <w:rFonts w:ascii="Calibri" w:hAnsi="Calibri" w:cs="Arial"/>
          <w:b/>
          <w:noProof/>
          <w:szCs w:val="24"/>
        </w:rPr>
        <w:t>12</w:t>
      </w:r>
      <w:r w:rsidRPr="006D2C77">
        <w:rPr>
          <w:rFonts w:ascii="Calibri" w:hAnsi="Calibri" w:cs="Arial"/>
          <w:noProof/>
          <w:szCs w:val="24"/>
        </w:rPr>
        <w:t>(4):253-71.</w:t>
      </w:r>
      <w:bookmarkEnd w:id="701"/>
    </w:p>
    <w:p w14:paraId="5C2DA10B" w14:textId="77777777" w:rsidR="006D2C77" w:rsidRPr="006D2C77" w:rsidRDefault="006D2C77" w:rsidP="006D2C77">
      <w:pPr>
        <w:spacing w:after="0" w:line="240" w:lineRule="auto"/>
        <w:rPr>
          <w:rFonts w:ascii="Calibri" w:hAnsi="Calibri" w:cs="Arial"/>
          <w:noProof/>
          <w:szCs w:val="24"/>
        </w:rPr>
      </w:pPr>
      <w:bookmarkStart w:id="702" w:name="_ENREF_16"/>
      <w:r w:rsidRPr="006D2C77">
        <w:rPr>
          <w:rFonts w:ascii="Calibri" w:hAnsi="Calibri" w:cs="Arial"/>
          <w:noProof/>
          <w:szCs w:val="24"/>
        </w:rPr>
        <w:t>16.</w:t>
      </w:r>
      <w:r w:rsidRPr="006D2C77">
        <w:rPr>
          <w:rFonts w:ascii="Calibri" w:hAnsi="Calibri" w:cs="Arial"/>
          <w:noProof/>
          <w:szCs w:val="24"/>
        </w:rPr>
        <w:tab/>
        <w:t xml:space="preserve">Berndes G. Future Biomass Energy Supply: The Consumptive Water Use Perspective. </w:t>
      </w:r>
      <w:r w:rsidRPr="006D2C77">
        <w:rPr>
          <w:rFonts w:ascii="Calibri" w:hAnsi="Calibri" w:cs="Arial"/>
          <w:i/>
          <w:noProof/>
          <w:szCs w:val="24"/>
        </w:rPr>
        <w:t>Int J Water Resources Development</w:t>
      </w:r>
      <w:r w:rsidRPr="006D2C77">
        <w:rPr>
          <w:rFonts w:ascii="Calibri" w:hAnsi="Calibri" w:cs="Arial"/>
          <w:noProof/>
          <w:szCs w:val="24"/>
        </w:rPr>
        <w:t>. (2008);</w:t>
      </w:r>
      <w:r w:rsidRPr="006D2C77">
        <w:rPr>
          <w:rFonts w:ascii="Calibri" w:hAnsi="Calibri" w:cs="Arial"/>
          <w:b/>
          <w:noProof/>
          <w:szCs w:val="24"/>
        </w:rPr>
        <w:t>24</w:t>
      </w:r>
      <w:r w:rsidRPr="006D2C77">
        <w:rPr>
          <w:rFonts w:ascii="Calibri" w:hAnsi="Calibri" w:cs="Arial"/>
          <w:noProof/>
          <w:szCs w:val="24"/>
        </w:rPr>
        <w:t>(2):235 - 45.</w:t>
      </w:r>
      <w:bookmarkEnd w:id="702"/>
    </w:p>
    <w:p w14:paraId="4F7BF9EE" w14:textId="77777777" w:rsidR="006D2C77" w:rsidRPr="006D2C77" w:rsidRDefault="006D2C77" w:rsidP="006D2C77">
      <w:pPr>
        <w:spacing w:after="0" w:line="240" w:lineRule="auto"/>
        <w:rPr>
          <w:rFonts w:ascii="Calibri" w:hAnsi="Calibri" w:cs="Arial"/>
          <w:noProof/>
          <w:szCs w:val="24"/>
        </w:rPr>
      </w:pPr>
      <w:bookmarkStart w:id="703" w:name="_ENREF_17"/>
      <w:r w:rsidRPr="006D2C77">
        <w:rPr>
          <w:rFonts w:ascii="Calibri" w:hAnsi="Calibri" w:cs="Arial"/>
          <w:noProof/>
          <w:szCs w:val="24"/>
        </w:rPr>
        <w:t>17.</w:t>
      </w:r>
      <w:r w:rsidRPr="006D2C77">
        <w:rPr>
          <w:rFonts w:ascii="Calibri" w:hAnsi="Calibri" w:cs="Arial"/>
          <w:noProof/>
          <w:szCs w:val="24"/>
        </w:rPr>
        <w:tab/>
        <w:t xml:space="preserve">Dornburg V, Faaij A, Verweij P, Langeveld H, van de Ven G, Wester F, et al. </w:t>
      </w:r>
      <w:r w:rsidRPr="006D2C77">
        <w:rPr>
          <w:rFonts w:ascii="Calibri" w:hAnsi="Calibri" w:cs="Arial"/>
          <w:i/>
          <w:noProof/>
          <w:szCs w:val="24"/>
        </w:rPr>
        <w:t>Assessment of Global Biomass Potentials and their Links to Food, Water, Biodiversity, Energy Demand and Economy</w:t>
      </w:r>
      <w:r w:rsidRPr="006D2C77">
        <w:rPr>
          <w:rFonts w:ascii="Calibri" w:hAnsi="Calibri" w:cs="Arial"/>
          <w:noProof/>
          <w:szCs w:val="24"/>
        </w:rPr>
        <w:t xml:space="preserve">. Bilthoven, </w:t>
      </w:r>
      <w:r w:rsidRPr="006D2C77">
        <w:rPr>
          <w:rFonts w:ascii="Calibri" w:hAnsi="Calibri" w:cs="Arial"/>
          <w:noProof/>
          <w:szCs w:val="24"/>
        </w:rPr>
        <w:lastRenderedPageBreak/>
        <w:t>Netherlands: The Netherlands Environmental Assessment Agency, (2008)  Contract No.: WAB 500102 012.</w:t>
      </w:r>
      <w:bookmarkEnd w:id="703"/>
    </w:p>
    <w:p w14:paraId="32239D73" w14:textId="77777777" w:rsidR="006D2C77" w:rsidRPr="006D2C77" w:rsidRDefault="006D2C77" w:rsidP="006D2C77">
      <w:pPr>
        <w:spacing w:after="0" w:line="240" w:lineRule="auto"/>
        <w:rPr>
          <w:rFonts w:ascii="Calibri" w:hAnsi="Calibri" w:cs="Arial"/>
          <w:noProof/>
          <w:szCs w:val="24"/>
        </w:rPr>
      </w:pPr>
      <w:bookmarkStart w:id="704" w:name="_ENREF_18"/>
      <w:r w:rsidRPr="006D2C77">
        <w:rPr>
          <w:rFonts w:ascii="Calibri" w:hAnsi="Calibri" w:cs="Arial"/>
          <w:noProof/>
          <w:szCs w:val="24"/>
        </w:rPr>
        <w:t>18.</w:t>
      </w:r>
      <w:r w:rsidRPr="006D2C77">
        <w:rPr>
          <w:rFonts w:ascii="Calibri" w:hAnsi="Calibri" w:cs="Arial"/>
          <w:noProof/>
          <w:szCs w:val="24"/>
        </w:rPr>
        <w:tab/>
        <w:t xml:space="preserve">Rost S, Gerten D, Hoff H, Lucht W, Falkenmark M, Rockstrom J. Global potential to increase crop production through water management in rainfed agriculture. </w:t>
      </w:r>
      <w:r w:rsidRPr="006D2C77">
        <w:rPr>
          <w:rFonts w:ascii="Calibri" w:hAnsi="Calibri" w:cs="Arial"/>
          <w:i/>
          <w:noProof/>
          <w:szCs w:val="24"/>
        </w:rPr>
        <w:t>Environ Res Lett</w:t>
      </w:r>
      <w:r w:rsidRPr="006D2C77">
        <w:rPr>
          <w:rFonts w:ascii="Calibri" w:hAnsi="Calibri" w:cs="Arial"/>
          <w:noProof/>
          <w:szCs w:val="24"/>
        </w:rPr>
        <w:t>. (2009);</w:t>
      </w:r>
      <w:r w:rsidRPr="006D2C77">
        <w:rPr>
          <w:rFonts w:ascii="Calibri" w:hAnsi="Calibri" w:cs="Arial"/>
          <w:b/>
          <w:noProof/>
          <w:szCs w:val="24"/>
        </w:rPr>
        <w:t>4</w:t>
      </w:r>
      <w:r w:rsidRPr="006D2C77">
        <w:rPr>
          <w:rFonts w:ascii="Calibri" w:hAnsi="Calibri" w:cs="Arial"/>
          <w:noProof/>
          <w:szCs w:val="24"/>
        </w:rPr>
        <w:t>(4):044002.</w:t>
      </w:r>
      <w:bookmarkEnd w:id="704"/>
    </w:p>
    <w:p w14:paraId="1C0CF26F" w14:textId="77777777" w:rsidR="006D2C77" w:rsidRPr="006D2C77" w:rsidRDefault="006D2C77" w:rsidP="006D2C77">
      <w:pPr>
        <w:spacing w:after="0" w:line="240" w:lineRule="auto"/>
        <w:rPr>
          <w:rFonts w:ascii="Calibri" w:hAnsi="Calibri" w:cs="Arial"/>
          <w:noProof/>
          <w:szCs w:val="24"/>
        </w:rPr>
      </w:pPr>
      <w:bookmarkStart w:id="705" w:name="_ENREF_19"/>
      <w:r w:rsidRPr="006D2C77">
        <w:rPr>
          <w:rFonts w:ascii="Calibri" w:hAnsi="Calibri" w:cs="Arial"/>
          <w:noProof/>
          <w:szCs w:val="24"/>
        </w:rPr>
        <w:t>19.</w:t>
      </w:r>
      <w:r w:rsidRPr="006D2C77">
        <w:rPr>
          <w:rFonts w:ascii="Calibri" w:hAnsi="Calibri" w:cs="Arial"/>
          <w:noProof/>
          <w:szCs w:val="24"/>
        </w:rPr>
        <w:tab/>
        <w:t xml:space="preserve">Berndes G. </w:t>
      </w:r>
      <w:r w:rsidRPr="006D2C77">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6D2C77">
        <w:rPr>
          <w:rFonts w:ascii="Calibri" w:hAnsi="Calibri" w:cs="Arial"/>
          <w:noProof/>
          <w:szCs w:val="24"/>
        </w:rPr>
        <w:t>. Göteborg, Berlin: WBGU; (2008). 46 p.</w:t>
      </w:r>
      <w:bookmarkEnd w:id="705"/>
    </w:p>
    <w:p w14:paraId="6BDD6C4B" w14:textId="77777777" w:rsidR="006D2C77" w:rsidRPr="006D2C77" w:rsidRDefault="006D2C77" w:rsidP="006D2C77">
      <w:pPr>
        <w:spacing w:after="0" w:line="240" w:lineRule="auto"/>
        <w:rPr>
          <w:rFonts w:ascii="Calibri" w:hAnsi="Calibri" w:cs="Arial"/>
          <w:noProof/>
          <w:szCs w:val="24"/>
        </w:rPr>
      </w:pPr>
      <w:bookmarkStart w:id="706" w:name="_ENREF_20"/>
      <w:r w:rsidRPr="006D2C77">
        <w:rPr>
          <w:rFonts w:ascii="Calibri" w:hAnsi="Calibri" w:cs="Arial"/>
          <w:noProof/>
          <w:szCs w:val="24"/>
        </w:rPr>
        <w:t>20.</w:t>
      </w:r>
      <w:r w:rsidRPr="006D2C77">
        <w:rPr>
          <w:rFonts w:ascii="Calibri" w:hAnsi="Calibri" w:cs="Arial"/>
          <w:noProof/>
          <w:szCs w:val="24"/>
        </w:rPr>
        <w:tab/>
        <w:t xml:space="preserve">Chum H, Faaij A, Moreira J, Berndes G, Dhamija P, Dong H, et al. Bioenergy. In: Edenhofer O, Pichs-Madruga R, Sokona Y, Seyboth K, Matschoss P, Kadner S, et al., editors. </w:t>
      </w:r>
      <w:r w:rsidRPr="006D2C77">
        <w:rPr>
          <w:rFonts w:ascii="Calibri" w:hAnsi="Calibri" w:cs="Arial"/>
          <w:i/>
          <w:noProof/>
          <w:szCs w:val="24"/>
        </w:rPr>
        <w:t>IPCC Special Report on Renewable Energy Sources and Climate Change Mitigation</w:t>
      </w:r>
      <w:r w:rsidRPr="006D2C77">
        <w:rPr>
          <w:rFonts w:ascii="Calibri" w:hAnsi="Calibri" w:cs="Arial"/>
          <w:noProof/>
          <w:szCs w:val="24"/>
        </w:rPr>
        <w:t>. Cambridge, United Kingdom and New York, NY, USA: Cambridge University Press; (2011). p. 124.</w:t>
      </w:r>
      <w:bookmarkEnd w:id="706"/>
    </w:p>
    <w:p w14:paraId="46966241" w14:textId="77777777" w:rsidR="006D2C77" w:rsidRPr="006D2C77" w:rsidRDefault="006D2C77" w:rsidP="006D2C77">
      <w:pPr>
        <w:spacing w:after="0" w:line="240" w:lineRule="auto"/>
        <w:rPr>
          <w:rFonts w:ascii="Calibri" w:hAnsi="Calibri" w:cs="Arial"/>
          <w:noProof/>
          <w:szCs w:val="24"/>
        </w:rPr>
      </w:pPr>
      <w:bookmarkStart w:id="707" w:name="_ENREF_21"/>
      <w:r w:rsidRPr="006D2C77">
        <w:rPr>
          <w:rFonts w:ascii="Calibri" w:hAnsi="Calibri" w:cs="Arial"/>
          <w:noProof/>
          <w:szCs w:val="24"/>
        </w:rPr>
        <w:t>21.</w:t>
      </w:r>
      <w:r w:rsidRPr="006D2C77">
        <w:rPr>
          <w:rFonts w:ascii="Calibri" w:hAnsi="Calibri" w:cs="Arial"/>
          <w:noProof/>
          <w:szCs w:val="24"/>
        </w:rPr>
        <w:tab/>
        <w:t xml:space="preserve">Hsu DD, Inman D, Heath GA, Wolfrum EJ, Mann MK, Aden A. Life Cycle Environmental Impacts of Selected U.S. Ethanol Production and Use Pathways in 2022. </w:t>
      </w:r>
      <w:r w:rsidRPr="006D2C77">
        <w:rPr>
          <w:rFonts w:ascii="Calibri" w:hAnsi="Calibri" w:cs="Arial"/>
          <w:i/>
          <w:noProof/>
          <w:szCs w:val="24"/>
        </w:rPr>
        <w:t>Environmental Science &amp; Technology</w:t>
      </w:r>
      <w:r w:rsidRPr="006D2C77">
        <w:rPr>
          <w:rFonts w:ascii="Calibri" w:hAnsi="Calibri" w:cs="Arial"/>
          <w:noProof/>
          <w:szCs w:val="24"/>
        </w:rPr>
        <w:t>. (2010);</w:t>
      </w:r>
      <w:r w:rsidRPr="006D2C77">
        <w:rPr>
          <w:rFonts w:ascii="Calibri" w:hAnsi="Calibri" w:cs="Arial"/>
          <w:b/>
          <w:noProof/>
          <w:szCs w:val="24"/>
        </w:rPr>
        <w:t>44</w:t>
      </w:r>
      <w:r w:rsidRPr="006D2C77">
        <w:rPr>
          <w:rFonts w:ascii="Calibri" w:hAnsi="Calibri" w:cs="Arial"/>
          <w:noProof/>
          <w:szCs w:val="24"/>
        </w:rPr>
        <w:t>:5289–97.</w:t>
      </w:r>
      <w:bookmarkEnd w:id="707"/>
    </w:p>
    <w:p w14:paraId="1FBA7004" w14:textId="77777777" w:rsidR="006D2C77" w:rsidRPr="006D2C77" w:rsidRDefault="006D2C77" w:rsidP="006D2C77">
      <w:pPr>
        <w:spacing w:after="0" w:line="240" w:lineRule="auto"/>
        <w:rPr>
          <w:rFonts w:ascii="Calibri" w:hAnsi="Calibri" w:cs="Arial"/>
          <w:noProof/>
          <w:szCs w:val="24"/>
        </w:rPr>
      </w:pPr>
      <w:bookmarkStart w:id="708" w:name="_ENREF_22"/>
      <w:r w:rsidRPr="006D2C77">
        <w:rPr>
          <w:rFonts w:ascii="Calibri" w:hAnsi="Calibri" w:cs="Arial"/>
          <w:noProof/>
          <w:szCs w:val="24"/>
        </w:rPr>
        <w:t>22.</w:t>
      </w:r>
      <w:r w:rsidRPr="006D2C77">
        <w:rPr>
          <w:rFonts w:ascii="Calibri" w:hAnsi="Calibri" w:cs="Arial"/>
          <w:noProof/>
          <w:szCs w:val="24"/>
        </w:rPr>
        <w:tab/>
        <w:t xml:space="preserve">Yeh S, Berndes G, Mishra GS, Wani SP, Elia Neto A, Suh S, et al. Evaluation of water use for bioenergy at different scales.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(4):361-74.</w:t>
      </w:r>
      <w:bookmarkEnd w:id="708"/>
    </w:p>
    <w:p w14:paraId="08CECC13" w14:textId="77777777" w:rsidR="006D2C77" w:rsidRPr="006D2C77" w:rsidRDefault="006D2C77" w:rsidP="006D2C77">
      <w:pPr>
        <w:spacing w:after="0" w:line="240" w:lineRule="auto"/>
        <w:rPr>
          <w:rFonts w:ascii="Calibri" w:hAnsi="Calibri" w:cs="Arial"/>
          <w:noProof/>
          <w:szCs w:val="24"/>
        </w:rPr>
      </w:pPr>
      <w:bookmarkStart w:id="709" w:name="_ENREF_23"/>
      <w:r w:rsidRPr="006D2C77">
        <w:rPr>
          <w:rFonts w:ascii="Calibri" w:hAnsi="Calibri" w:cs="Arial"/>
          <w:noProof/>
          <w:szCs w:val="24"/>
        </w:rPr>
        <w:t>23.</w:t>
      </w:r>
      <w:r w:rsidRPr="006D2C77">
        <w:rPr>
          <w:rFonts w:ascii="Calibri" w:hAnsi="Calibri" w:cs="Arial"/>
          <w:noProof/>
          <w:szCs w:val="24"/>
        </w:rPr>
        <w:tab/>
        <w:t xml:space="preserve">Hoff H, Falkenmark M, Gerten D, Gordon L, Karlberg L, Rockström J. Greening the global water system. </w:t>
      </w:r>
      <w:r w:rsidRPr="006D2C77">
        <w:rPr>
          <w:rFonts w:ascii="Calibri" w:hAnsi="Calibri" w:cs="Arial"/>
          <w:i/>
          <w:noProof/>
          <w:szCs w:val="24"/>
        </w:rPr>
        <w:t>J Hydrol</w:t>
      </w:r>
      <w:r w:rsidRPr="006D2C77">
        <w:rPr>
          <w:rFonts w:ascii="Calibri" w:hAnsi="Calibri" w:cs="Arial"/>
          <w:noProof/>
          <w:szCs w:val="24"/>
        </w:rPr>
        <w:t>. (2010);</w:t>
      </w:r>
      <w:r w:rsidRPr="006D2C77">
        <w:rPr>
          <w:rFonts w:ascii="Calibri" w:hAnsi="Calibri" w:cs="Arial"/>
          <w:b/>
          <w:noProof/>
          <w:szCs w:val="24"/>
        </w:rPr>
        <w:t>384</w:t>
      </w:r>
      <w:r w:rsidRPr="006D2C77">
        <w:rPr>
          <w:rFonts w:ascii="Calibri" w:hAnsi="Calibri" w:cs="Arial"/>
          <w:noProof/>
          <w:szCs w:val="24"/>
        </w:rPr>
        <w:t>(3–4):177-86.</w:t>
      </w:r>
      <w:bookmarkEnd w:id="709"/>
    </w:p>
    <w:p w14:paraId="7D141E13" w14:textId="77777777" w:rsidR="006D2C77" w:rsidRPr="006D2C77" w:rsidRDefault="006D2C77" w:rsidP="006D2C77">
      <w:pPr>
        <w:spacing w:after="0" w:line="240" w:lineRule="auto"/>
        <w:rPr>
          <w:rFonts w:ascii="Calibri" w:hAnsi="Calibri" w:cs="Arial"/>
          <w:noProof/>
          <w:szCs w:val="24"/>
        </w:rPr>
      </w:pPr>
      <w:bookmarkStart w:id="710" w:name="_ENREF_24"/>
      <w:r w:rsidRPr="006D2C77">
        <w:rPr>
          <w:rFonts w:ascii="Calibri" w:hAnsi="Calibri" w:cs="Arial"/>
          <w:noProof/>
          <w:szCs w:val="24"/>
        </w:rPr>
        <w:t>24.</w:t>
      </w:r>
      <w:r w:rsidRPr="006D2C77">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6D2C77">
        <w:rPr>
          <w:rFonts w:ascii="Calibri" w:hAnsi="Calibri" w:cs="Arial"/>
          <w:i/>
          <w:noProof/>
          <w:szCs w:val="24"/>
        </w:rPr>
        <w:t>Water Resources Research</w:t>
      </w:r>
      <w:r w:rsidRPr="006D2C77">
        <w:rPr>
          <w:rFonts w:ascii="Calibri" w:hAnsi="Calibri" w:cs="Arial"/>
          <w:noProof/>
          <w:szCs w:val="24"/>
        </w:rPr>
        <w:t>. (2009);</w:t>
      </w:r>
      <w:r w:rsidRPr="006D2C77">
        <w:rPr>
          <w:rFonts w:ascii="Calibri" w:hAnsi="Calibri" w:cs="Arial"/>
          <w:b/>
          <w:noProof/>
          <w:szCs w:val="24"/>
        </w:rPr>
        <w:t>45</w:t>
      </w:r>
      <w:r w:rsidRPr="006D2C77">
        <w:rPr>
          <w:rFonts w:ascii="Calibri" w:hAnsi="Calibri" w:cs="Arial"/>
          <w:noProof/>
          <w:szCs w:val="24"/>
        </w:rPr>
        <w:t>(7):W00A12.</w:t>
      </w:r>
      <w:bookmarkEnd w:id="710"/>
    </w:p>
    <w:p w14:paraId="3772391E" w14:textId="77777777" w:rsidR="006D2C77" w:rsidRPr="006D2C77" w:rsidRDefault="006D2C77" w:rsidP="006D2C77">
      <w:pPr>
        <w:spacing w:after="0" w:line="240" w:lineRule="auto"/>
        <w:rPr>
          <w:rFonts w:ascii="Calibri" w:hAnsi="Calibri" w:cs="Arial"/>
          <w:noProof/>
          <w:szCs w:val="24"/>
        </w:rPr>
      </w:pPr>
      <w:bookmarkStart w:id="711" w:name="_ENREF_25"/>
      <w:r w:rsidRPr="006D2C77">
        <w:rPr>
          <w:rFonts w:ascii="Calibri" w:hAnsi="Calibri" w:cs="Arial"/>
          <w:noProof/>
          <w:szCs w:val="24"/>
        </w:rPr>
        <w:t>25.</w:t>
      </w:r>
      <w:r w:rsidRPr="006D2C77">
        <w:rPr>
          <w:rFonts w:ascii="Calibri" w:hAnsi="Calibri" w:cs="Arial"/>
          <w:noProof/>
          <w:szCs w:val="24"/>
        </w:rPr>
        <w:tab/>
        <w:t xml:space="preserve">USDA. </w:t>
      </w:r>
      <w:r w:rsidRPr="006D2C77">
        <w:rPr>
          <w:rFonts w:ascii="Calibri" w:hAnsi="Calibri" w:cs="Arial"/>
          <w:i/>
          <w:noProof/>
          <w:szCs w:val="24"/>
        </w:rPr>
        <w:t>Water Erosion Prediction Project (WEPP)</w:t>
      </w:r>
      <w:r w:rsidRPr="006D2C77">
        <w:rPr>
          <w:rFonts w:ascii="Calibri" w:hAnsi="Calibri" w:cs="Arial"/>
          <w:noProof/>
          <w:szCs w:val="24"/>
        </w:rPr>
        <w:t>. West Lafayette, IN, (1995).</w:t>
      </w:r>
      <w:bookmarkEnd w:id="711"/>
    </w:p>
    <w:p w14:paraId="60E77317" w14:textId="77777777" w:rsidR="006D2C77" w:rsidRPr="006D2C77" w:rsidRDefault="006D2C77" w:rsidP="006D2C77">
      <w:pPr>
        <w:spacing w:after="0" w:line="240" w:lineRule="auto"/>
        <w:rPr>
          <w:rFonts w:ascii="Calibri" w:hAnsi="Calibri" w:cs="Arial"/>
          <w:noProof/>
          <w:szCs w:val="24"/>
        </w:rPr>
      </w:pPr>
      <w:bookmarkStart w:id="712" w:name="_ENREF_26"/>
      <w:r w:rsidRPr="006D2C77">
        <w:rPr>
          <w:rFonts w:ascii="Calibri" w:hAnsi="Calibri" w:cs="Arial"/>
          <w:noProof/>
          <w:szCs w:val="24"/>
        </w:rPr>
        <w:t>26.</w:t>
      </w:r>
      <w:r w:rsidRPr="006D2C77">
        <w:rPr>
          <w:rFonts w:ascii="Calibri" w:hAnsi="Calibri" w:cs="Arial"/>
          <w:noProof/>
          <w:szCs w:val="24"/>
        </w:rPr>
        <w:tab/>
        <w:t xml:space="preserve">Parton WJ, Hartman M, Ojima D, Schimel D. DAYCENT and its land surface submodel: description and testing. </w:t>
      </w:r>
      <w:r w:rsidRPr="006D2C77">
        <w:rPr>
          <w:rFonts w:ascii="Calibri" w:hAnsi="Calibri" w:cs="Arial"/>
          <w:i/>
          <w:noProof/>
          <w:szCs w:val="24"/>
        </w:rPr>
        <w:t>Global and Planetary Change</w:t>
      </w:r>
      <w:r w:rsidRPr="006D2C77">
        <w:rPr>
          <w:rFonts w:ascii="Calibri" w:hAnsi="Calibri" w:cs="Arial"/>
          <w:noProof/>
          <w:szCs w:val="24"/>
        </w:rPr>
        <w:t>. (1998);</w:t>
      </w:r>
      <w:r w:rsidRPr="006D2C77">
        <w:rPr>
          <w:rFonts w:ascii="Calibri" w:hAnsi="Calibri" w:cs="Arial"/>
          <w:b/>
          <w:noProof/>
          <w:szCs w:val="24"/>
        </w:rPr>
        <w:t>19</w:t>
      </w:r>
      <w:r w:rsidRPr="006D2C77">
        <w:rPr>
          <w:rFonts w:ascii="Calibri" w:hAnsi="Calibri" w:cs="Arial"/>
          <w:noProof/>
          <w:szCs w:val="24"/>
        </w:rPr>
        <w:t>(1–4):35-48.</w:t>
      </w:r>
      <w:bookmarkEnd w:id="712"/>
    </w:p>
    <w:p w14:paraId="3366DF3B" w14:textId="77777777" w:rsidR="006D2C77" w:rsidRPr="006D2C77" w:rsidRDefault="006D2C77" w:rsidP="006D2C77">
      <w:pPr>
        <w:spacing w:after="0" w:line="240" w:lineRule="auto"/>
        <w:rPr>
          <w:rFonts w:ascii="Calibri" w:hAnsi="Calibri" w:cs="Arial"/>
          <w:noProof/>
          <w:szCs w:val="24"/>
        </w:rPr>
      </w:pPr>
      <w:bookmarkStart w:id="713" w:name="_ENREF_27"/>
      <w:r w:rsidRPr="006D2C77">
        <w:rPr>
          <w:rFonts w:ascii="Calibri" w:hAnsi="Calibri" w:cs="Arial"/>
          <w:noProof/>
          <w:szCs w:val="24"/>
        </w:rPr>
        <w:t>27.</w:t>
      </w:r>
      <w:r w:rsidRPr="006D2C77">
        <w:rPr>
          <w:rFonts w:ascii="Calibri" w:hAnsi="Calibri" w:cs="Arial"/>
          <w:noProof/>
          <w:szCs w:val="24"/>
        </w:rPr>
        <w:tab/>
        <w:t xml:space="preserve">Allen RG, Pereira LS, Raes D, Smith M. </w:t>
      </w:r>
      <w:r w:rsidRPr="006D2C77">
        <w:rPr>
          <w:rFonts w:ascii="Calibri" w:hAnsi="Calibri" w:cs="Arial"/>
          <w:i/>
          <w:noProof/>
          <w:szCs w:val="24"/>
        </w:rPr>
        <w:t>FAO Irrigation and Drainage Paper</w:t>
      </w:r>
      <w:r w:rsidRPr="006D2C77">
        <w:rPr>
          <w:rFonts w:ascii="Calibri" w:hAnsi="Calibri" w:cs="Arial"/>
          <w:noProof/>
          <w:szCs w:val="24"/>
        </w:rPr>
        <w:t>. Rome, Italy: FAO; (1998). 333 p.</w:t>
      </w:r>
      <w:bookmarkEnd w:id="713"/>
    </w:p>
    <w:p w14:paraId="55318671" w14:textId="77777777" w:rsidR="006D2C77" w:rsidRPr="006D2C77" w:rsidRDefault="006D2C77" w:rsidP="006D2C77">
      <w:pPr>
        <w:spacing w:after="0" w:line="240" w:lineRule="auto"/>
        <w:rPr>
          <w:rFonts w:ascii="Calibri" w:hAnsi="Calibri" w:cs="Arial"/>
          <w:noProof/>
          <w:szCs w:val="24"/>
        </w:rPr>
      </w:pPr>
      <w:bookmarkStart w:id="714" w:name="_ENREF_28"/>
      <w:r w:rsidRPr="006D2C77">
        <w:rPr>
          <w:rFonts w:ascii="Calibri" w:hAnsi="Calibri" w:cs="Arial"/>
          <w:noProof/>
          <w:szCs w:val="24"/>
        </w:rPr>
        <w:t>28.</w:t>
      </w:r>
      <w:r w:rsidRPr="006D2C77">
        <w:rPr>
          <w:rFonts w:ascii="Calibri" w:hAnsi="Calibri" w:cs="Arial"/>
          <w:noProof/>
          <w:szCs w:val="24"/>
        </w:rPr>
        <w:tab/>
        <w:t xml:space="preserve">Gerbens-Leenes W, Hoekstra AY, van der Meer TH. The water footprint of bioenergy. </w:t>
      </w:r>
      <w:r w:rsidRPr="006D2C77">
        <w:rPr>
          <w:rFonts w:ascii="Calibri" w:hAnsi="Calibri" w:cs="Arial"/>
          <w:i/>
          <w:noProof/>
          <w:szCs w:val="24"/>
        </w:rPr>
        <w:t>Proceedings of the National Academy of Sciences</w:t>
      </w:r>
      <w:r w:rsidRPr="006D2C77">
        <w:rPr>
          <w:rFonts w:ascii="Calibri" w:hAnsi="Calibri" w:cs="Arial"/>
          <w:noProof/>
          <w:szCs w:val="24"/>
        </w:rPr>
        <w:t>. (2009);</w:t>
      </w:r>
      <w:r w:rsidRPr="006D2C77">
        <w:rPr>
          <w:rFonts w:ascii="Calibri" w:hAnsi="Calibri" w:cs="Arial"/>
          <w:b/>
          <w:noProof/>
          <w:szCs w:val="24"/>
        </w:rPr>
        <w:t>106</w:t>
      </w:r>
      <w:r w:rsidRPr="006D2C77">
        <w:rPr>
          <w:rFonts w:ascii="Calibri" w:hAnsi="Calibri" w:cs="Arial"/>
          <w:noProof/>
          <w:szCs w:val="24"/>
        </w:rPr>
        <w:t>(25):10219-23.</w:t>
      </w:r>
      <w:bookmarkEnd w:id="714"/>
    </w:p>
    <w:p w14:paraId="3FAFA85B" w14:textId="77777777" w:rsidR="006D2C77" w:rsidRPr="006D2C77" w:rsidRDefault="006D2C77" w:rsidP="006D2C77">
      <w:pPr>
        <w:spacing w:after="0" w:line="240" w:lineRule="auto"/>
        <w:rPr>
          <w:rFonts w:ascii="Calibri" w:hAnsi="Calibri" w:cs="Arial"/>
          <w:noProof/>
          <w:szCs w:val="24"/>
        </w:rPr>
      </w:pPr>
      <w:bookmarkStart w:id="715" w:name="_ENREF_29"/>
      <w:r w:rsidRPr="006D2C77">
        <w:rPr>
          <w:rFonts w:ascii="Calibri" w:hAnsi="Calibri" w:cs="Arial"/>
          <w:noProof/>
          <w:szCs w:val="24"/>
        </w:rPr>
        <w:t>29.</w:t>
      </w:r>
      <w:r w:rsidRPr="006D2C77">
        <w:rPr>
          <w:rFonts w:ascii="Calibri" w:hAnsi="Calibri" w:cs="Arial"/>
          <w:noProof/>
          <w:szCs w:val="24"/>
        </w:rPr>
        <w:tab/>
        <w:t xml:space="preserve">Hoekstra AY, Chapagain AK, Aldaya MM, Mekonnen MM. </w:t>
      </w:r>
      <w:r w:rsidRPr="006D2C77">
        <w:rPr>
          <w:rFonts w:ascii="Calibri" w:hAnsi="Calibri" w:cs="Arial"/>
          <w:i/>
          <w:noProof/>
          <w:szCs w:val="24"/>
        </w:rPr>
        <w:t>Water Footprint Manual State of the Art 2009</w:t>
      </w:r>
      <w:r w:rsidRPr="006D2C77">
        <w:rPr>
          <w:rFonts w:ascii="Calibri" w:hAnsi="Calibri" w:cs="Arial"/>
          <w:noProof/>
          <w:szCs w:val="24"/>
        </w:rPr>
        <w:t>. Enschede, The Netherlands: Water Footprint Network, (2009).</w:t>
      </w:r>
      <w:bookmarkEnd w:id="715"/>
    </w:p>
    <w:p w14:paraId="696B85C3" w14:textId="77777777" w:rsidR="006D2C77" w:rsidRPr="006D2C77" w:rsidRDefault="006D2C77" w:rsidP="006D2C77">
      <w:pPr>
        <w:spacing w:after="0" w:line="240" w:lineRule="auto"/>
        <w:rPr>
          <w:rFonts w:ascii="Calibri" w:hAnsi="Calibri" w:cs="Arial"/>
          <w:noProof/>
          <w:szCs w:val="24"/>
        </w:rPr>
      </w:pPr>
      <w:bookmarkStart w:id="716" w:name="_ENREF_30"/>
      <w:r w:rsidRPr="006D2C77">
        <w:rPr>
          <w:rFonts w:ascii="Calibri" w:hAnsi="Calibri" w:cs="Arial"/>
          <w:noProof/>
          <w:szCs w:val="24"/>
        </w:rPr>
        <w:t>30.</w:t>
      </w:r>
      <w:r w:rsidRPr="006D2C77">
        <w:rPr>
          <w:rFonts w:ascii="Calibri" w:hAnsi="Calibri" w:cs="Arial"/>
          <w:noProof/>
          <w:szCs w:val="24"/>
        </w:rPr>
        <w:tab/>
        <w:t xml:space="preserve">FAO. </w:t>
      </w:r>
      <w:r w:rsidRPr="006D2C77">
        <w:rPr>
          <w:rFonts w:ascii="Calibri" w:hAnsi="Calibri" w:cs="Arial"/>
          <w:i/>
          <w:noProof/>
          <w:szCs w:val="24"/>
        </w:rPr>
        <w:t>CropWAT Model version 8</w:t>
      </w:r>
      <w:r w:rsidRPr="006D2C77">
        <w:rPr>
          <w:rFonts w:ascii="Calibri" w:hAnsi="Calibri" w:cs="Arial"/>
          <w:noProof/>
          <w:szCs w:val="24"/>
        </w:rPr>
        <w:t>. Food and Agricultural Organization (FAO),, (2010).</w:t>
      </w:r>
      <w:bookmarkEnd w:id="716"/>
    </w:p>
    <w:p w14:paraId="787BD21D" w14:textId="77777777" w:rsidR="006D2C77" w:rsidRPr="006D2C77" w:rsidRDefault="006D2C77" w:rsidP="006D2C77">
      <w:pPr>
        <w:spacing w:after="0" w:line="240" w:lineRule="auto"/>
        <w:rPr>
          <w:rFonts w:ascii="Calibri" w:hAnsi="Calibri" w:cs="Arial"/>
          <w:noProof/>
          <w:szCs w:val="24"/>
        </w:rPr>
      </w:pPr>
      <w:bookmarkStart w:id="717" w:name="_ENREF_31"/>
      <w:r w:rsidRPr="006D2C77">
        <w:rPr>
          <w:rFonts w:ascii="Calibri" w:hAnsi="Calibri" w:cs="Arial"/>
          <w:noProof/>
          <w:szCs w:val="24"/>
        </w:rPr>
        <w:t>31.</w:t>
      </w:r>
      <w:r w:rsidRPr="006D2C77">
        <w:rPr>
          <w:rFonts w:ascii="Calibri" w:hAnsi="Calibri" w:cs="Arial"/>
          <w:noProof/>
          <w:szCs w:val="24"/>
        </w:rPr>
        <w:tab/>
        <w:t>Food and Agricultural Organization (FAO). CLIMWAT Model version 2. Food and Agricultural Organization (FAO),, (2010).</w:t>
      </w:r>
      <w:bookmarkEnd w:id="717"/>
    </w:p>
    <w:p w14:paraId="35495883" w14:textId="77777777" w:rsidR="006D2C77" w:rsidRPr="006D2C77" w:rsidRDefault="006D2C77" w:rsidP="006D2C77">
      <w:pPr>
        <w:spacing w:after="0" w:line="240" w:lineRule="auto"/>
        <w:rPr>
          <w:rFonts w:ascii="Calibri" w:hAnsi="Calibri" w:cs="Arial"/>
          <w:noProof/>
          <w:szCs w:val="24"/>
        </w:rPr>
      </w:pPr>
      <w:bookmarkStart w:id="718" w:name="_ENREF_32"/>
      <w:r w:rsidRPr="006D2C77">
        <w:rPr>
          <w:rFonts w:ascii="Calibri" w:hAnsi="Calibri" w:cs="Arial"/>
          <w:noProof/>
          <w:szCs w:val="24"/>
        </w:rPr>
        <w:t>32.</w:t>
      </w:r>
      <w:r w:rsidRPr="006D2C77">
        <w:rPr>
          <w:rFonts w:ascii="Calibri" w:hAnsi="Calibri" w:cs="Arial"/>
          <w:noProof/>
          <w:szCs w:val="24"/>
        </w:rPr>
        <w:tab/>
        <w:t xml:space="preserve">Orang MN, Matyac JS, Snyder RL. </w:t>
      </w:r>
      <w:r w:rsidRPr="006D2C77">
        <w:rPr>
          <w:rFonts w:ascii="Calibri" w:hAnsi="Calibri" w:cs="Arial"/>
          <w:i/>
          <w:noProof/>
          <w:szCs w:val="24"/>
        </w:rPr>
        <w:t>Consumptive Use Program + (CUP+) Model</w:t>
      </w:r>
      <w:r w:rsidRPr="006D2C77">
        <w:rPr>
          <w:rFonts w:ascii="Calibri" w:hAnsi="Calibri" w:cs="Arial"/>
          <w:noProof/>
          <w:szCs w:val="24"/>
        </w:rPr>
        <w:t>. California: California Department of Water Resources, (2009).</w:t>
      </w:r>
      <w:bookmarkEnd w:id="718"/>
    </w:p>
    <w:p w14:paraId="4171119B" w14:textId="77777777" w:rsidR="006D2C77" w:rsidRPr="006D2C77" w:rsidRDefault="006D2C77" w:rsidP="006D2C77">
      <w:pPr>
        <w:spacing w:after="0" w:line="240" w:lineRule="auto"/>
        <w:rPr>
          <w:rFonts w:ascii="Calibri" w:hAnsi="Calibri" w:cs="Arial"/>
          <w:noProof/>
          <w:szCs w:val="24"/>
        </w:rPr>
      </w:pPr>
      <w:bookmarkStart w:id="719" w:name="_ENREF_33"/>
      <w:r w:rsidRPr="006D2C77">
        <w:rPr>
          <w:rFonts w:ascii="Calibri" w:hAnsi="Calibri" w:cs="Arial"/>
          <w:noProof/>
          <w:szCs w:val="24"/>
        </w:rPr>
        <w:t>33.</w:t>
      </w:r>
      <w:r w:rsidRPr="006D2C77">
        <w:rPr>
          <w:rFonts w:ascii="Calibri" w:hAnsi="Calibri" w:cs="Arial"/>
          <w:noProof/>
          <w:szCs w:val="24"/>
        </w:rPr>
        <w:tab/>
        <w:t xml:space="preserve">Wu M, Chiu Y, Demissie Y. Quantifying the regional water footprint of biofuel production by incorporating hydrologic modeling. </w:t>
      </w:r>
      <w:r w:rsidRPr="006D2C77">
        <w:rPr>
          <w:rFonts w:ascii="Calibri" w:hAnsi="Calibri" w:cs="Arial"/>
          <w:i/>
          <w:noProof/>
          <w:szCs w:val="24"/>
        </w:rPr>
        <w:t>Water Resources Research</w:t>
      </w:r>
      <w:r w:rsidRPr="006D2C77">
        <w:rPr>
          <w:rFonts w:ascii="Calibri" w:hAnsi="Calibri" w:cs="Arial"/>
          <w:noProof/>
          <w:szCs w:val="24"/>
        </w:rPr>
        <w:t>. (2012);</w:t>
      </w:r>
      <w:r w:rsidRPr="006D2C77">
        <w:rPr>
          <w:rFonts w:ascii="Calibri" w:hAnsi="Calibri" w:cs="Arial"/>
          <w:b/>
          <w:noProof/>
          <w:szCs w:val="24"/>
        </w:rPr>
        <w:t>48</w:t>
      </w:r>
      <w:r w:rsidRPr="006D2C77">
        <w:rPr>
          <w:rFonts w:ascii="Calibri" w:hAnsi="Calibri" w:cs="Arial"/>
          <w:noProof/>
          <w:szCs w:val="24"/>
        </w:rPr>
        <w:t>(10):W10518.</w:t>
      </w:r>
      <w:bookmarkEnd w:id="719"/>
    </w:p>
    <w:p w14:paraId="596B43A7" w14:textId="77777777" w:rsidR="006D2C77" w:rsidRPr="006D2C77" w:rsidRDefault="006D2C77" w:rsidP="006D2C77">
      <w:pPr>
        <w:spacing w:after="0" w:line="240" w:lineRule="auto"/>
        <w:rPr>
          <w:rFonts w:ascii="Calibri" w:hAnsi="Calibri" w:cs="Arial"/>
          <w:noProof/>
          <w:szCs w:val="24"/>
        </w:rPr>
      </w:pPr>
      <w:bookmarkStart w:id="720" w:name="_ENREF_34"/>
      <w:r w:rsidRPr="006D2C77">
        <w:rPr>
          <w:rFonts w:ascii="Calibri" w:hAnsi="Calibri" w:cs="Arial"/>
          <w:noProof/>
          <w:szCs w:val="24"/>
        </w:rPr>
        <w:t>34.</w:t>
      </w:r>
      <w:r w:rsidRPr="006D2C77">
        <w:rPr>
          <w:rFonts w:ascii="Calibri" w:hAnsi="Calibri" w:cs="Arial"/>
          <w:noProof/>
          <w:szCs w:val="24"/>
        </w:rPr>
        <w:tab/>
        <w:t xml:space="preserve">Chiu Y-W, Wu M. Considering water availability and wastewater resources in the development of algal bio-oil. </w:t>
      </w:r>
      <w:r w:rsidRPr="006D2C77">
        <w:rPr>
          <w:rFonts w:ascii="Calibri" w:hAnsi="Calibri" w:cs="Arial"/>
          <w:i/>
          <w:noProof/>
          <w:szCs w:val="24"/>
        </w:rPr>
        <w:t>Biofuels, Bioproducts and Biorefining</w:t>
      </w:r>
      <w:r w:rsidRPr="006D2C77">
        <w:rPr>
          <w:rFonts w:ascii="Calibri" w:hAnsi="Calibri" w:cs="Arial"/>
          <w:noProof/>
          <w:szCs w:val="24"/>
        </w:rPr>
        <w:t>. (2013);</w:t>
      </w:r>
      <w:r w:rsidRPr="006D2C77">
        <w:rPr>
          <w:rFonts w:ascii="Calibri" w:hAnsi="Calibri" w:cs="Arial"/>
          <w:b/>
          <w:noProof/>
          <w:szCs w:val="24"/>
        </w:rPr>
        <w:t>7</w:t>
      </w:r>
      <w:r w:rsidRPr="006D2C77">
        <w:rPr>
          <w:rFonts w:ascii="Calibri" w:hAnsi="Calibri" w:cs="Arial"/>
          <w:noProof/>
          <w:szCs w:val="24"/>
        </w:rPr>
        <w:t>(4):406-15.</w:t>
      </w:r>
      <w:bookmarkEnd w:id="720"/>
    </w:p>
    <w:p w14:paraId="15E7F45C" w14:textId="77777777" w:rsidR="006D2C77" w:rsidRPr="006D2C77" w:rsidRDefault="006D2C77" w:rsidP="006D2C77">
      <w:pPr>
        <w:spacing w:after="0" w:line="240" w:lineRule="auto"/>
        <w:rPr>
          <w:rFonts w:ascii="Calibri" w:hAnsi="Calibri" w:cs="Arial"/>
          <w:noProof/>
          <w:szCs w:val="24"/>
        </w:rPr>
      </w:pPr>
      <w:bookmarkStart w:id="721" w:name="_ENREF_35"/>
      <w:r w:rsidRPr="006D2C77">
        <w:rPr>
          <w:rFonts w:ascii="Calibri" w:hAnsi="Calibri" w:cs="Arial"/>
          <w:noProof/>
          <w:szCs w:val="24"/>
        </w:rPr>
        <w:t>35.</w:t>
      </w:r>
      <w:r w:rsidRPr="006D2C77">
        <w:rPr>
          <w:rFonts w:ascii="Calibri" w:hAnsi="Calibri" w:cs="Arial"/>
          <w:noProof/>
          <w:szCs w:val="24"/>
        </w:rPr>
        <w:tab/>
        <w:t xml:space="preserve">Yi-Wen C, May W. The water footprint of biofuel produced from forest wood residue via a mixed alcohol gasification process. </w:t>
      </w:r>
      <w:r w:rsidRPr="006D2C77">
        <w:rPr>
          <w:rFonts w:ascii="Calibri" w:hAnsi="Calibri" w:cs="Arial"/>
          <w:i/>
          <w:noProof/>
          <w:szCs w:val="24"/>
        </w:rPr>
        <w:t>Environmental Research Letters</w:t>
      </w:r>
      <w:r w:rsidRPr="006D2C77">
        <w:rPr>
          <w:rFonts w:ascii="Calibri" w:hAnsi="Calibri" w:cs="Arial"/>
          <w:noProof/>
          <w:szCs w:val="24"/>
        </w:rPr>
        <w:t>. (2013);</w:t>
      </w:r>
      <w:r w:rsidRPr="006D2C77">
        <w:rPr>
          <w:rFonts w:ascii="Calibri" w:hAnsi="Calibri" w:cs="Arial"/>
          <w:b/>
          <w:noProof/>
          <w:szCs w:val="24"/>
        </w:rPr>
        <w:t>8</w:t>
      </w:r>
      <w:r w:rsidRPr="006D2C77">
        <w:rPr>
          <w:rFonts w:ascii="Calibri" w:hAnsi="Calibri" w:cs="Arial"/>
          <w:noProof/>
          <w:szCs w:val="24"/>
        </w:rPr>
        <w:t>(3):035015.</w:t>
      </w:r>
      <w:bookmarkEnd w:id="721"/>
    </w:p>
    <w:p w14:paraId="545A80DF" w14:textId="77777777" w:rsidR="006D2C77" w:rsidRPr="006D2C77" w:rsidRDefault="006D2C77" w:rsidP="006D2C77">
      <w:pPr>
        <w:spacing w:after="0" w:line="240" w:lineRule="auto"/>
        <w:rPr>
          <w:rFonts w:ascii="Calibri" w:hAnsi="Calibri" w:cs="Arial"/>
          <w:noProof/>
          <w:szCs w:val="24"/>
        </w:rPr>
      </w:pPr>
      <w:bookmarkStart w:id="722" w:name="_ENREF_36"/>
      <w:r w:rsidRPr="006D2C77">
        <w:rPr>
          <w:rFonts w:ascii="Calibri" w:hAnsi="Calibri" w:cs="Arial"/>
          <w:noProof/>
          <w:szCs w:val="24"/>
        </w:rPr>
        <w:t>36.</w:t>
      </w:r>
      <w:r w:rsidRPr="006D2C77">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6D2C77">
        <w:rPr>
          <w:rFonts w:ascii="Calibri" w:hAnsi="Calibri" w:cs="Arial"/>
          <w:i/>
          <w:noProof/>
          <w:szCs w:val="24"/>
        </w:rPr>
        <w:t>Ecological Economics</w:t>
      </w:r>
      <w:r w:rsidRPr="006D2C77">
        <w:rPr>
          <w:rFonts w:ascii="Calibri" w:hAnsi="Calibri" w:cs="Arial"/>
          <w:noProof/>
          <w:szCs w:val="24"/>
        </w:rPr>
        <w:t>. (2009);</w:t>
      </w:r>
      <w:r w:rsidRPr="006D2C77">
        <w:rPr>
          <w:rFonts w:ascii="Calibri" w:hAnsi="Calibri" w:cs="Arial"/>
          <w:b/>
          <w:noProof/>
          <w:szCs w:val="24"/>
        </w:rPr>
        <w:t>68</w:t>
      </w:r>
      <w:r w:rsidRPr="006D2C77">
        <w:rPr>
          <w:rFonts w:ascii="Calibri" w:hAnsi="Calibri" w:cs="Arial"/>
          <w:noProof/>
          <w:szCs w:val="24"/>
        </w:rPr>
        <w:t>(4):1052-60.</w:t>
      </w:r>
      <w:bookmarkEnd w:id="722"/>
    </w:p>
    <w:p w14:paraId="24BDC008" w14:textId="77777777" w:rsidR="006D2C77" w:rsidRPr="006D2C77" w:rsidRDefault="006D2C77" w:rsidP="006D2C77">
      <w:pPr>
        <w:spacing w:after="0" w:line="240" w:lineRule="auto"/>
        <w:rPr>
          <w:rFonts w:ascii="Calibri" w:hAnsi="Calibri" w:cs="Arial"/>
          <w:noProof/>
          <w:szCs w:val="24"/>
        </w:rPr>
      </w:pPr>
      <w:bookmarkStart w:id="723" w:name="_ENREF_37"/>
      <w:r w:rsidRPr="006D2C77">
        <w:rPr>
          <w:rFonts w:ascii="Calibri" w:hAnsi="Calibri" w:cs="Arial"/>
          <w:noProof/>
          <w:szCs w:val="24"/>
        </w:rPr>
        <w:t>37.</w:t>
      </w:r>
      <w:r w:rsidRPr="006D2C77">
        <w:rPr>
          <w:rFonts w:ascii="Calibri" w:hAnsi="Calibri" w:cs="Arial"/>
          <w:noProof/>
          <w:szCs w:val="24"/>
        </w:rPr>
        <w:tab/>
        <w:t xml:space="preserve">NAS. </w:t>
      </w:r>
      <w:r w:rsidRPr="006D2C77">
        <w:rPr>
          <w:rFonts w:ascii="Calibri" w:hAnsi="Calibri" w:cs="Arial"/>
          <w:i/>
          <w:noProof/>
          <w:szCs w:val="24"/>
        </w:rPr>
        <w:t>Water Implications of Biofuels Production in the United States</w:t>
      </w:r>
      <w:r w:rsidRPr="006D2C77">
        <w:rPr>
          <w:rFonts w:ascii="Calibri" w:hAnsi="Calibri" w:cs="Arial"/>
          <w:noProof/>
          <w:szCs w:val="24"/>
        </w:rPr>
        <w:t>. Washington, D.C.: The National Academies Press; (2008). 88 p.</w:t>
      </w:r>
      <w:bookmarkEnd w:id="723"/>
    </w:p>
    <w:p w14:paraId="31D0AF34" w14:textId="77777777" w:rsidR="006D2C77" w:rsidRPr="006D2C77" w:rsidRDefault="006D2C77" w:rsidP="006D2C77">
      <w:pPr>
        <w:spacing w:after="0" w:line="240" w:lineRule="auto"/>
        <w:rPr>
          <w:rFonts w:ascii="Calibri" w:hAnsi="Calibri" w:cs="Arial"/>
          <w:noProof/>
          <w:szCs w:val="24"/>
        </w:rPr>
      </w:pPr>
      <w:bookmarkStart w:id="724" w:name="_ENREF_38"/>
      <w:r w:rsidRPr="006D2C77">
        <w:rPr>
          <w:rFonts w:ascii="Calibri" w:hAnsi="Calibri" w:cs="Arial"/>
          <w:noProof/>
          <w:szCs w:val="24"/>
        </w:rPr>
        <w:t>38.</w:t>
      </w:r>
      <w:r w:rsidRPr="006D2C77">
        <w:rPr>
          <w:rFonts w:ascii="Calibri" w:hAnsi="Calibri" w:cs="Arial"/>
          <w:noProof/>
          <w:szCs w:val="24"/>
        </w:rPr>
        <w:tab/>
        <w:t xml:space="preserve">Gheewala SH, Berndes G, Jewitt G. The bioenergy and water nexus.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(4):353-60.</w:t>
      </w:r>
      <w:bookmarkEnd w:id="724"/>
    </w:p>
    <w:p w14:paraId="441A3637" w14:textId="77777777" w:rsidR="006D2C77" w:rsidRPr="006D2C77" w:rsidRDefault="006D2C77" w:rsidP="006D2C77">
      <w:pPr>
        <w:spacing w:after="0" w:line="240" w:lineRule="auto"/>
        <w:rPr>
          <w:rFonts w:ascii="Calibri" w:hAnsi="Calibri" w:cs="Arial"/>
          <w:noProof/>
          <w:szCs w:val="24"/>
        </w:rPr>
      </w:pPr>
      <w:bookmarkStart w:id="725" w:name="_ENREF_39"/>
      <w:r w:rsidRPr="006D2C77">
        <w:rPr>
          <w:rFonts w:ascii="Calibri" w:hAnsi="Calibri" w:cs="Arial"/>
          <w:noProof/>
          <w:szCs w:val="24"/>
        </w:rPr>
        <w:lastRenderedPageBreak/>
        <w:t>39.</w:t>
      </w:r>
      <w:r w:rsidRPr="006D2C77">
        <w:rPr>
          <w:rFonts w:ascii="Calibri" w:hAnsi="Calibri" w:cs="Arial"/>
          <w:noProof/>
          <w:szCs w:val="24"/>
        </w:rPr>
        <w:tab/>
        <w:t xml:space="preserve">Chiu Y-W, Wu M. Assessing County-Level Water Footprints of Different Cellulosic-Biofuel Feedstock Pathways. </w:t>
      </w:r>
      <w:r w:rsidRPr="006D2C77">
        <w:rPr>
          <w:rFonts w:ascii="Calibri" w:hAnsi="Calibri" w:cs="Arial"/>
          <w:i/>
          <w:noProof/>
          <w:szCs w:val="24"/>
        </w:rPr>
        <w:t>Environmental Science &amp; Technology</w:t>
      </w:r>
      <w:r w:rsidRPr="006D2C77">
        <w:rPr>
          <w:rFonts w:ascii="Calibri" w:hAnsi="Calibri" w:cs="Arial"/>
          <w:noProof/>
          <w:szCs w:val="24"/>
        </w:rPr>
        <w:t>. (2012);</w:t>
      </w:r>
      <w:r w:rsidRPr="006D2C77">
        <w:rPr>
          <w:rFonts w:ascii="Calibri" w:hAnsi="Calibri" w:cs="Arial"/>
          <w:b/>
          <w:noProof/>
          <w:szCs w:val="24"/>
        </w:rPr>
        <w:t>46</w:t>
      </w:r>
      <w:r w:rsidRPr="006D2C77">
        <w:rPr>
          <w:rFonts w:ascii="Calibri" w:hAnsi="Calibri" w:cs="Arial"/>
          <w:noProof/>
          <w:szCs w:val="24"/>
        </w:rPr>
        <w:t>(16):9155-62.</w:t>
      </w:r>
      <w:bookmarkEnd w:id="725"/>
    </w:p>
    <w:p w14:paraId="32330E1F" w14:textId="77777777" w:rsidR="006D2C77" w:rsidRPr="006D2C77" w:rsidRDefault="006D2C77" w:rsidP="006D2C77">
      <w:pPr>
        <w:spacing w:after="0" w:line="240" w:lineRule="auto"/>
        <w:rPr>
          <w:rFonts w:ascii="Calibri" w:hAnsi="Calibri" w:cs="Arial"/>
          <w:noProof/>
          <w:szCs w:val="24"/>
        </w:rPr>
      </w:pPr>
      <w:bookmarkStart w:id="726" w:name="_ENREF_40"/>
      <w:r w:rsidRPr="006D2C77">
        <w:rPr>
          <w:rFonts w:ascii="Calibri" w:hAnsi="Calibri" w:cs="Arial"/>
          <w:noProof/>
          <w:szCs w:val="24"/>
        </w:rPr>
        <w:t>40.</w:t>
      </w:r>
      <w:r w:rsidRPr="006D2C77">
        <w:rPr>
          <w:rFonts w:ascii="Calibri" w:hAnsi="Calibri" w:cs="Arial"/>
          <w:noProof/>
          <w:szCs w:val="24"/>
        </w:rPr>
        <w:tab/>
        <w:t xml:space="preserve">Dominguez-Faus R, Powers SE, Burken JG, Alvarez PJ. The Water Footprint of Biofuels: A Drink or Drive Issue?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(9):3005-10.</w:t>
      </w:r>
      <w:bookmarkEnd w:id="726"/>
    </w:p>
    <w:p w14:paraId="1269D882" w14:textId="77777777" w:rsidR="006D2C77" w:rsidRPr="006D2C77" w:rsidRDefault="006D2C77" w:rsidP="006D2C77">
      <w:pPr>
        <w:spacing w:after="0" w:line="240" w:lineRule="auto"/>
        <w:rPr>
          <w:rFonts w:ascii="Calibri" w:hAnsi="Calibri" w:cs="Arial"/>
          <w:noProof/>
          <w:szCs w:val="24"/>
        </w:rPr>
      </w:pPr>
      <w:bookmarkStart w:id="727" w:name="_ENREF_41"/>
      <w:r w:rsidRPr="006D2C77">
        <w:rPr>
          <w:rFonts w:ascii="Calibri" w:hAnsi="Calibri" w:cs="Arial"/>
          <w:noProof/>
          <w:szCs w:val="24"/>
        </w:rPr>
        <w:t>41.</w:t>
      </w:r>
      <w:r w:rsidRPr="006D2C77">
        <w:rPr>
          <w:rFonts w:ascii="Calibri" w:hAnsi="Calibri" w:cs="Arial"/>
          <w:noProof/>
          <w:szCs w:val="24"/>
        </w:rPr>
        <w:tab/>
        <w:t xml:space="preserve">Mishra GS, Yeh S. Life Cycle Water Consumption and Withdrawal Requirements of Ethanol from Corn Grain and Residues. </w:t>
      </w:r>
      <w:r w:rsidRPr="006D2C77">
        <w:rPr>
          <w:rFonts w:ascii="Calibri" w:hAnsi="Calibri" w:cs="Arial"/>
          <w:i/>
          <w:noProof/>
          <w:szCs w:val="24"/>
        </w:rPr>
        <w:t>Environmental Science &amp; Technology</w:t>
      </w:r>
      <w:r w:rsidRPr="006D2C77">
        <w:rPr>
          <w:rFonts w:ascii="Calibri" w:hAnsi="Calibri" w:cs="Arial"/>
          <w:noProof/>
          <w:szCs w:val="24"/>
        </w:rPr>
        <w:t>. (2011);</w:t>
      </w:r>
      <w:r w:rsidRPr="006D2C77">
        <w:rPr>
          <w:rFonts w:ascii="Calibri" w:hAnsi="Calibri" w:cs="Arial"/>
          <w:b/>
          <w:noProof/>
          <w:szCs w:val="24"/>
        </w:rPr>
        <w:t>45</w:t>
      </w:r>
      <w:r w:rsidRPr="006D2C77">
        <w:rPr>
          <w:rFonts w:ascii="Calibri" w:hAnsi="Calibri" w:cs="Arial"/>
          <w:noProof/>
          <w:szCs w:val="24"/>
        </w:rPr>
        <w:t>(10):4563-9.</w:t>
      </w:r>
      <w:bookmarkEnd w:id="727"/>
    </w:p>
    <w:p w14:paraId="3E04D7B0" w14:textId="77777777" w:rsidR="006D2C77" w:rsidRPr="006D2C77" w:rsidRDefault="006D2C77" w:rsidP="006D2C77">
      <w:pPr>
        <w:spacing w:after="0" w:line="240" w:lineRule="auto"/>
        <w:rPr>
          <w:rFonts w:ascii="Calibri" w:hAnsi="Calibri" w:cs="Arial"/>
          <w:noProof/>
          <w:szCs w:val="24"/>
        </w:rPr>
      </w:pPr>
      <w:bookmarkStart w:id="728" w:name="_ENREF_42"/>
      <w:r w:rsidRPr="006D2C77">
        <w:rPr>
          <w:rFonts w:ascii="Calibri" w:hAnsi="Calibri" w:cs="Arial"/>
          <w:noProof/>
          <w:szCs w:val="24"/>
        </w:rPr>
        <w:t>42.</w:t>
      </w:r>
      <w:r w:rsidRPr="006D2C77">
        <w:rPr>
          <w:rFonts w:ascii="Calibri" w:hAnsi="Calibri" w:cs="Arial"/>
          <w:noProof/>
          <w:szCs w:val="24"/>
        </w:rPr>
        <w:tab/>
        <w:t xml:space="preserve">King CW, Webber ME. Water Intensity of Transportation. </w:t>
      </w:r>
      <w:r w:rsidRPr="006D2C77">
        <w:rPr>
          <w:rFonts w:ascii="Calibri" w:hAnsi="Calibri" w:cs="Arial"/>
          <w:i/>
          <w:noProof/>
          <w:szCs w:val="24"/>
        </w:rPr>
        <w:t>Environmental Science &amp; Technology</w:t>
      </w:r>
      <w:r w:rsidRPr="006D2C77">
        <w:rPr>
          <w:rFonts w:ascii="Calibri" w:hAnsi="Calibri" w:cs="Arial"/>
          <w:noProof/>
          <w:szCs w:val="24"/>
        </w:rPr>
        <w:t>. (2008);</w:t>
      </w:r>
      <w:r w:rsidRPr="006D2C77">
        <w:rPr>
          <w:rFonts w:ascii="Calibri" w:hAnsi="Calibri" w:cs="Arial"/>
          <w:b/>
          <w:noProof/>
          <w:szCs w:val="24"/>
        </w:rPr>
        <w:t>42</w:t>
      </w:r>
      <w:r w:rsidRPr="006D2C77">
        <w:rPr>
          <w:rFonts w:ascii="Calibri" w:hAnsi="Calibri" w:cs="Arial"/>
          <w:noProof/>
          <w:szCs w:val="24"/>
        </w:rPr>
        <w:t>(21):7866-72.</w:t>
      </w:r>
      <w:bookmarkEnd w:id="728"/>
    </w:p>
    <w:p w14:paraId="79AFD938" w14:textId="77777777" w:rsidR="006D2C77" w:rsidRPr="006D2C77" w:rsidRDefault="006D2C77" w:rsidP="006D2C77">
      <w:pPr>
        <w:spacing w:after="0" w:line="240" w:lineRule="auto"/>
        <w:rPr>
          <w:rFonts w:ascii="Calibri" w:hAnsi="Calibri" w:cs="Arial"/>
          <w:noProof/>
          <w:szCs w:val="24"/>
        </w:rPr>
      </w:pPr>
      <w:bookmarkStart w:id="729" w:name="_ENREF_43"/>
      <w:r w:rsidRPr="006D2C77">
        <w:rPr>
          <w:rFonts w:ascii="Calibri" w:hAnsi="Calibri" w:cs="Arial"/>
          <w:noProof/>
          <w:szCs w:val="24"/>
        </w:rPr>
        <w:t>43.</w:t>
      </w:r>
      <w:r w:rsidRPr="006D2C77">
        <w:rPr>
          <w:rFonts w:ascii="Calibri" w:hAnsi="Calibri" w:cs="Arial"/>
          <w:noProof/>
          <w:szCs w:val="24"/>
        </w:rPr>
        <w:tab/>
        <w:t xml:space="preserve">Chiu Y-W, Walseth B, Suh S. Water Embodied in Bioethanol in the United States.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(8):2688-92.</w:t>
      </w:r>
      <w:bookmarkEnd w:id="729"/>
    </w:p>
    <w:p w14:paraId="65FB5E19" w14:textId="77777777" w:rsidR="006D2C77" w:rsidRPr="006D2C77" w:rsidRDefault="006D2C77" w:rsidP="006D2C77">
      <w:pPr>
        <w:spacing w:after="0" w:line="240" w:lineRule="auto"/>
        <w:rPr>
          <w:rFonts w:ascii="Calibri" w:hAnsi="Calibri" w:cs="Arial"/>
          <w:noProof/>
          <w:szCs w:val="24"/>
        </w:rPr>
      </w:pPr>
      <w:bookmarkStart w:id="730" w:name="_ENREF_44"/>
      <w:r w:rsidRPr="006D2C77">
        <w:rPr>
          <w:rFonts w:ascii="Calibri" w:hAnsi="Calibri" w:cs="Arial"/>
          <w:noProof/>
          <w:szCs w:val="24"/>
        </w:rPr>
        <w:t>44.</w:t>
      </w:r>
      <w:r w:rsidRPr="006D2C77">
        <w:rPr>
          <w:rFonts w:ascii="Calibri" w:hAnsi="Calibri" w:cs="Arial"/>
          <w:noProof/>
          <w:szCs w:val="24"/>
        </w:rPr>
        <w:tab/>
        <w:t xml:space="preserve">Molden D. </w:t>
      </w:r>
      <w:r w:rsidRPr="006D2C77">
        <w:rPr>
          <w:rFonts w:ascii="Calibri" w:hAnsi="Calibri" w:cs="Arial"/>
          <w:i/>
          <w:noProof/>
          <w:szCs w:val="24"/>
        </w:rPr>
        <w:t>Water for Food, Water for Life: a Comprehensive Assessment of Water Management in Agriculture</w:t>
      </w:r>
      <w:r w:rsidRPr="006D2C77">
        <w:rPr>
          <w:rFonts w:ascii="Calibri" w:hAnsi="Calibri" w:cs="Arial"/>
          <w:noProof/>
          <w:szCs w:val="24"/>
        </w:rPr>
        <w:t>. London: Earthscan/James &amp; James; (2007).</w:t>
      </w:r>
      <w:bookmarkEnd w:id="730"/>
    </w:p>
    <w:p w14:paraId="3144E17E" w14:textId="77777777" w:rsidR="006D2C77" w:rsidRPr="006D2C77" w:rsidRDefault="006D2C77" w:rsidP="006D2C77">
      <w:pPr>
        <w:spacing w:after="0" w:line="240" w:lineRule="auto"/>
        <w:rPr>
          <w:rFonts w:ascii="Calibri" w:hAnsi="Calibri" w:cs="Arial"/>
          <w:noProof/>
          <w:szCs w:val="24"/>
        </w:rPr>
      </w:pPr>
      <w:bookmarkStart w:id="731" w:name="_ENREF_45"/>
      <w:r w:rsidRPr="006D2C77">
        <w:rPr>
          <w:rFonts w:ascii="Calibri" w:hAnsi="Calibri" w:cs="Arial"/>
          <w:noProof/>
          <w:szCs w:val="24"/>
        </w:rPr>
        <w:t>45.</w:t>
      </w:r>
      <w:r w:rsidRPr="006D2C77">
        <w:rPr>
          <w:rFonts w:ascii="Calibri" w:hAnsi="Calibri" w:cs="Arial"/>
          <w:noProof/>
          <w:szCs w:val="24"/>
        </w:rPr>
        <w:tab/>
        <w:t xml:space="preserve">Ford A. </w:t>
      </w:r>
      <w:r w:rsidRPr="006D2C77">
        <w:rPr>
          <w:rFonts w:ascii="Calibri" w:hAnsi="Calibri" w:cs="Arial"/>
          <w:i/>
          <w:noProof/>
          <w:szCs w:val="24"/>
        </w:rPr>
        <w:t>Modeling the environment: an introduction to system dynamics models of environmental systems</w:t>
      </w:r>
      <w:r w:rsidRPr="006D2C77">
        <w:rPr>
          <w:rFonts w:ascii="Calibri" w:hAnsi="Calibri" w:cs="Arial"/>
          <w:noProof/>
          <w:szCs w:val="24"/>
        </w:rPr>
        <w:t>. Ann Arbor, Michigan: Island Press; (1999).</w:t>
      </w:r>
      <w:bookmarkEnd w:id="731"/>
    </w:p>
    <w:p w14:paraId="7D67B031" w14:textId="77777777" w:rsidR="006D2C77" w:rsidRPr="006D2C77" w:rsidRDefault="006D2C77" w:rsidP="006D2C77">
      <w:pPr>
        <w:spacing w:after="0" w:line="240" w:lineRule="auto"/>
        <w:rPr>
          <w:rFonts w:ascii="Calibri" w:hAnsi="Calibri" w:cs="Arial"/>
          <w:noProof/>
          <w:szCs w:val="24"/>
        </w:rPr>
      </w:pPr>
      <w:bookmarkStart w:id="732" w:name="_ENREF_46"/>
      <w:r w:rsidRPr="006D2C77">
        <w:rPr>
          <w:rFonts w:ascii="Calibri" w:hAnsi="Calibri" w:cs="Arial"/>
          <w:noProof/>
          <w:szCs w:val="24"/>
        </w:rPr>
        <w:t>46.</w:t>
      </w:r>
      <w:r w:rsidRPr="006D2C77">
        <w:rPr>
          <w:rFonts w:ascii="Calibri" w:hAnsi="Calibri" w:cs="Arial"/>
          <w:noProof/>
          <w:szCs w:val="24"/>
        </w:rPr>
        <w:tab/>
        <w:t xml:space="preserve">Soil Survey Staff - Natural Resources Conservation Service. </w:t>
      </w:r>
      <w:r w:rsidRPr="006D2C77">
        <w:rPr>
          <w:rFonts w:ascii="Calibri" w:hAnsi="Calibri" w:cs="Arial"/>
          <w:i/>
          <w:noProof/>
          <w:szCs w:val="24"/>
        </w:rPr>
        <w:t>U.S. General Soil Map (STATSGO2)</w:t>
      </w:r>
      <w:r w:rsidRPr="006D2C77">
        <w:rPr>
          <w:rFonts w:ascii="Calibri" w:hAnsi="Calibri" w:cs="Arial"/>
          <w:noProof/>
          <w:szCs w:val="24"/>
        </w:rPr>
        <w:t>. In: (USDA) USDoA, editor. (2013).</w:t>
      </w:r>
      <w:bookmarkEnd w:id="732"/>
    </w:p>
    <w:p w14:paraId="496A0514" w14:textId="77777777" w:rsidR="006D2C77" w:rsidRPr="006D2C77" w:rsidRDefault="006D2C77" w:rsidP="006D2C77">
      <w:pPr>
        <w:spacing w:after="0" w:line="240" w:lineRule="auto"/>
        <w:rPr>
          <w:rFonts w:ascii="Calibri" w:hAnsi="Calibri" w:cs="Arial"/>
          <w:noProof/>
          <w:szCs w:val="24"/>
        </w:rPr>
      </w:pPr>
      <w:bookmarkStart w:id="733" w:name="_ENREF_47"/>
      <w:r w:rsidRPr="006D2C77">
        <w:rPr>
          <w:rFonts w:ascii="Calibri" w:hAnsi="Calibri" w:cs="Arial"/>
          <w:noProof/>
          <w:szCs w:val="24"/>
        </w:rPr>
        <w:t>47.</w:t>
      </w:r>
      <w:r w:rsidRPr="006D2C77">
        <w:rPr>
          <w:rFonts w:ascii="Calibri" w:hAnsi="Calibri" w:cs="Arial"/>
          <w:noProof/>
          <w:szCs w:val="24"/>
        </w:rPr>
        <w:tab/>
        <w:t xml:space="preserve">USDA. </w:t>
      </w:r>
      <w:r w:rsidRPr="006D2C77">
        <w:rPr>
          <w:rFonts w:ascii="Calibri" w:hAnsi="Calibri" w:cs="Arial"/>
          <w:i/>
          <w:noProof/>
          <w:szCs w:val="24"/>
        </w:rPr>
        <w:t>Cligen</w:t>
      </w:r>
      <w:r w:rsidRPr="006D2C77">
        <w:rPr>
          <w:rFonts w:ascii="Calibri" w:hAnsi="Calibri" w:cs="Arial"/>
          <w:noProof/>
          <w:szCs w:val="24"/>
        </w:rPr>
        <w:t>. In: (USDA) USDoA, editor. (2013).</w:t>
      </w:r>
      <w:bookmarkEnd w:id="733"/>
    </w:p>
    <w:p w14:paraId="6FFD33B6" w14:textId="77777777" w:rsidR="006D2C77" w:rsidRPr="006D2C77" w:rsidRDefault="006D2C77" w:rsidP="006D2C77">
      <w:pPr>
        <w:spacing w:after="0" w:line="240" w:lineRule="auto"/>
        <w:rPr>
          <w:rFonts w:ascii="Calibri" w:hAnsi="Calibri" w:cs="Arial"/>
          <w:noProof/>
          <w:szCs w:val="24"/>
        </w:rPr>
      </w:pPr>
      <w:bookmarkStart w:id="734" w:name="_ENREF_48"/>
      <w:r w:rsidRPr="006D2C77">
        <w:rPr>
          <w:rFonts w:ascii="Calibri" w:hAnsi="Calibri" w:cs="Arial"/>
          <w:noProof/>
          <w:szCs w:val="24"/>
        </w:rPr>
        <w:t>48.</w:t>
      </w:r>
      <w:r w:rsidRPr="006D2C77">
        <w:rPr>
          <w:rFonts w:ascii="Calibri" w:hAnsi="Calibri" w:cs="Arial"/>
          <w:noProof/>
          <w:szCs w:val="24"/>
        </w:rPr>
        <w:tab/>
        <w:t>ISEE Systems. STELLA v.9.1.4. Lebanon, NH, USA 2013.</w:t>
      </w:r>
      <w:bookmarkEnd w:id="734"/>
    </w:p>
    <w:p w14:paraId="68ED32BE" w14:textId="77777777" w:rsidR="006D2C77" w:rsidRPr="006D2C77" w:rsidRDefault="006D2C77" w:rsidP="006D2C77">
      <w:pPr>
        <w:spacing w:after="0" w:line="240" w:lineRule="auto"/>
        <w:rPr>
          <w:rFonts w:ascii="Calibri" w:hAnsi="Calibri" w:cs="Arial"/>
          <w:noProof/>
          <w:szCs w:val="24"/>
        </w:rPr>
      </w:pPr>
      <w:bookmarkStart w:id="735" w:name="_ENREF_49"/>
      <w:r w:rsidRPr="006D2C77">
        <w:rPr>
          <w:rFonts w:ascii="Calibri" w:hAnsi="Calibri" w:cs="Arial"/>
          <w:noProof/>
          <w:szCs w:val="24"/>
        </w:rPr>
        <w:t>49.</w:t>
      </w:r>
      <w:r w:rsidRPr="006D2C77">
        <w:rPr>
          <w:rFonts w:ascii="Calibri" w:hAnsi="Calibri" w:cs="Arial"/>
          <w:noProof/>
          <w:szCs w:val="24"/>
        </w:rPr>
        <w:tab/>
        <w:t xml:space="preserve">Forrester JW. System dynamics: the next fifty years. </w:t>
      </w:r>
      <w:r w:rsidRPr="006D2C77">
        <w:rPr>
          <w:rFonts w:ascii="Calibri" w:hAnsi="Calibri" w:cs="Arial"/>
          <w:i/>
          <w:noProof/>
          <w:szCs w:val="24"/>
        </w:rPr>
        <w:t>System Dynamics Review</w:t>
      </w:r>
      <w:r w:rsidRPr="006D2C77">
        <w:rPr>
          <w:rFonts w:ascii="Calibri" w:hAnsi="Calibri" w:cs="Arial"/>
          <w:noProof/>
          <w:szCs w:val="24"/>
        </w:rPr>
        <w:t>. (2007);</w:t>
      </w:r>
      <w:r w:rsidRPr="006D2C77">
        <w:rPr>
          <w:rFonts w:ascii="Calibri" w:hAnsi="Calibri" w:cs="Arial"/>
          <w:b/>
          <w:noProof/>
          <w:szCs w:val="24"/>
        </w:rPr>
        <w:t>23</w:t>
      </w:r>
      <w:r w:rsidRPr="006D2C77">
        <w:rPr>
          <w:rFonts w:ascii="Calibri" w:hAnsi="Calibri" w:cs="Arial"/>
          <w:noProof/>
          <w:szCs w:val="24"/>
        </w:rPr>
        <w:t>:359-70.</w:t>
      </w:r>
      <w:bookmarkEnd w:id="735"/>
    </w:p>
    <w:p w14:paraId="6EA1C0FB" w14:textId="77777777" w:rsidR="006D2C77" w:rsidRPr="006D2C77" w:rsidRDefault="006D2C77" w:rsidP="006D2C77">
      <w:pPr>
        <w:spacing w:after="0" w:line="240" w:lineRule="auto"/>
        <w:rPr>
          <w:rFonts w:ascii="Calibri" w:hAnsi="Calibri" w:cs="Arial"/>
          <w:noProof/>
          <w:szCs w:val="24"/>
        </w:rPr>
      </w:pPr>
      <w:bookmarkStart w:id="736" w:name="_ENREF_50"/>
      <w:r w:rsidRPr="006D2C77">
        <w:rPr>
          <w:rFonts w:ascii="Calibri" w:hAnsi="Calibri" w:cs="Arial"/>
          <w:noProof/>
          <w:szCs w:val="24"/>
        </w:rPr>
        <w:t>50.</w:t>
      </w:r>
      <w:r w:rsidRPr="006D2C77">
        <w:rPr>
          <w:rFonts w:ascii="Calibri" w:hAnsi="Calibri" w:cs="Arial"/>
          <w:noProof/>
          <w:szCs w:val="24"/>
        </w:rPr>
        <w:tab/>
        <w:t xml:space="preserve">Ghaffarzadegan N, Lyneis J, Richardson GP. How small system dynamics models can help the public policy process. </w:t>
      </w:r>
      <w:r w:rsidRPr="006D2C77">
        <w:rPr>
          <w:rFonts w:ascii="Calibri" w:hAnsi="Calibri" w:cs="Arial"/>
          <w:i/>
          <w:noProof/>
          <w:szCs w:val="24"/>
        </w:rPr>
        <w:t>System Dynamics Review</w:t>
      </w:r>
      <w:r w:rsidRPr="006D2C77">
        <w:rPr>
          <w:rFonts w:ascii="Calibri" w:hAnsi="Calibri" w:cs="Arial"/>
          <w:noProof/>
          <w:szCs w:val="24"/>
        </w:rPr>
        <w:t>. (2011);</w:t>
      </w:r>
      <w:r w:rsidRPr="006D2C77">
        <w:rPr>
          <w:rFonts w:ascii="Calibri" w:hAnsi="Calibri" w:cs="Arial"/>
          <w:b/>
          <w:noProof/>
          <w:szCs w:val="24"/>
        </w:rPr>
        <w:t>27</w:t>
      </w:r>
      <w:r w:rsidRPr="006D2C77">
        <w:rPr>
          <w:rFonts w:ascii="Calibri" w:hAnsi="Calibri" w:cs="Arial"/>
          <w:noProof/>
          <w:szCs w:val="24"/>
        </w:rPr>
        <w:t>:22-44.</w:t>
      </w:r>
      <w:bookmarkEnd w:id="736"/>
    </w:p>
    <w:p w14:paraId="0E59AA42" w14:textId="77777777" w:rsidR="006D2C77" w:rsidRPr="006D2C77" w:rsidRDefault="006D2C77" w:rsidP="006D2C77">
      <w:pPr>
        <w:spacing w:after="0" w:line="240" w:lineRule="auto"/>
        <w:rPr>
          <w:rFonts w:ascii="Calibri" w:hAnsi="Calibri" w:cs="Arial"/>
          <w:noProof/>
          <w:szCs w:val="24"/>
        </w:rPr>
      </w:pPr>
      <w:bookmarkStart w:id="737" w:name="_ENREF_51"/>
      <w:r w:rsidRPr="006D2C77">
        <w:rPr>
          <w:rFonts w:ascii="Calibri" w:hAnsi="Calibri" w:cs="Arial"/>
          <w:noProof/>
          <w:szCs w:val="24"/>
        </w:rPr>
        <w:t>51.</w:t>
      </w:r>
      <w:r w:rsidRPr="006D2C77">
        <w:rPr>
          <w:rFonts w:ascii="Calibri" w:hAnsi="Calibri" w:cs="Arial"/>
          <w:noProof/>
          <w:szCs w:val="24"/>
        </w:rPr>
        <w:tab/>
        <w:t xml:space="preserve">National Agricultural Statistics Service (NASS). </w:t>
      </w:r>
      <w:r w:rsidRPr="006D2C77">
        <w:rPr>
          <w:rFonts w:ascii="Calibri" w:hAnsi="Calibri" w:cs="Arial"/>
          <w:i/>
          <w:noProof/>
          <w:szCs w:val="24"/>
        </w:rPr>
        <w:t>Field Crops Usual Planting and Harvesting Dates</w:t>
      </w:r>
      <w:r w:rsidRPr="006D2C77">
        <w:rPr>
          <w:rFonts w:ascii="Calibri" w:hAnsi="Calibri" w:cs="Arial"/>
          <w:noProof/>
          <w:szCs w:val="24"/>
        </w:rPr>
        <w:t>. In: Board AS, editor. Washington, D.C.: United States Department of Agriculture (USDA); (2010).</w:t>
      </w:r>
      <w:bookmarkEnd w:id="737"/>
    </w:p>
    <w:p w14:paraId="644F7AD6" w14:textId="77777777" w:rsidR="006D2C77" w:rsidRPr="006D2C77" w:rsidRDefault="006D2C77" w:rsidP="006D2C77">
      <w:pPr>
        <w:spacing w:after="0" w:line="240" w:lineRule="auto"/>
        <w:rPr>
          <w:rFonts w:ascii="Calibri" w:hAnsi="Calibri" w:cs="Arial"/>
          <w:noProof/>
          <w:szCs w:val="24"/>
        </w:rPr>
      </w:pPr>
      <w:bookmarkStart w:id="738" w:name="_ENREF_52"/>
      <w:r w:rsidRPr="006D2C77">
        <w:rPr>
          <w:rFonts w:ascii="Calibri" w:hAnsi="Calibri" w:cs="Arial"/>
          <w:noProof/>
          <w:szCs w:val="24"/>
        </w:rPr>
        <w:t>52.</w:t>
      </w:r>
      <w:r w:rsidRPr="006D2C77">
        <w:rPr>
          <w:rFonts w:ascii="Calibri" w:hAnsi="Calibri" w:cs="Arial"/>
          <w:noProof/>
          <w:szCs w:val="24"/>
        </w:rPr>
        <w:tab/>
        <w:t xml:space="preserve">Buntin GD, Cunfer BM, editors. </w:t>
      </w:r>
      <w:r w:rsidRPr="006D2C77">
        <w:rPr>
          <w:rFonts w:ascii="Calibri" w:hAnsi="Calibri" w:cs="Arial"/>
          <w:i/>
          <w:noProof/>
          <w:szCs w:val="24"/>
        </w:rPr>
        <w:t>Southern Small Grain: Resource Management Handbook</w:t>
      </w:r>
      <w:r w:rsidRPr="006D2C77">
        <w:rPr>
          <w:rFonts w:ascii="Calibri" w:hAnsi="Calibri" w:cs="Arial"/>
          <w:noProof/>
          <w:szCs w:val="24"/>
        </w:rPr>
        <w:t>. Athens, GA: University of Georgia College of Agricultural and Environmental Sciences Cooperative Extension; (2013).</w:t>
      </w:r>
      <w:bookmarkEnd w:id="738"/>
    </w:p>
    <w:p w14:paraId="1F167D88" w14:textId="77777777" w:rsidR="006D2C77" w:rsidRPr="006D2C77" w:rsidRDefault="006D2C77" w:rsidP="006D2C77">
      <w:pPr>
        <w:spacing w:after="0" w:line="240" w:lineRule="auto"/>
        <w:rPr>
          <w:rFonts w:ascii="Calibri" w:hAnsi="Calibri" w:cs="Arial"/>
          <w:noProof/>
          <w:szCs w:val="24"/>
        </w:rPr>
      </w:pPr>
      <w:bookmarkStart w:id="739" w:name="_ENREF_53"/>
      <w:r w:rsidRPr="006D2C77">
        <w:rPr>
          <w:rFonts w:ascii="Calibri" w:hAnsi="Calibri" w:cs="Arial"/>
          <w:noProof/>
          <w:szCs w:val="24"/>
        </w:rPr>
        <w:t>53.</w:t>
      </w:r>
      <w:r w:rsidRPr="006D2C77">
        <w:rPr>
          <w:rFonts w:ascii="Calibri" w:hAnsi="Calibri" w:cs="Arial"/>
          <w:noProof/>
          <w:szCs w:val="24"/>
        </w:rPr>
        <w:tab/>
        <w:t xml:space="preserve">King CW, Webber ME, Duncan IJ. The water needs for LDV transportation in the United States. </w:t>
      </w:r>
      <w:r w:rsidRPr="006D2C77">
        <w:rPr>
          <w:rFonts w:ascii="Calibri" w:hAnsi="Calibri" w:cs="Arial"/>
          <w:i/>
          <w:noProof/>
          <w:szCs w:val="24"/>
        </w:rPr>
        <w:t>Energy Policy</w:t>
      </w:r>
      <w:r w:rsidRPr="006D2C77">
        <w:rPr>
          <w:rFonts w:ascii="Calibri" w:hAnsi="Calibri" w:cs="Arial"/>
          <w:noProof/>
          <w:szCs w:val="24"/>
        </w:rPr>
        <w:t>. (2010);</w:t>
      </w:r>
      <w:r w:rsidRPr="006D2C77">
        <w:rPr>
          <w:rFonts w:ascii="Calibri" w:hAnsi="Calibri" w:cs="Arial"/>
          <w:b/>
          <w:noProof/>
          <w:szCs w:val="24"/>
        </w:rPr>
        <w:t>38</w:t>
      </w:r>
      <w:r w:rsidRPr="006D2C77">
        <w:rPr>
          <w:rFonts w:ascii="Calibri" w:hAnsi="Calibri" w:cs="Arial"/>
          <w:noProof/>
          <w:szCs w:val="24"/>
        </w:rPr>
        <w:t>(2):1157-67.</w:t>
      </w:r>
      <w:bookmarkEnd w:id="739"/>
    </w:p>
    <w:p w14:paraId="1C760FEF" w14:textId="77777777" w:rsidR="006D2C77" w:rsidRPr="006D2C77" w:rsidRDefault="006D2C77" w:rsidP="006D2C77">
      <w:pPr>
        <w:spacing w:after="0" w:line="240" w:lineRule="auto"/>
        <w:rPr>
          <w:rFonts w:ascii="Calibri" w:hAnsi="Calibri" w:cs="Arial"/>
          <w:noProof/>
          <w:szCs w:val="24"/>
        </w:rPr>
      </w:pPr>
      <w:bookmarkStart w:id="740" w:name="_ENREF_54"/>
      <w:r w:rsidRPr="006D2C77">
        <w:rPr>
          <w:rFonts w:ascii="Calibri" w:hAnsi="Calibri" w:cs="Arial"/>
          <w:noProof/>
          <w:szCs w:val="24"/>
        </w:rPr>
        <w:t>54.</w:t>
      </w:r>
      <w:r w:rsidRPr="006D2C77">
        <w:rPr>
          <w:rFonts w:ascii="Calibri" w:hAnsi="Calibri" w:cs="Arial"/>
          <w:noProof/>
          <w:szCs w:val="24"/>
        </w:rPr>
        <w:tab/>
        <w:t xml:space="preserve">Mubako S, Lant C. Water resource requirements of corn-based ethanol. </w:t>
      </w:r>
      <w:r w:rsidRPr="006D2C77">
        <w:rPr>
          <w:rFonts w:ascii="Calibri" w:hAnsi="Calibri" w:cs="Arial"/>
          <w:i/>
          <w:noProof/>
          <w:szCs w:val="24"/>
        </w:rPr>
        <w:t>Water Resources Research</w:t>
      </w:r>
      <w:r w:rsidRPr="006D2C77">
        <w:rPr>
          <w:rFonts w:ascii="Calibri" w:hAnsi="Calibri" w:cs="Arial"/>
          <w:noProof/>
          <w:szCs w:val="24"/>
        </w:rPr>
        <w:t>. (2008);</w:t>
      </w:r>
      <w:r w:rsidRPr="006D2C77">
        <w:rPr>
          <w:rFonts w:ascii="Calibri" w:hAnsi="Calibri" w:cs="Arial"/>
          <w:b/>
          <w:noProof/>
          <w:szCs w:val="24"/>
        </w:rPr>
        <w:t>44</w:t>
      </w:r>
      <w:r w:rsidRPr="006D2C77">
        <w:rPr>
          <w:rFonts w:ascii="Calibri" w:hAnsi="Calibri" w:cs="Arial"/>
          <w:noProof/>
          <w:szCs w:val="24"/>
        </w:rPr>
        <w:t>(7):W00A2.</w:t>
      </w:r>
      <w:bookmarkEnd w:id="740"/>
    </w:p>
    <w:p w14:paraId="5E129154" w14:textId="77777777" w:rsidR="006D2C77" w:rsidRPr="006D2C77" w:rsidRDefault="006D2C77" w:rsidP="006D2C77">
      <w:pPr>
        <w:spacing w:after="0" w:line="240" w:lineRule="auto"/>
        <w:rPr>
          <w:rFonts w:ascii="Calibri" w:hAnsi="Calibri" w:cs="Arial"/>
          <w:noProof/>
          <w:szCs w:val="24"/>
        </w:rPr>
      </w:pPr>
      <w:bookmarkStart w:id="741" w:name="_ENREF_55"/>
      <w:r w:rsidRPr="006D2C77">
        <w:rPr>
          <w:rFonts w:ascii="Calibri" w:hAnsi="Calibri" w:cs="Arial"/>
          <w:noProof/>
          <w:szCs w:val="24"/>
        </w:rPr>
        <w:t>55.</w:t>
      </w:r>
      <w:r w:rsidRPr="006D2C77">
        <w:rPr>
          <w:rFonts w:ascii="Calibri" w:hAnsi="Calibri" w:cs="Arial"/>
          <w:noProof/>
          <w:szCs w:val="24"/>
        </w:rPr>
        <w:tab/>
        <w:t xml:space="preserve">EPA. </w:t>
      </w:r>
      <w:r w:rsidRPr="006D2C77">
        <w:rPr>
          <w:rFonts w:ascii="Calibri" w:hAnsi="Calibri" w:cs="Arial"/>
          <w:i/>
          <w:noProof/>
          <w:szCs w:val="24"/>
        </w:rPr>
        <w:t>Renewable Fuel Standard Program (RFS2) Regulatory Impact Analysis</w:t>
      </w:r>
      <w:r w:rsidRPr="006D2C77">
        <w:rPr>
          <w:rFonts w:ascii="Calibri" w:hAnsi="Calibri" w:cs="Arial"/>
          <w:noProof/>
          <w:szCs w:val="24"/>
        </w:rPr>
        <w:t>. Washington D.C., USA: US Environmental Protection Agency, (2010)  Contract No.: EPA-420-R-10-006.</w:t>
      </w:r>
      <w:bookmarkEnd w:id="741"/>
    </w:p>
    <w:p w14:paraId="7E9B2F8F" w14:textId="77777777" w:rsidR="006D2C77" w:rsidRPr="006D2C77" w:rsidRDefault="006D2C77" w:rsidP="006D2C77">
      <w:pPr>
        <w:spacing w:after="0" w:line="240" w:lineRule="auto"/>
        <w:rPr>
          <w:rFonts w:ascii="Calibri" w:hAnsi="Calibri" w:cs="Arial"/>
          <w:noProof/>
          <w:szCs w:val="24"/>
        </w:rPr>
      </w:pPr>
      <w:bookmarkStart w:id="742" w:name="_ENREF_56"/>
      <w:r w:rsidRPr="006D2C77">
        <w:rPr>
          <w:rFonts w:ascii="Calibri" w:hAnsi="Calibri" w:cs="Arial"/>
          <w:noProof/>
          <w:szCs w:val="24"/>
        </w:rPr>
        <w:t>56.</w:t>
      </w:r>
      <w:r w:rsidRPr="006D2C77">
        <w:rPr>
          <w:rFonts w:ascii="Calibri" w:hAnsi="Calibri" w:cs="Arial"/>
          <w:noProof/>
          <w:szCs w:val="24"/>
        </w:rPr>
        <w:tab/>
        <w:t xml:space="preserve">European Commission. </w:t>
      </w:r>
      <w:r w:rsidRPr="006D2C77">
        <w:rPr>
          <w:rFonts w:ascii="Calibri" w:hAnsi="Calibri" w:cs="Arial"/>
          <w:i/>
          <w:noProof/>
          <w:szCs w:val="24"/>
        </w:rPr>
        <w:t>Directive 2009/28/EC of the European Parliament and of the Council of 23 April 2009 on the promotion of the use of energy from renewable sources</w:t>
      </w:r>
      <w:r w:rsidRPr="006D2C77">
        <w:rPr>
          <w:rFonts w:ascii="Calibri" w:hAnsi="Calibri" w:cs="Arial"/>
          <w:noProof/>
          <w:szCs w:val="24"/>
        </w:rPr>
        <w:t>. Brussels, Belgium: European Commission, (2009).</w:t>
      </w:r>
      <w:bookmarkEnd w:id="742"/>
    </w:p>
    <w:p w14:paraId="432639B9" w14:textId="77777777" w:rsidR="006D2C77" w:rsidRPr="006D2C77" w:rsidRDefault="006D2C77" w:rsidP="006D2C77">
      <w:pPr>
        <w:spacing w:after="0" w:line="240" w:lineRule="auto"/>
        <w:rPr>
          <w:rFonts w:ascii="Calibri" w:hAnsi="Calibri" w:cs="Arial"/>
          <w:noProof/>
          <w:szCs w:val="24"/>
        </w:rPr>
      </w:pPr>
      <w:bookmarkStart w:id="743" w:name="_ENREF_57"/>
      <w:r w:rsidRPr="006D2C77">
        <w:rPr>
          <w:rFonts w:ascii="Calibri" w:hAnsi="Calibri" w:cs="Arial"/>
          <w:noProof/>
          <w:szCs w:val="24"/>
        </w:rPr>
        <w:t>57.</w:t>
      </w:r>
      <w:r w:rsidRPr="006D2C77">
        <w:rPr>
          <w:rFonts w:ascii="Calibri" w:hAnsi="Calibri" w:cs="Arial"/>
          <w:noProof/>
          <w:szCs w:val="24"/>
        </w:rPr>
        <w:tab/>
        <w:t xml:space="preserve">NASS. </w:t>
      </w:r>
      <w:r w:rsidRPr="006D2C77">
        <w:rPr>
          <w:rFonts w:ascii="Calibri" w:hAnsi="Calibri" w:cs="Arial"/>
          <w:i/>
          <w:noProof/>
          <w:szCs w:val="24"/>
        </w:rPr>
        <w:t>Irrigation Survey</w:t>
      </w:r>
      <w:r w:rsidRPr="006D2C77">
        <w:rPr>
          <w:rFonts w:ascii="Calibri" w:hAnsi="Calibri" w:cs="Arial"/>
          <w:noProof/>
          <w:szCs w:val="24"/>
        </w:rPr>
        <w:t>. In: Board AS, editor. Washington, D.C.: USDA; (2013).</w:t>
      </w:r>
      <w:bookmarkEnd w:id="743"/>
    </w:p>
    <w:p w14:paraId="1713D06C" w14:textId="77777777" w:rsidR="006D2C77" w:rsidRPr="006D2C77" w:rsidRDefault="006D2C77" w:rsidP="006D2C77">
      <w:pPr>
        <w:spacing w:line="240" w:lineRule="auto"/>
        <w:rPr>
          <w:rFonts w:ascii="Calibri" w:hAnsi="Calibri" w:cs="Arial"/>
          <w:noProof/>
          <w:szCs w:val="24"/>
        </w:rPr>
      </w:pPr>
      <w:bookmarkStart w:id="744" w:name="_ENREF_58"/>
      <w:r w:rsidRPr="006D2C77">
        <w:rPr>
          <w:rFonts w:ascii="Calibri" w:hAnsi="Calibri" w:cs="Arial"/>
          <w:noProof/>
          <w:szCs w:val="24"/>
        </w:rPr>
        <w:t>58.</w:t>
      </w:r>
      <w:r w:rsidRPr="006D2C77">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744"/>
    </w:p>
    <w:p w14:paraId="19F1FC06" w14:textId="7614CD45" w:rsidR="006D2C77" w:rsidRDefault="006D2C77" w:rsidP="006D2C77">
      <w:pPr>
        <w:spacing w:line="240" w:lineRule="auto"/>
        <w:rPr>
          <w:rFonts w:ascii="Calibri" w:hAnsi="Calibri" w:cs="Arial"/>
          <w:noProof/>
          <w:szCs w:val="24"/>
        </w:rPr>
      </w:pPr>
    </w:p>
    <w:p w14:paraId="14B0FF88" w14:textId="5860F05D" w:rsidR="00B57EEA" w:rsidRDefault="0071467F" w:rsidP="00B57EEA">
      <w:pPr>
        <w:jc w:val="center"/>
        <w:rPr>
          <w:rFonts w:ascii="Times New Roman" w:hAnsi="Times New Roman" w:cs="Times New Roman"/>
          <w:sz w:val="24"/>
          <w:szCs w:val="24"/>
        </w:rPr>
        <w:sectPr w:rsidR="00B57EEA" w:rsidSect="002D6718">
          <w:pgSz w:w="12240" w:h="15840"/>
          <w:pgMar w:top="1440" w:right="1440" w:bottom="1440" w:left="1440" w:header="720" w:footer="720" w:gutter="0"/>
          <w:lnNumType w:countBy="1"/>
          <w:cols w:space="720"/>
          <w:docGrid w:linePitch="360"/>
        </w:sectPr>
      </w:pPr>
      <w:r w:rsidRPr="00FA0CBD">
        <w:rPr>
          <w:rFonts w:ascii="Arial" w:hAnsi="Arial" w:cs="Arial"/>
          <w:sz w:val="24"/>
          <w:szCs w:val="24"/>
        </w:rPr>
        <w:fldChar w:fldCharType="end"/>
      </w:r>
    </w:p>
    <w:p w14:paraId="60FDAC9F" w14:textId="6889B0EA"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warner" w:date="2014-07-15T14:50:00Z" w:initials="e">
    <w:p w14:paraId="6F1C214F" w14:textId="40EB136E" w:rsidR="00141C4B" w:rsidRDefault="00141C4B">
      <w:pPr>
        <w:pStyle w:val="CommentText"/>
      </w:pPr>
      <w:r>
        <w:rPr>
          <w:rStyle w:val="CommentReference"/>
        </w:rPr>
        <w:annotationRef/>
      </w:r>
      <w:r>
        <w:t xml:space="preserve">R#2: </w:t>
      </w:r>
      <w:r w:rsidRPr="00B52AC0">
        <w:t>Reviewers said the complex or specialist terms have not been adequately explained and the innovation/advancement rated low.</w:t>
      </w:r>
    </w:p>
  </w:comment>
  <w:comment w:id="1" w:author="ewarner" w:date="2014-07-15T12:08:00Z" w:initials="e">
    <w:p w14:paraId="32DC4D3E" w14:textId="71D4362C" w:rsidR="00141C4B" w:rsidRDefault="00141C4B">
      <w:pPr>
        <w:pStyle w:val="CommentText"/>
      </w:pPr>
      <w:r>
        <w:rPr>
          <w:rStyle w:val="CommentReference"/>
        </w:rPr>
        <w:annotationRef/>
      </w:r>
      <w:r>
        <w:t xml:space="preserve">R#2 </w:t>
      </w:r>
      <w:r w:rsidRPr="0071753E">
        <w:t>The authors of this highly readable manuscript have coupled highly resolved weather data, in conjunction with a stochastic climate simulator, to project hypothetical maximum water consumption, which is reported as a productive water use estimate or water footprint (m3•Mg-1). The background discussion is adequate and well-explained. The authors rightly assert that because water use effects are local, there is a need to create tools to understand highly geographically resolved changes in water resources under different use scenarios and climate effects. Thus, the author's main premise is that tools are needed to develop more localized information is wonderful; however, it is difficult to ascertain if the tool is adequate from the present manuscript.</w:t>
      </w:r>
    </w:p>
  </w:comment>
  <w:comment w:id="2" w:author="ewarner" w:date="2014-07-15T17:31:00Z" w:initials="e">
    <w:p w14:paraId="601A412B" w14:textId="0A23DFDA" w:rsidR="00141C4B" w:rsidRDefault="00141C4B">
      <w:pPr>
        <w:pStyle w:val="CommentText"/>
      </w:pPr>
      <w:r>
        <w:rPr>
          <w:rStyle w:val="CommentReference"/>
        </w:rPr>
        <w:annotationRef/>
      </w:r>
      <w:r>
        <w:t>R#2</w:t>
      </w:r>
      <w:r w:rsidRPr="0071753E">
        <w:t xml:space="preserve"> Unfortunately, since the authors discuss only the water footprint for two mainstay agricultural feedstocks and do not discuss water for conversion for energy, as implied in the title. Other journals may be more appropriate for such a generic discussion of hypothetical agricultural water use.</w:t>
      </w:r>
    </w:p>
    <w:p w14:paraId="0954445B" w14:textId="00CF1EEB" w:rsidR="00141C4B" w:rsidRDefault="00141C4B">
      <w:pPr>
        <w:pStyle w:val="CommentText"/>
      </w:pPr>
      <w:r>
        <w:t>EW: The journal has previously included feedstock focused articles.</w:t>
      </w:r>
    </w:p>
  </w:comment>
  <w:comment w:id="5" w:author="ewarner" w:date="2014-07-15T14:49:00Z" w:initials="e">
    <w:p w14:paraId="662D0C1A" w14:textId="77777777" w:rsidR="00141C4B" w:rsidRPr="00995C04" w:rsidRDefault="00141C4B" w:rsidP="002227C1">
      <w:pPr>
        <w:pStyle w:val="CommentText"/>
        <w:rPr>
          <w:highlight w:val="green"/>
        </w:rPr>
      </w:pPr>
      <w:r>
        <w:rPr>
          <w:rStyle w:val="CommentReference"/>
        </w:rPr>
        <w:annotationRef/>
      </w:r>
      <w:r w:rsidRPr="00995C04">
        <w:rPr>
          <w:highlight w:val="green"/>
        </w:rPr>
        <w:t>R#1: Although the limitations of the early water footprint studies have been identified in this manuscript as 1) a lack of high resolution analysis (limited to country, state mostly, which may or may not be true), 2) lack of ability of spatial-explicit modeling of non-historical condition (future scenario), 3) single crop/multiple crops but no comparison (?), and 4) either green water or blue water, which may not be true, the contribution of this model is not clear in abstract and in the main body.</w:t>
      </w:r>
    </w:p>
    <w:p w14:paraId="6936410C" w14:textId="77777777" w:rsidR="00141C4B" w:rsidRPr="00995C04" w:rsidRDefault="00141C4B" w:rsidP="002227C1">
      <w:pPr>
        <w:pStyle w:val="CommentText"/>
        <w:rPr>
          <w:highlight w:val="green"/>
        </w:rPr>
      </w:pPr>
    </w:p>
    <w:p w14:paraId="616A5002" w14:textId="77777777" w:rsidR="00141C4B" w:rsidRPr="00995C04" w:rsidRDefault="00141C4B" w:rsidP="002227C1">
      <w:pPr>
        <w:pStyle w:val="CommentText"/>
        <w:rPr>
          <w:highlight w:val="green"/>
        </w:rPr>
      </w:pPr>
      <w:r w:rsidRPr="00995C04">
        <w:rPr>
          <w:highlight w:val="green"/>
        </w:rPr>
        <w:t xml:space="preserve">In the abstract, it was stated “We developed a model called </w:t>
      </w:r>
      <w:proofErr w:type="spellStart"/>
      <w:r w:rsidRPr="00995C04">
        <w:rPr>
          <w:highlight w:val="green"/>
        </w:rPr>
        <w:t>BioSpatial</w:t>
      </w:r>
      <w:proofErr w:type="spellEnd"/>
      <w:r w:rsidRPr="00995C04">
        <w:rPr>
          <w:highlight w:val="green"/>
        </w:rPr>
        <w:t xml:space="preserve"> H2O to address some of these limitations”.</w:t>
      </w:r>
    </w:p>
    <w:p w14:paraId="468C5716" w14:textId="77777777" w:rsidR="00141C4B" w:rsidRPr="00995C04" w:rsidRDefault="00141C4B" w:rsidP="002227C1">
      <w:pPr>
        <w:pStyle w:val="CommentText"/>
        <w:rPr>
          <w:highlight w:val="green"/>
        </w:rPr>
      </w:pPr>
    </w:p>
    <w:p w14:paraId="10F5B239" w14:textId="77777777" w:rsidR="00141C4B" w:rsidRPr="00995C04" w:rsidRDefault="00141C4B" w:rsidP="002227C1">
      <w:pPr>
        <w:pStyle w:val="CommentText"/>
        <w:rPr>
          <w:highlight w:val="green"/>
        </w:rPr>
      </w:pPr>
      <w:r w:rsidRPr="00995C04">
        <w:rPr>
          <w:highlight w:val="green"/>
        </w:rPr>
        <w:t>Lines 10-12 page 13 “</w:t>
      </w:r>
      <w:proofErr w:type="spellStart"/>
      <w:r w:rsidRPr="00995C04">
        <w:rPr>
          <w:highlight w:val="green"/>
        </w:rPr>
        <w:t>BioSpatial</w:t>
      </w:r>
      <w:proofErr w:type="spellEnd"/>
      <w:r w:rsidRPr="00995C04">
        <w:rPr>
          <w:highlight w:val="green"/>
        </w:rPr>
        <w:t xml:space="preserve"> H2O improves on existing analysis by addressing several</w:t>
      </w:r>
    </w:p>
    <w:p w14:paraId="3CC2F645" w14:textId="77777777" w:rsidR="00141C4B" w:rsidRPr="00995C04" w:rsidRDefault="00141C4B" w:rsidP="002227C1">
      <w:pPr>
        <w:pStyle w:val="CommentText"/>
        <w:rPr>
          <w:highlight w:val="green"/>
        </w:rPr>
      </w:pPr>
      <w:proofErr w:type="gramStart"/>
      <w:r w:rsidRPr="00995C04">
        <w:rPr>
          <w:highlight w:val="green"/>
        </w:rPr>
        <w:t>limitations</w:t>
      </w:r>
      <w:proofErr w:type="gramEnd"/>
      <w:r w:rsidRPr="00995C04">
        <w:rPr>
          <w:highlight w:val="green"/>
        </w:rPr>
        <w:t xml:space="preserve"> of existing agricultural crop water consumption assessments outlined in previous sections and allowing for potential modifications to address other limitations.” It is unclear what the “several limitations” are and what the “other limitations” are.</w:t>
      </w:r>
    </w:p>
    <w:p w14:paraId="1E6E8C6F" w14:textId="77777777" w:rsidR="00141C4B" w:rsidRPr="00995C04" w:rsidRDefault="00141C4B" w:rsidP="002227C1">
      <w:pPr>
        <w:pStyle w:val="CommentText"/>
        <w:rPr>
          <w:highlight w:val="green"/>
        </w:rPr>
      </w:pPr>
    </w:p>
    <w:p w14:paraId="5A3EB61E" w14:textId="120E5039" w:rsidR="00141C4B" w:rsidRPr="00995C04" w:rsidRDefault="00141C4B" w:rsidP="002227C1">
      <w:pPr>
        <w:pStyle w:val="CommentText"/>
        <w:rPr>
          <w:highlight w:val="green"/>
        </w:rPr>
      </w:pPr>
      <w:r w:rsidRPr="00995C04">
        <w:rPr>
          <w:highlight w:val="green"/>
        </w:rPr>
        <w:t>Authors should state the limitations have been addressed through this work and to what extent, in both abstract and in the section 3. It is OK to address only few at a time with available technology and knowledge. I can see that this work has its own contribution to address the limits but just need to state it clearly.</w:t>
      </w:r>
    </w:p>
    <w:p w14:paraId="66E85797" w14:textId="7A753310" w:rsidR="00141C4B" w:rsidRDefault="00141C4B" w:rsidP="002227C1">
      <w:pPr>
        <w:pStyle w:val="CommentText"/>
      </w:pPr>
      <w:r w:rsidRPr="00995C04">
        <w:rPr>
          <w:highlight w:val="green"/>
        </w:rPr>
        <w:t>EW: As suggested we have more succinctly stated the limitations of the literature and the contributions of this paper.</w:t>
      </w:r>
    </w:p>
  </w:comment>
  <w:comment w:id="96" w:author="ewarner" w:date="2014-07-15T12:08:00Z" w:initials="e">
    <w:p w14:paraId="6702E028" w14:textId="510A9E79" w:rsidR="00141C4B" w:rsidRPr="008C7C21" w:rsidRDefault="00141C4B">
      <w:pPr>
        <w:pStyle w:val="CommentText"/>
        <w:rPr>
          <w:highlight w:val="green"/>
        </w:rPr>
      </w:pPr>
      <w:r>
        <w:rPr>
          <w:rStyle w:val="CommentReference"/>
        </w:rPr>
        <w:annotationRef/>
      </w:r>
      <w:r w:rsidRPr="008C7C21">
        <w:rPr>
          <w:highlight w:val="green"/>
        </w:rPr>
        <w:t>R#1: The section seems loose and relatively lengthy. Somehow it looks like a report format, not a journal article. Some trim-downs to make it concise would be needed.</w:t>
      </w:r>
    </w:p>
    <w:p w14:paraId="78F90332" w14:textId="380E5416" w:rsidR="00141C4B" w:rsidRDefault="00141C4B">
      <w:pPr>
        <w:pStyle w:val="CommentText"/>
      </w:pPr>
      <w:r w:rsidRPr="008C7C21">
        <w:rPr>
          <w:highlight w:val="green"/>
        </w:rPr>
        <w:t>EW: As suggested the introduction was shortened to essential information. This was partially done by consolidating literature review content, but also shortening and removing extraneous materials.</w:t>
      </w:r>
    </w:p>
  </w:comment>
  <w:comment w:id="180" w:author="ewarner" w:date="2014-07-15T17:41:00Z" w:initials="e">
    <w:p w14:paraId="6AED5128" w14:textId="77777777" w:rsidR="00141C4B" w:rsidRDefault="00141C4B" w:rsidP="008C7C21">
      <w:pPr>
        <w:pStyle w:val="CommentText"/>
      </w:pPr>
      <w:r>
        <w:rPr>
          <w:rStyle w:val="CommentReference"/>
        </w:rPr>
        <w:annotationRef/>
      </w:r>
      <w:r w:rsidRPr="003A6D10">
        <w:rPr>
          <w:highlight w:val="red"/>
        </w:rPr>
        <w:t>Danny please revise and add a good citation.</w:t>
      </w:r>
    </w:p>
  </w:comment>
  <w:comment w:id="362" w:author="ewarner" w:date="2014-07-15T14:21:00Z" w:initials="e">
    <w:p w14:paraId="0921E701" w14:textId="6B7D8EFE" w:rsidR="00141C4B" w:rsidRPr="00B6703F" w:rsidRDefault="00141C4B">
      <w:pPr>
        <w:pStyle w:val="CommentText"/>
        <w:rPr>
          <w:highlight w:val="green"/>
        </w:rPr>
      </w:pPr>
      <w:r>
        <w:rPr>
          <w:rStyle w:val="CommentReference"/>
        </w:rPr>
        <w:annotationRef/>
      </w:r>
      <w:r w:rsidRPr="00B6703F">
        <w:rPr>
          <w:highlight w:val="green"/>
        </w:rPr>
        <w:t>R#1: This section only reviewed one method – Penman-</w:t>
      </w:r>
      <w:proofErr w:type="spellStart"/>
      <w:r w:rsidRPr="00B6703F">
        <w:rPr>
          <w:highlight w:val="green"/>
        </w:rPr>
        <w:t>Monteith</w:t>
      </w:r>
      <w:proofErr w:type="spellEnd"/>
      <w:r w:rsidRPr="00B6703F">
        <w:rPr>
          <w:highlight w:val="green"/>
        </w:rPr>
        <w:t>. There are several methodologies exist but not mentioned. For the models, WETT is soil erosion model and there are other models of this type. An online water footprint model WATER (http://water.es.anl.gov/) is another example of the models.</w:t>
      </w:r>
    </w:p>
    <w:p w14:paraId="086961F4" w14:textId="07328AE6" w:rsidR="00141C4B" w:rsidRDefault="00141C4B">
      <w:pPr>
        <w:pStyle w:val="CommentText"/>
      </w:pPr>
      <w:r w:rsidRPr="00B6703F">
        <w:rPr>
          <w:highlight w:val="green"/>
        </w:rPr>
        <w:t xml:space="preserve">EW: This section is intended to focus solely on methods and models related to a complete water </w:t>
      </w:r>
      <w:proofErr w:type="spellStart"/>
      <w:r w:rsidRPr="00B6703F">
        <w:rPr>
          <w:highlight w:val="green"/>
        </w:rPr>
        <w:t>footprinting</w:t>
      </w:r>
      <w:proofErr w:type="spellEnd"/>
      <w:r w:rsidRPr="00B6703F">
        <w:rPr>
          <w:highlight w:val="green"/>
        </w:rPr>
        <w:t xml:space="preserve"> and not partial footprints or other related issues such as water quality or soil erosion. We mention the WEPP model as an example of other water related models that we are not covering in detail. We added text to make this clearer. We also added a footnote to ANL's model. We apologize as this footnote was incorrectly deleted in the original paper submission.</w:t>
      </w:r>
    </w:p>
  </w:comment>
  <w:comment w:id="440" w:author="ewarner" w:date="2014-07-15T12:08:00Z" w:initials="e">
    <w:p w14:paraId="0B7C5D2F" w14:textId="3317D805" w:rsidR="00141C4B" w:rsidRDefault="00141C4B" w:rsidP="0071753E">
      <w:pPr>
        <w:pStyle w:val="CommentText"/>
      </w:pPr>
      <w:r>
        <w:rPr>
          <w:rStyle w:val="CommentReference"/>
        </w:rPr>
        <w:annotationRef/>
      </w:r>
      <w:r>
        <w:t xml:space="preserve">R#2 The authors claim to be calculating the crop co-efficient curve for "each station from exogenous </w:t>
      </w:r>
      <w:proofErr w:type="spellStart"/>
      <w:r>
        <w:t>Cligen</w:t>
      </w:r>
      <w:proofErr w:type="spellEnd"/>
      <w:r>
        <w:t xml:space="preserve"> data instead of just using a standardized crop co-efficient curve".  The authors should provide more information as to how they are doing the endogenous calculation (Figure 4). </w:t>
      </w:r>
    </w:p>
    <w:p w14:paraId="3D0F9ACF" w14:textId="77777777" w:rsidR="00141C4B" w:rsidRDefault="00141C4B" w:rsidP="0071753E">
      <w:pPr>
        <w:pStyle w:val="CommentText"/>
      </w:pPr>
    </w:p>
    <w:p w14:paraId="1AB2BCA9" w14:textId="77777777" w:rsidR="00141C4B" w:rsidRDefault="00141C4B" w:rsidP="0071753E">
      <w:pPr>
        <w:pStyle w:val="CommentText"/>
      </w:pPr>
      <w:r>
        <w:t>Typically Kc is parameterized using in-field measurements (see Steele et al. 1996. Transactions of the ASAE 39:931) for an example comparing use of cumulative degree growing days vs. day post planting). Perhaps more detail on the method with citations to the actual equations used* and parameterizing measurements would clear up the confusion. Since this is a central important feature of the tool, it should be described in more detail. Perhaps an example calculated Kc curve could be shown and compared with literature values.</w:t>
      </w:r>
    </w:p>
    <w:p w14:paraId="55FC617B" w14:textId="77777777" w:rsidR="00141C4B" w:rsidRDefault="00141C4B" w:rsidP="0071753E">
      <w:pPr>
        <w:pStyle w:val="CommentText"/>
      </w:pPr>
    </w:p>
    <w:p w14:paraId="2620E099" w14:textId="4E348D77" w:rsidR="00141C4B" w:rsidRDefault="00141C4B" w:rsidP="0071753E">
      <w:pPr>
        <w:pStyle w:val="CommentText"/>
      </w:pPr>
      <w:r>
        <w:t xml:space="preserve">*[It would be helpful to see all the math. For example, how is the soil moisture component determining crop water demand (Figure 4) (i.e. what is the relationship used). Are the authors calculating a water balance such as that of </w:t>
      </w:r>
      <w:proofErr w:type="spellStart"/>
      <w:r>
        <w:t>Chiuw</w:t>
      </w:r>
      <w:proofErr w:type="spellEnd"/>
      <w:r>
        <w:t xml:space="preserve"> et al 2002 where </w:t>
      </w:r>
      <w:proofErr w:type="spellStart"/>
      <w:r>
        <w:t>ETactual</w:t>
      </w:r>
      <w:proofErr w:type="spellEnd"/>
      <w:r>
        <w:t xml:space="preserve"> = </w:t>
      </w:r>
      <w:proofErr w:type="gramStart"/>
      <w:r>
        <w:t>f(</w:t>
      </w:r>
      <w:proofErr w:type="gramEnd"/>
      <w:r>
        <w:t xml:space="preserve">soil moisture, </w:t>
      </w:r>
      <w:proofErr w:type="spellStart"/>
      <w:r>
        <w:t>ETpotential</w:t>
      </w:r>
      <w:proofErr w:type="spellEnd"/>
      <w:r>
        <w:t>)??]</w:t>
      </w:r>
    </w:p>
  </w:comment>
  <w:comment w:id="441" w:author="ewarner" w:date="2014-07-15T12:08:00Z" w:initials="e">
    <w:p w14:paraId="06FA6BCC" w14:textId="299F8422" w:rsidR="00141C4B" w:rsidRDefault="00141C4B">
      <w:pPr>
        <w:pStyle w:val="CommentText"/>
      </w:pPr>
      <w:r>
        <w:rPr>
          <w:rStyle w:val="CommentReference"/>
        </w:rPr>
        <w:annotationRef/>
      </w:r>
      <w:r w:rsidRPr="0071753E">
        <w:t xml:space="preserve">4) The authors state </w:t>
      </w:r>
      <w:proofErr w:type="gramStart"/>
      <w:r w:rsidRPr="0071753E">
        <w:t>the  Kc</w:t>
      </w:r>
      <w:proofErr w:type="gramEnd"/>
      <w:r w:rsidRPr="0071753E">
        <w:t xml:space="preserve">, crop co-efficient varies from 0 to 1; however, there are many cases where Kc exceeds 1. </w:t>
      </w:r>
      <w:proofErr w:type="gramStart"/>
      <w:r w:rsidRPr="0071753E">
        <w:t>e.g</w:t>
      </w:r>
      <w:proofErr w:type="gramEnd"/>
      <w:r w:rsidRPr="0071753E">
        <w:t>. the common accepted Kc for corn from14 leaves through beginning dent is 1.1 and Kc(mid) for maize according the FAO is 1.2. The Kc for soy exceeds 1 from beginning pod through full seed development. Are the authors simply generalizing or are they restricting their calculated Kc?</w:t>
      </w:r>
    </w:p>
  </w:comment>
  <w:comment w:id="487" w:author="ewarner" w:date="2014-07-15T14:22:00Z" w:initials="e">
    <w:p w14:paraId="5FA6F8A8" w14:textId="77777777" w:rsidR="00141C4B" w:rsidRPr="00B6703F" w:rsidRDefault="00141C4B" w:rsidP="002227C1">
      <w:pPr>
        <w:pStyle w:val="CommentText"/>
        <w:rPr>
          <w:highlight w:val="green"/>
        </w:rPr>
      </w:pPr>
      <w:r>
        <w:rPr>
          <w:rStyle w:val="CommentReference"/>
        </w:rPr>
        <w:annotationRef/>
      </w:r>
      <w:r w:rsidRPr="00B6703F">
        <w:rPr>
          <w:highlight w:val="green"/>
        </w:rPr>
        <w:t>R#1: The literature review needs to include more recent publications on water footprint of biofuels which include both green and blue water footprint and at county level (2012 and 2013). For example:</w:t>
      </w:r>
    </w:p>
    <w:p w14:paraId="239E32F4" w14:textId="77777777" w:rsidR="00141C4B" w:rsidRPr="00B6703F" w:rsidRDefault="00141C4B" w:rsidP="002227C1">
      <w:pPr>
        <w:pStyle w:val="CommentText"/>
        <w:rPr>
          <w:highlight w:val="green"/>
        </w:rPr>
      </w:pPr>
      <w:r w:rsidRPr="00B6703F">
        <w:rPr>
          <w:highlight w:val="green"/>
        </w:rPr>
        <w:t xml:space="preserve">A. Chiu, Y. and M. Wu. 2013. Water footprint of biofuel produced from forest wood residue via a mixed alcohol gasification process, Environ. Res. </w:t>
      </w:r>
      <w:proofErr w:type="spellStart"/>
      <w:r w:rsidRPr="00B6703F">
        <w:rPr>
          <w:highlight w:val="green"/>
        </w:rPr>
        <w:t>Lett</w:t>
      </w:r>
      <w:proofErr w:type="spellEnd"/>
      <w:r w:rsidRPr="00B6703F">
        <w:rPr>
          <w:highlight w:val="green"/>
        </w:rPr>
        <w:t>. Vol. 8, No. 3 (2013). DOI: 10.1088/1748-9326/8/3/035015.</w:t>
      </w:r>
    </w:p>
    <w:p w14:paraId="07158007" w14:textId="77777777" w:rsidR="00141C4B" w:rsidRPr="00B6703F" w:rsidRDefault="00141C4B" w:rsidP="002227C1">
      <w:pPr>
        <w:pStyle w:val="CommentText"/>
        <w:rPr>
          <w:highlight w:val="green"/>
        </w:rPr>
      </w:pPr>
      <w:r w:rsidRPr="00B6703F">
        <w:rPr>
          <w:highlight w:val="green"/>
        </w:rPr>
        <w:t>B. Chiu, Y., M. Wu. 2013. Considering water availability and wastewater resources in the</w:t>
      </w:r>
    </w:p>
    <w:p w14:paraId="5EDD47A9" w14:textId="77777777" w:rsidR="00141C4B" w:rsidRPr="00B6703F" w:rsidRDefault="00141C4B" w:rsidP="002227C1">
      <w:pPr>
        <w:pStyle w:val="CommentText"/>
        <w:rPr>
          <w:highlight w:val="green"/>
        </w:rPr>
      </w:pPr>
      <w:proofErr w:type="gramStart"/>
      <w:r w:rsidRPr="00B6703F">
        <w:rPr>
          <w:highlight w:val="green"/>
        </w:rPr>
        <w:t>development</w:t>
      </w:r>
      <w:proofErr w:type="gramEnd"/>
      <w:r w:rsidRPr="00B6703F">
        <w:rPr>
          <w:highlight w:val="green"/>
        </w:rPr>
        <w:t xml:space="preserve"> of algal bio-oil, Biofuels, </w:t>
      </w:r>
      <w:proofErr w:type="spellStart"/>
      <w:r w:rsidRPr="00B6703F">
        <w:rPr>
          <w:highlight w:val="green"/>
        </w:rPr>
        <w:t>Bioprod</w:t>
      </w:r>
      <w:proofErr w:type="spellEnd"/>
      <w:r w:rsidRPr="00B6703F">
        <w:rPr>
          <w:highlight w:val="green"/>
        </w:rPr>
        <w:t xml:space="preserve">. </w:t>
      </w:r>
      <w:proofErr w:type="spellStart"/>
      <w:r w:rsidRPr="00B6703F">
        <w:rPr>
          <w:highlight w:val="green"/>
        </w:rPr>
        <w:t>Bioref</w:t>
      </w:r>
      <w:proofErr w:type="spellEnd"/>
      <w:r w:rsidRPr="00B6703F">
        <w:rPr>
          <w:highlight w:val="green"/>
        </w:rPr>
        <w:t>. (2013) Vol. 7 (4), p406-415. DOI: 10.1002/bbb.1397.</w:t>
      </w:r>
    </w:p>
    <w:p w14:paraId="14164880" w14:textId="6A13044B" w:rsidR="00141C4B" w:rsidRPr="00B6703F" w:rsidRDefault="00141C4B" w:rsidP="002227C1">
      <w:pPr>
        <w:pStyle w:val="CommentText"/>
        <w:rPr>
          <w:highlight w:val="green"/>
        </w:rPr>
      </w:pPr>
      <w:r w:rsidRPr="00B6703F">
        <w:rPr>
          <w:highlight w:val="green"/>
        </w:rPr>
        <w:t xml:space="preserve">C. Wu, M., Chiu, Y., and </w:t>
      </w:r>
      <w:proofErr w:type="spellStart"/>
      <w:r w:rsidRPr="00B6703F">
        <w:rPr>
          <w:highlight w:val="green"/>
        </w:rPr>
        <w:t>Demissie</w:t>
      </w:r>
      <w:proofErr w:type="spellEnd"/>
      <w:r w:rsidRPr="00B6703F">
        <w:rPr>
          <w:highlight w:val="green"/>
        </w:rPr>
        <w:t>, Y. 2012. Quantifying the Regional Water Footprint of Biofuel Using Multiple Analytical Tools, Water Resource Research. VOL. 48, W10518.</w:t>
      </w:r>
    </w:p>
    <w:p w14:paraId="5B40044F" w14:textId="7FC0A00B" w:rsidR="00141C4B" w:rsidRDefault="00141C4B" w:rsidP="002227C1">
      <w:pPr>
        <w:pStyle w:val="CommentText"/>
      </w:pPr>
      <w:r w:rsidRPr="00B6703F">
        <w:rPr>
          <w:highlight w:val="green"/>
        </w:rPr>
        <w:t>EW: As suggested this recent literature has been added to the paper.</w:t>
      </w:r>
    </w:p>
  </w:comment>
  <w:comment w:id="488" w:author="ewarner" w:date="2014-07-15T14:22:00Z" w:initials="e">
    <w:p w14:paraId="45D422F6" w14:textId="56F8501E" w:rsidR="00141C4B" w:rsidRPr="00B6703F" w:rsidRDefault="00141C4B">
      <w:pPr>
        <w:pStyle w:val="CommentText"/>
        <w:rPr>
          <w:highlight w:val="green"/>
        </w:rPr>
      </w:pPr>
      <w:r>
        <w:rPr>
          <w:rStyle w:val="CommentReference"/>
        </w:rPr>
        <w:annotationRef/>
      </w:r>
      <w:r w:rsidRPr="00B6703F">
        <w:rPr>
          <w:highlight w:val="green"/>
        </w:rPr>
        <w:t>R#1: I agree with the authors that many past water footprint assessments focus on country or state level. It should be pointed out that recent publications have already moved toward county-level modeling and addressed both green and blue water, such as references 32, 39, 42, and others not cited.</w:t>
      </w:r>
    </w:p>
    <w:p w14:paraId="2ABBA209" w14:textId="6D00204E" w:rsidR="00141C4B" w:rsidRDefault="00141C4B">
      <w:pPr>
        <w:pStyle w:val="CommentText"/>
      </w:pPr>
      <w:r w:rsidRPr="00B6703F">
        <w:rPr>
          <w:highlight w:val="green"/>
        </w:rPr>
        <w:t>EW: As suggested all instances of geographic coverage now mention recent county level analysis.</w:t>
      </w:r>
    </w:p>
  </w:comment>
  <w:comment w:id="524" w:author="ewarner" w:date="2014-07-15T14:32:00Z" w:initials="e">
    <w:p w14:paraId="1D7E97B9" w14:textId="531B2280" w:rsidR="00141C4B" w:rsidRPr="00D97558" w:rsidRDefault="00141C4B">
      <w:pPr>
        <w:pStyle w:val="CommentText"/>
        <w:rPr>
          <w:highlight w:val="green"/>
        </w:rPr>
      </w:pPr>
      <w:r>
        <w:rPr>
          <w:rStyle w:val="CommentReference"/>
        </w:rPr>
        <w:annotationRef/>
      </w:r>
      <w:r w:rsidRPr="00D97558">
        <w:rPr>
          <w:highlight w:val="green"/>
        </w:rPr>
        <w:t>R#1: “Many existing water consumption studies have been limited in the scope of crops evaluated, and thus inhibit multi-crop comparisons”. What exactly the authors want to express? In fact, several studies in the reference are multi-crop comparison. Studies with the scope of multiple crops often generate multi-crop comparisons, rather than inhibit the comparisons. Also the scope defines the study. This sentence may need to be clarified or reworded.</w:t>
      </w:r>
    </w:p>
    <w:p w14:paraId="6283A01B" w14:textId="3875371B" w:rsidR="00141C4B" w:rsidRDefault="00141C4B">
      <w:pPr>
        <w:pStyle w:val="CommentText"/>
      </w:pPr>
      <w:r w:rsidRPr="00D97558">
        <w:rPr>
          <w:highlight w:val="green"/>
        </w:rPr>
        <w:t>EW: Revised for clarity.</w:t>
      </w:r>
    </w:p>
  </w:comment>
  <w:comment w:id="538" w:author="ewarner" w:date="2014-07-15T12:08:00Z" w:initials="e">
    <w:p w14:paraId="4884A977" w14:textId="52949AC6" w:rsidR="00141C4B" w:rsidRDefault="00141C4B">
      <w:pPr>
        <w:pStyle w:val="CommentText"/>
      </w:pPr>
      <w:r>
        <w:rPr>
          <w:rStyle w:val="CommentReference"/>
        </w:rPr>
        <w:annotationRef/>
      </w:r>
      <w:r>
        <w:t xml:space="preserve">R#2 </w:t>
      </w:r>
      <w:r w:rsidRPr="0071753E">
        <w:t>Without supporting documentation, it is difficult to understand how the biomass yield, a critical parameter, is determined.  Figure 4 shows the yield as an exogenous input; however, the source of this input is not clear. The authors do not discuss the yield component at all except to postulate that a comparison of actual vs. 'potential' yield would be useful (p28</w:t>
      </w:r>
      <w:proofErr w:type="gramStart"/>
      <w:r w:rsidRPr="0071753E">
        <w:t>,line13</w:t>
      </w:r>
      <w:proofErr w:type="gramEnd"/>
      <w:r w:rsidRPr="0071753E">
        <w:t>-14). The references cited on p17, lines 9-11 regarding "harvesting data" seem only to contain information on harvesting dates - not yield.</w:t>
      </w:r>
    </w:p>
  </w:comment>
  <w:comment w:id="539" w:author="ewarner" w:date="2014-07-15T12:08:00Z" w:initials="e">
    <w:p w14:paraId="3D94394D" w14:textId="185A4D55" w:rsidR="00141C4B" w:rsidRDefault="00141C4B">
      <w:pPr>
        <w:pStyle w:val="CommentText"/>
      </w:pPr>
      <w:r>
        <w:rPr>
          <w:rStyle w:val="CommentReference"/>
        </w:rPr>
        <w:annotationRef/>
      </w:r>
      <w:r>
        <w:t xml:space="preserve">R#2 </w:t>
      </w:r>
      <w:r w:rsidRPr="0071753E">
        <w:t>Several facets of the paper hint that perhaps a yield model is being used: the paper is states that it is calculating hypothetical maximum water footprints (p23, line14), they appear to be using only planting and harvest dates as input (p17, line9), and they are showing yields in counties which have no reported yield in NASS (figures 5-6) (e.g. corn acres have not been reported in Chippewa county Michigan in the last 25 years, 15 years for Itasca county Minnesota and more than 30 years for St. Louis county, MN).  It is critical to know the source of this input, not only because it determines the denominator of the footprint but because it used in the calculation of the numerator as well....For example, on p. 17 lines 4-5, the authors state that the they are calculating the available water capacity (a parameter required to determine crop yield) to be "calculated from the soil physical properties and the crop yield", thus, the yield parameter is critical to the water use estimate.  Further is it stated that the "[n]on-irrigated STATSGO2 crop yields were aggregated..." (p17 line5) and that "</w:t>
      </w:r>
      <w:proofErr w:type="spellStart"/>
      <w:r w:rsidRPr="0071753E">
        <w:t>BioSpatial</w:t>
      </w:r>
      <w:proofErr w:type="spellEnd"/>
      <w:r w:rsidRPr="0071753E">
        <w:t xml:space="preserve"> H2O is currently based on available agricultural crop data from STATSGO2" (p15, line 4). However, the database, by all appearances refers to geophysical soil characteristics only. Perhaps the database has been updated beyond what is obvious from the website. If so, the authors should cite that update. If not, the authors should be more precise in their description of the yield data sources.</w:t>
      </w:r>
    </w:p>
  </w:comment>
  <w:comment w:id="540" w:author="ewarner" w:date="2014-07-15T12:08:00Z" w:initials="e">
    <w:p w14:paraId="756FB3DD" w14:textId="0F61D7CD" w:rsidR="00141C4B" w:rsidRDefault="00141C4B">
      <w:pPr>
        <w:pStyle w:val="CommentText"/>
      </w:pPr>
      <w:r>
        <w:rPr>
          <w:rStyle w:val="CommentReference"/>
        </w:rPr>
        <w:annotationRef/>
      </w:r>
      <w:r>
        <w:t xml:space="preserve">R#2 </w:t>
      </w:r>
      <w:r w:rsidRPr="0062193C">
        <w:t xml:space="preserve">Finally, like many water footprint papers now commonly accepted - the authors portray </w:t>
      </w:r>
      <w:proofErr w:type="spellStart"/>
      <w:r w:rsidRPr="0062193C">
        <w:t>greenwater</w:t>
      </w:r>
      <w:proofErr w:type="spellEnd"/>
      <w:r w:rsidRPr="0062193C">
        <w:t xml:space="preserve"> evapotranspiration as "consumption", ignoring the natural ET of the ecosystem in the absence of crop (e.g. forest or perennial prairie) which is equal to or greater than many crop values and which provides vital ecosystem services. Again, while this is the apparently acceptable current trend in the literature, the consideration of a more representative base case would add considerable value to the manuscript.</w:t>
      </w:r>
    </w:p>
  </w:comment>
  <w:comment w:id="541" w:author="ewarner" w:date="2014-07-15T14:40:00Z" w:initials="e">
    <w:p w14:paraId="6DEDE1AF" w14:textId="73D5CB2D" w:rsidR="00141C4B" w:rsidRDefault="00141C4B">
      <w:pPr>
        <w:pStyle w:val="CommentText"/>
      </w:pPr>
      <w:r>
        <w:rPr>
          <w:rStyle w:val="CommentReference"/>
        </w:rPr>
        <w:annotationRef/>
      </w:r>
      <w:r w:rsidRPr="00995C04">
        <w:rPr>
          <w:highlight w:val="red"/>
        </w:rPr>
        <w:t xml:space="preserve">R#1: One point was missing in the methodology is how the </w:t>
      </w:r>
      <w:proofErr w:type="spellStart"/>
      <w:r w:rsidRPr="00995C04">
        <w:rPr>
          <w:highlight w:val="red"/>
        </w:rPr>
        <w:t>Cligen</w:t>
      </w:r>
      <w:proofErr w:type="spellEnd"/>
      <w:r w:rsidRPr="00995C04">
        <w:rPr>
          <w:highlight w:val="red"/>
        </w:rPr>
        <w:t xml:space="preserve"> station/STASGO2-based data are distributed to county level, because STATSGO2 contains mostly state-based data. Results in Figure 6 show county level coverage but it is not clear how it was derived</w:t>
      </w:r>
    </w:p>
  </w:comment>
  <w:comment w:id="571" w:author="ewarner" w:date="2014-07-15T12:08:00Z" w:initials="e">
    <w:p w14:paraId="565C6732" w14:textId="1DD8AD78" w:rsidR="00141C4B" w:rsidRDefault="00141C4B" w:rsidP="0071753E">
      <w:pPr>
        <w:pStyle w:val="CommentText"/>
      </w:pPr>
      <w:r>
        <w:rPr>
          <w:rStyle w:val="CommentReference"/>
        </w:rPr>
        <w:annotationRef/>
      </w:r>
      <w:r>
        <w:t xml:space="preserve">R#2 Like many previous water footprint papers, the authors calculate blue water (irrigation) use as a theoretical maximum. Other authors (notably Hoekstra et al.), calculate a theoretical water requirement based on maximal yield and then derive irrigation water used by subtracting the naturally available water (precipitation or derived soil water) and assigning the deficit as a blue water footprint - whether or not irrigation is actually used. The approach was widely criticized and subsequent versions of the footprint now incorporate more realistic assumptions. This manuscript presents a similar extreme technique, with very thin justification and inadequately described methods. </w:t>
      </w:r>
    </w:p>
    <w:p w14:paraId="31EFC374" w14:textId="77777777" w:rsidR="00141C4B" w:rsidRDefault="00141C4B" w:rsidP="0071753E">
      <w:pPr>
        <w:pStyle w:val="CommentText"/>
      </w:pPr>
    </w:p>
    <w:p w14:paraId="562A0E42" w14:textId="77777777" w:rsidR="00141C4B" w:rsidRDefault="00141C4B" w:rsidP="0071753E">
      <w:pPr>
        <w:pStyle w:val="CommentText"/>
      </w:pPr>
      <w:r>
        <w:t>For example, the manuscript depicts corn and soybean production in some areas where if production occurs, it occurs sporadically at low levels due to short growing season and frost (e.g. upper Michigan and Minnesota), yet here too, irrigation is depicted (Figures 5-6). This approach is extremely misleading in the abstract but is even more so given the highly resolved presentation of this paper (i.e. the appearance of highly resolved data). There is no doubt that one unfamiliar with the agronomy of these crops or regions would look at Figure 6 and conclude that the vast majority of corn in the US is irrigated, despite the authors disclaimer on page 11. The figure on the caption should be adjusted to include "hypothetical maximal" etc. to distinguish model output from being interpreted as actual data</w:t>
      </w:r>
    </w:p>
    <w:p w14:paraId="2671E101" w14:textId="77777777" w:rsidR="00141C4B" w:rsidRDefault="00141C4B" w:rsidP="0071753E">
      <w:pPr>
        <w:pStyle w:val="CommentText"/>
      </w:pPr>
    </w:p>
    <w:p w14:paraId="3868E750" w14:textId="79D1B3D5" w:rsidR="00141C4B" w:rsidRDefault="00141C4B" w:rsidP="0071753E">
      <w:pPr>
        <w:pStyle w:val="CommentText"/>
      </w:pPr>
      <w:r>
        <w:t xml:space="preserve">[For the authors' reference, corn yield and water use in corn production are changing due to new varieties and changes in agronomic practice (e.g. increased planting density). From 1980-2011 the volume of water used per irrigated acre decreased 28 percent (1.0 percent compound annually) and volume per incremental bushel produced as a result of irrigation decreased 53 percent (2.4 percent compound annually). The average water use (per irrigated acre) was 12.0 acre inches in 2011 compared with 16.8 acre inches in 1980. During that same time period average yields nearly doubled on irrigated acres - NASS </w:t>
      </w:r>
      <w:proofErr w:type="spellStart"/>
      <w:r>
        <w:t>QuickStats</w:t>
      </w:r>
      <w:proofErr w:type="spellEnd"/>
      <w:r>
        <w:t xml:space="preserve"> 2.0].</w:t>
      </w:r>
    </w:p>
  </w:comment>
  <w:comment w:id="572" w:author="ewarner" w:date="2014-07-15T12:08:00Z" w:initials="e">
    <w:p w14:paraId="5E5A5DB9" w14:textId="311CBB51" w:rsidR="00141C4B" w:rsidRDefault="00141C4B">
      <w:pPr>
        <w:pStyle w:val="CommentText"/>
      </w:pPr>
      <w:r>
        <w:rPr>
          <w:rStyle w:val="CommentReference"/>
        </w:rPr>
        <w:annotationRef/>
      </w:r>
      <w:r>
        <w:t>R#2</w:t>
      </w:r>
      <w:r w:rsidRPr="0071753E">
        <w:t xml:space="preserve"> Allocation methods for the footprint are not addressed. For example, is there allocation for </w:t>
      </w:r>
      <w:proofErr w:type="spellStart"/>
      <w:r w:rsidRPr="0071753E">
        <w:t>stover</w:t>
      </w:r>
      <w:proofErr w:type="spellEnd"/>
      <w:r w:rsidRPr="0071753E">
        <w:t xml:space="preserve"> and distiller grain or </w:t>
      </w:r>
      <w:proofErr w:type="spellStart"/>
      <w:r w:rsidRPr="0071753E">
        <w:t>soycake</w:t>
      </w:r>
      <w:proofErr w:type="spellEnd"/>
      <w:r w:rsidRPr="0071753E">
        <w:t xml:space="preserve"> use? Or is the assumed water footprint only for energy purposes as the title implies. Although this is commonly the case for water footprint papers and the authors are not alone in this omission, it is especially misleading for soybean which is not grown as a dedicated biofuel crop, rather it is a protein feed crop from which the oil byproduct may be used for biodiesel or renewable diesel. The authors may wish to clarify this point.</w:t>
      </w:r>
    </w:p>
  </w:comment>
  <w:comment w:id="573" w:author="ewarner" w:date="2014-07-16T10:27:00Z" w:initials="e">
    <w:p w14:paraId="7B7CE770" w14:textId="6DA0E861" w:rsidR="00141C4B" w:rsidRDefault="00141C4B">
      <w:pPr>
        <w:pStyle w:val="CommentText"/>
      </w:pPr>
      <w:r>
        <w:rPr>
          <w:rStyle w:val="CommentReference"/>
        </w:rPr>
        <w:annotationRef/>
      </w:r>
      <w:r>
        <w:t>Ethan needs to merge.</w:t>
      </w:r>
    </w:p>
  </w:comment>
  <w:comment w:id="602" w:author="ewarner" w:date="2014-07-15T14:43:00Z" w:initials="e">
    <w:p w14:paraId="4806892E" w14:textId="2BE0DC95" w:rsidR="00141C4B" w:rsidRPr="00995C04" w:rsidRDefault="00141C4B">
      <w:pPr>
        <w:pStyle w:val="CommentText"/>
        <w:rPr>
          <w:highlight w:val="green"/>
        </w:rPr>
      </w:pPr>
      <w:r>
        <w:rPr>
          <w:rStyle w:val="CommentReference"/>
        </w:rPr>
        <w:annotationRef/>
      </w:r>
      <w:r w:rsidRPr="00995C04">
        <w:rPr>
          <w:highlight w:val="green"/>
        </w:rPr>
        <w:t>R#1: “Behind the crop coefficient curve and reference surface calculations are climate and soil input data and other user-determined assumptions.” It is not clear what these “other assumptions” are. If the crop coefficient estimate is the key improvement in this study which distinguishes this work from others that based on static curves, these are critical assumptions and should be spelled out and values presented. The footnote 3 does not provide enough reference supporting this sentence.</w:t>
      </w:r>
    </w:p>
    <w:p w14:paraId="5C7E3A4A" w14:textId="31830998" w:rsidR="00141C4B" w:rsidRDefault="00141C4B">
      <w:pPr>
        <w:pStyle w:val="CommentText"/>
      </w:pPr>
      <w:r w:rsidRPr="00995C04">
        <w:rPr>
          <w:highlight w:val="green"/>
        </w:rPr>
        <w:t>EW: We used the single crop coefficient method as outlined in FAO paper 56 for each crop assessed. We have added clarifying language around this to the paper.</w:t>
      </w:r>
    </w:p>
  </w:comment>
  <w:comment w:id="645" w:author="ewarner" w:date="2014-07-15T14:44:00Z" w:initials="e">
    <w:p w14:paraId="4949F37B" w14:textId="453EDA07" w:rsidR="00141C4B" w:rsidRPr="00995C04" w:rsidRDefault="00141C4B">
      <w:pPr>
        <w:pStyle w:val="CommentText"/>
        <w:rPr>
          <w:highlight w:val="green"/>
        </w:rPr>
      </w:pPr>
      <w:r>
        <w:rPr>
          <w:rStyle w:val="CommentReference"/>
        </w:rPr>
        <w:annotationRef/>
      </w:r>
      <w:r w:rsidRPr="00995C04">
        <w:rPr>
          <w:highlight w:val="green"/>
        </w:rPr>
        <w:t>R#1: “By bringing the P-M method into an SD framework, we are calculating the water footprint for each derivative and integrating over the model run”. It is not clear to me what the “derivative” means here. P-M equation does not require derivatives in terms of mathematical definition. Authors may want to present clearly the approach and the difference between this work and the traditional method in applying the P-M equation.</w:t>
      </w:r>
    </w:p>
    <w:p w14:paraId="403F4CC1" w14:textId="3B25C0B9" w:rsidR="00141C4B" w:rsidRDefault="00141C4B">
      <w:pPr>
        <w:pStyle w:val="CommentText"/>
      </w:pPr>
      <w:r w:rsidRPr="00995C04">
        <w:rPr>
          <w:highlight w:val="green"/>
        </w:rPr>
        <w:t>EW: Language has been clarified</w:t>
      </w:r>
    </w:p>
  </w:comment>
  <w:comment w:id="646" w:author="ewarner" w:date="2014-07-15T12:08:00Z" w:initials="e">
    <w:p w14:paraId="6119B642" w14:textId="5888B59B" w:rsidR="00141C4B" w:rsidRDefault="00141C4B">
      <w:pPr>
        <w:pStyle w:val="CommentText"/>
      </w:pPr>
      <w:r>
        <w:rPr>
          <w:rStyle w:val="CommentReference"/>
        </w:rPr>
        <w:annotationRef/>
      </w:r>
      <w:r>
        <w:t xml:space="preserve">R#1: </w:t>
      </w:r>
      <w:r w:rsidRPr="00B52AC0">
        <w:t>This section is valuable. It would be good to show the results of verification at site level, county level or state level for the two major crops presented.</w:t>
      </w:r>
    </w:p>
  </w:comment>
  <w:comment w:id="647" w:author="ewarner" w:date="2014-07-15T12:08:00Z" w:initials="e">
    <w:p w14:paraId="674EDAE4" w14:textId="29DDE1FD" w:rsidR="00141C4B" w:rsidRPr="006E04D8" w:rsidRDefault="00141C4B">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2E3C6EA0" w14:textId="1A528002" w:rsidR="00141C4B" w:rsidRDefault="00141C4B" w:rsidP="006E04D8">
      <w:pPr>
        <w:pStyle w:val="CommentText"/>
      </w:pPr>
      <w:r w:rsidRPr="006E04D8">
        <w:rPr>
          <w:highlight w:val="green"/>
        </w:rPr>
        <w:t xml:space="preserve">EW: As suggested. The </w:t>
      </w:r>
      <w:proofErr w:type="spellStart"/>
      <w:r w:rsidRPr="006E04D8">
        <w:rPr>
          <w:highlight w:val="green"/>
        </w:rPr>
        <w:t>results’s</w:t>
      </w:r>
      <w:proofErr w:type="spellEnd"/>
      <w:r w:rsidRPr="006E04D8">
        <w:rPr>
          <w:highlight w:val="green"/>
        </w:rPr>
        <w:t xml:space="preserve"> length was shortened.</w:t>
      </w:r>
    </w:p>
  </w:comment>
  <w:comment w:id="648" w:author="ewarner" w:date="2014-07-15T12:08:00Z" w:initials="e">
    <w:p w14:paraId="1FB7E612" w14:textId="77777777" w:rsidR="00141C4B" w:rsidRDefault="00141C4B" w:rsidP="002227C1">
      <w:pPr>
        <w:pStyle w:val="CommentText"/>
      </w:pPr>
      <w:r>
        <w:rPr>
          <w:rStyle w:val="CommentReference"/>
        </w:rPr>
        <w:annotationRef/>
      </w:r>
      <w:r>
        <w:t>We should</w:t>
      </w:r>
    </w:p>
    <w:p w14:paraId="6D020997" w14:textId="77777777" w:rsidR="00141C4B" w:rsidRDefault="00141C4B" w:rsidP="002227C1">
      <w:pPr>
        <w:pStyle w:val="CommentText"/>
        <w:numPr>
          <w:ilvl w:val="0"/>
          <w:numId w:val="42"/>
        </w:numPr>
      </w:pPr>
      <w:r>
        <w:t>Emphasize that these results are illustrative of the function of the model</w:t>
      </w:r>
    </w:p>
    <w:p w14:paraId="6955581F" w14:textId="0236E9E2" w:rsidR="00141C4B" w:rsidRDefault="00141C4B" w:rsidP="002227C1">
      <w:pPr>
        <w:pStyle w:val="CommentText"/>
      </w:pPr>
      <w:r>
        <w:t>Present results as being minima (green) and maxima (blue) and that the actual impacts are likely somewhere in between</w:t>
      </w:r>
    </w:p>
  </w:comment>
  <w:comment w:id="649" w:author="ewarner" w:date="2014-07-15T12:08:00Z" w:initials="e">
    <w:p w14:paraId="4D2FEBAD" w14:textId="17859627" w:rsidR="00141C4B" w:rsidRDefault="00141C4B" w:rsidP="0071753E">
      <w:pPr>
        <w:pStyle w:val="CommentText"/>
      </w:pPr>
      <w:r>
        <w:rPr>
          <w:rStyle w:val="CommentReference"/>
        </w:rPr>
        <w:annotationRef/>
      </w:r>
      <w:r>
        <w:t>R#2 Looking at the scale on Figures 5-7, one draws the conclusion that 3-4 times the amount of irrigation water is required for corn and soy than the available precipitation (</w:t>
      </w:r>
      <w:proofErr w:type="spellStart"/>
      <w:r>
        <w:t>greenwater</w:t>
      </w:r>
      <w:proofErr w:type="spellEnd"/>
      <w:r>
        <w:t xml:space="preserve">) across the entire US. While this makes sense for dry regions such as Wyoming, it is less clear for states with relatively high precipitation. For example, in Illinois and Iowa - two states not generally considered constrained for precipitation - the </w:t>
      </w:r>
      <w:proofErr w:type="spellStart"/>
      <w:r>
        <w:t>greenwater</w:t>
      </w:r>
      <w:proofErr w:type="spellEnd"/>
      <w:r>
        <w:t xml:space="preserve"> footprint ranges from roughly 500-1000 m3/Mg while the blue water footprints ranges from 1000-4000 m3/Mg and 500-3000 m3/Mg, respectively. The authors admit that the </w:t>
      </w:r>
      <w:proofErr w:type="spellStart"/>
      <w:r>
        <w:t>BioSpatial</w:t>
      </w:r>
      <w:proofErr w:type="spellEnd"/>
      <w:r>
        <w:t xml:space="preserve"> H2O footprint is "generally higher" than those in the literature but they understate this. The total range of footprint for corn in this manuscript ranges from 1000 m3/Mg (Iowa low end) to 18,500 m3/Mg for (Wyoming high end). These are 2-4 times higher than calculations by </w:t>
      </w:r>
      <w:proofErr w:type="spellStart"/>
      <w:r>
        <w:t>Gerbens-Leenes</w:t>
      </w:r>
      <w:proofErr w:type="spellEnd"/>
      <w:r>
        <w:t xml:space="preserve"> et al. 2009 - who happen to use a similar method skewed toward a maximum water footprint*. The utility of such obvious overestimates is doubtful. The literature abounds with doomsday scenarios for bioenergy water use - what is need is more accurate representation of actual water use. If the </w:t>
      </w:r>
      <w:proofErr w:type="spellStart"/>
      <w:r>
        <w:t>BioSpatial</w:t>
      </w:r>
      <w:proofErr w:type="spellEnd"/>
      <w:r>
        <w:t xml:space="preserve"> H2O model is so unconstrained, it's proposed use for future climate scenarios or for fact-checking reported irrigation use seems questionable. </w:t>
      </w:r>
    </w:p>
    <w:p w14:paraId="427131FA" w14:textId="77777777" w:rsidR="00141C4B" w:rsidRDefault="00141C4B" w:rsidP="0071753E">
      <w:pPr>
        <w:pStyle w:val="CommentText"/>
      </w:pPr>
    </w:p>
    <w:p w14:paraId="54896D15" w14:textId="0B970D67" w:rsidR="00141C4B" w:rsidRDefault="00141C4B" w:rsidP="0071753E">
      <w:pPr>
        <w:pStyle w:val="CommentText"/>
      </w:pPr>
      <w:r>
        <w:t xml:space="preserve">*[The footprint in </w:t>
      </w:r>
      <w:proofErr w:type="spellStart"/>
      <w:r>
        <w:t>Gerbens-Leens</w:t>
      </w:r>
      <w:proofErr w:type="spellEnd"/>
      <w:r>
        <w:t xml:space="preserve"> et al. is by calculated from the theoretical crop water requirement, assuming irrigation to meet the full requirement (i.e. maximal theoretical water use) divided by the actual (physically constrained) crop yields, which typically are below the maximal theoretical yield - thus giving an inflated total water footprint.]</w:t>
      </w:r>
    </w:p>
  </w:comment>
  <w:comment w:id="651" w:author="ewarner" w:date="2014-07-15T12:08:00Z" w:initials="e">
    <w:p w14:paraId="01B59C3C" w14:textId="09DC30BE" w:rsidR="00141C4B" w:rsidRDefault="00141C4B">
      <w:pPr>
        <w:pStyle w:val="CommentText"/>
      </w:pPr>
      <w:r>
        <w:rPr>
          <w:rStyle w:val="CommentReference"/>
        </w:rPr>
        <w:annotationRef/>
      </w:r>
      <w:r>
        <w:t xml:space="preserve">R#1: </w:t>
      </w:r>
      <w:r w:rsidRPr="00B52AC0">
        <w:t>Why corn and soybean water footprint are limited to eastern half of the U.S?</w:t>
      </w:r>
    </w:p>
  </w:comment>
  <w:comment w:id="652" w:author="ewarner" w:date="2014-07-15T12:08:00Z" w:initials="e">
    <w:p w14:paraId="081E16E5" w14:textId="5ED427F6" w:rsidR="00141C4B" w:rsidRPr="0062193C" w:rsidRDefault="00141C4B">
      <w:pPr>
        <w:pStyle w:val="CommentText"/>
        <w:rPr>
          <w:highlight w:val="green"/>
        </w:rPr>
      </w:pPr>
      <w:r>
        <w:rPr>
          <w:rStyle w:val="CommentReference"/>
        </w:rPr>
        <w:annotationRef/>
      </w:r>
      <w:r w:rsidRPr="0062193C">
        <w:rPr>
          <w:highlight w:val="green"/>
        </w:rPr>
        <w:t>R#2 The authors may wish to consider whether both Figure 5 and 6 necessary? - Figure 6 seems to simply be an aggregate version of Figure 5. Perhaps, maps of the crop yields and total potential ET would be useful to augment the green and blue water footprints.</w:t>
      </w:r>
    </w:p>
    <w:p w14:paraId="14F83D1A" w14:textId="0733F6BF" w:rsidR="00141C4B" w:rsidRDefault="00141C4B">
      <w:pPr>
        <w:pStyle w:val="CommentText"/>
      </w:pPr>
      <w:r w:rsidRPr="0062193C">
        <w:rPr>
          <w:highlight w:val="green"/>
        </w:rPr>
        <w:t>EW: Agreed that Figure 6 is redundant. Don’t agree that yields and total potential ET would be useful</w:t>
      </w:r>
    </w:p>
  </w:comment>
  <w:comment w:id="660" w:author="ewarner" w:date="2014-07-15T12:08:00Z" w:initials="e">
    <w:p w14:paraId="27AD8FCE" w14:textId="48729798" w:rsidR="00141C4B" w:rsidRDefault="00141C4B">
      <w:pPr>
        <w:pStyle w:val="CommentText"/>
      </w:pPr>
      <w:r>
        <w:rPr>
          <w:rStyle w:val="CommentReference"/>
        </w:rPr>
        <w:annotationRef/>
      </w:r>
      <w:r>
        <w:t>Delete and move?</w:t>
      </w:r>
    </w:p>
  </w:comment>
  <w:comment w:id="662" w:author="ewarner" w:date="2014-07-15T12:08:00Z" w:initials="e">
    <w:p w14:paraId="71CBBBC7" w14:textId="2FEFA386" w:rsidR="00141C4B" w:rsidRDefault="00141C4B">
      <w:pPr>
        <w:pStyle w:val="CommentText"/>
      </w:pPr>
      <w:r>
        <w:rPr>
          <w:rStyle w:val="CommentReference"/>
        </w:rPr>
        <w:annotationRef/>
      </w:r>
      <w:r>
        <w:t>Trim and move to other sections.</w:t>
      </w:r>
    </w:p>
  </w:comment>
  <w:comment w:id="669" w:author="ewarner" w:date="2014-07-15T12:08:00Z" w:initials="e">
    <w:p w14:paraId="3FA7667F" w14:textId="77777777" w:rsidR="00141C4B" w:rsidRPr="006E04D8" w:rsidRDefault="00141C4B">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7F73CC92" w14:textId="723E3AF9" w:rsidR="00141C4B" w:rsidRDefault="00141C4B">
      <w:pPr>
        <w:pStyle w:val="CommentText"/>
      </w:pPr>
      <w:r w:rsidRPr="006E04D8">
        <w:rPr>
          <w:highlight w:val="green"/>
        </w:rPr>
        <w:t>EW: As suggested. The summary’s length was shortened.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6FB2EA" w14:textId="77777777" w:rsidR="00401034" w:rsidRDefault="00401034" w:rsidP="00BF027A">
      <w:pPr>
        <w:spacing w:after="0" w:line="240" w:lineRule="auto"/>
      </w:pPr>
      <w:r>
        <w:separator/>
      </w:r>
    </w:p>
  </w:endnote>
  <w:endnote w:type="continuationSeparator" w:id="0">
    <w:p w14:paraId="2C818B8F" w14:textId="77777777" w:rsidR="00401034" w:rsidRDefault="00401034"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141C4B" w:rsidRDefault="00141C4B">
        <w:pPr>
          <w:pStyle w:val="Footer"/>
          <w:jc w:val="right"/>
        </w:pPr>
        <w:r>
          <w:fldChar w:fldCharType="begin"/>
        </w:r>
        <w:r>
          <w:instrText xml:space="preserve"> PAGE   \* MERGEFORMAT </w:instrText>
        </w:r>
        <w:r>
          <w:fldChar w:fldCharType="separate"/>
        </w:r>
        <w:r w:rsidR="002F29ED">
          <w:rPr>
            <w:noProof/>
          </w:rPr>
          <w:t>18</w:t>
        </w:r>
        <w:r>
          <w:rPr>
            <w:noProof/>
          </w:rPr>
          <w:fldChar w:fldCharType="end"/>
        </w:r>
      </w:p>
    </w:sdtContent>
  </w:sdt>
  <w:p w14:paraId="6C6BC623" w14:textId="77777777" w:rsidR="00141C4B" w:rsidRDefault="00141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AE226D" w14:textId="77777777" w:rsidR="00401034" w:rsidRDefault="00401034" w:rsidP="00BF027A">
      <w:pPr>
        <w:spacing w:after="0" w:line="240" w:lineRule="auto"/>
      </w:pPr>
      <w:r>
        <w:separator/>
      </w:r>
    </w:p>
  </w:footnote>
  <w:footnote w:type="continuationSeparator" w:id="0">
    <w:p w14:paraId="5ADA6FF8" w14:textId="77777777" w:rsidR="00401034" w:rsidRDefault="00401034" w:rsidP="00BF027A">
      <w:pPr>
        <w:spacing w:after="0" w:line="240" w:lineRule="auto"/>
      </w:pPr>
      <w:r>
        <w:continuationSeparator/>
      </w:r>
    </w:p>
  </w:footnote>
  <w:footnote w:id="1">
    <w:p w14:paraId="6F93369E" w14:textId="77777777" w:rsidR="00141C4B" w:rsidRDefault="00141C4B">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13A21ADF" w14:textId="0F679D96" w:rsidR="00141C4B" w:rsidRDefault="00141C4B">
      <w:pPr>
        <w:pStyle w:val="FootnoteText"/>
      </w:pPr>
      <w:r>
        <w:rPr>
          <w:rStyle w:val="FootnoteReference"/>
        </w:rPr>
        <w:footnoteRef/>
      </w:r>
      <w:r>
        <w:t xml:space="preserve"> </w:t>
      </w:r>
      <w:proofErr w:type="gramStart"/>
      <w:r>
        <w:t>Links to be added.</w:t>
      </w:r>
      <w:proofErr w:type="gramEnd"/>
      <w:r>
        <w:t xml:space="preserve"> We are working on setting up the repositories.</w:t>
      </w:r>
    </w:p>
  </w:footnote>
  <w:footnote w:id="3">
    <w:p w14:paraId="0133D7CE" w14:textId="3B2203A6" w:rsidR="00141C4B" w:rsidDel="00E955F0" w:rsidRDefault="00141C4B">
      <w:pPr>
        <w:pStyle w:val="FootnoteText"/>
        <w:rPr>
          <w:del w:id="613" w:author="ewarner" w:date="2014-07-14T16:31:00Z"/>
        </w:rPr>
      </w:pPr>
      <w:del w:id="614" w:author="ewarner" w:date="2014-07-14T16:31:00Z">
        <w:r w:rsidDel="00E955F0">
          <w:rPr>
            <w:rStyle w:val="FootnoteReference"/>
          </w:rPr>
          <w:footnoteRef/>
        </w:r>
        <w:r w:rsidDel="00E955F0">
          <w:delText xml:space="preserve"> The input data </w:delText>
        </w:r>
        <w:r w:rsidRPr="004E45B3" w:rsidDel="00E955F0">
          <w:delText>can be found via the Bioenergy Knowledge Discovery Framework or Github</w:delText>
        </w:r>
        <w:r w:rsidDel="00E955F0">
          <w:delText>.</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30B7"/>
    <w:rsid w:val="0013467B"/>
    <w:rsid w:val="001356A6"/>
    <w:rsid w:val="00137F80"/>
    <w:rsid w:val="00141C4B"/>
    <w:rsid w:val="00142CE9"/>
    <w:rsid w:val="00145A73"/>
    <w:rsid w:val="00146E68"/>
    <w:rsid w:val="00147FDC"/>
    <w:rsid w:val="00147FE8"/>
    <w:rsid w:val="00153169"/>
    <w:rsid w:val="00153FE7"/>
    <w:rsid w:val="00161DDB"/>
    <w:rsid w:val="0016236F"/>
    <w:rsid w:val="001626FE"/>
    <w:rsid w:val="00171E4E"/>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D1C43"/>
    <w:rsid w:val="001D3E6D"/>
    <w:rsid w:val="001D3E98"/>
    <w:rsid w:val="001D43F5"/>
    <w:rsid w:val="001D603F"/>
    <w:rsid w:val="001D7DE0"/>
    <w:rsid w:val="001E2A30"/>
    <w:rsid w:val="001E3CF5"/>
    <w:rsid w:val="001E4280"/>
    <w:rsid w:val="001E4C0F"/>
    <w:rsid w:val="001E524E"/>
    <w:rsid w:val="001E532E"/>
    <w:rsid w:val="001F2044"/>
    <w:rsid w:val="00203CA9"/>
    <w:rsid w:val="00205091"/>
    <w:rsid w:val="00210CB5"/>
    <w:rsid w:val="002138CF"/>
    <w:rsid w:val="002227C1"/>
    <w:rsid w:val="002249FE"/>
    <w:rsid w:val="00224A5E"/>
    <w:rsid w:val="00224AD6"/>
    <w:rsid w:val="0022775B"/>
    <w:rsid w:val="00227F18"/>
    <w:rsid w:val="00230BF3"/>
    <w:rsid w:val="00234B26"/>
    <w:rsid w:val="00242278"/>
    <w:rsid w:val="002605F4"/>
    <w:rsid w:val="00261A6C"/>
    <w:rsid w:val="0026316C"/>
    <w:rsid w:val="00263B5D"/>
    <w:rsid w:val="002669C1"/>
    <w:rsid w:val="00270576"/>
    <w:rsid w:val="002725E7"/>
    <w:rsid w:val="00272B64"/>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5119"/>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9ED"/>
    <w:rsid w:val="002F2CAE"/>
    <w:rsid w:val="002F6B39"/>
    <w:rsid w:val="002F759F"/>
    <w:rsid w:val="002F793B"/>
    <w:rsid w:val="003015C7"/>
    <w:rsid w:val="00302B0A"/>
    <w:rsid w:val="00302D93"/>
    <w:rsid w:val="003058F1"/>
    <w:rsid w:val="00310C7B"/>
    <w:rsid w:val="003146DC"/>
    <w:rsid w:val="0032274F"/>
    <w:rsid w:val="00324983"/>
    <w:rsid w:val="00330825"/>
    <w:rsid w:val="00337266"/>
    <w:rsid w:val="003375B8"/>
    <w:rsid w:val="0034377F"/>
    <w:rsid w:val="00352A77"/>
    <w:rsid w:val="003553A4"/>
    <w:rsid w:val="00361175"/>
    <w:rsid w:val="00366473"/>
    <w:rsid w:val="0037147C"/>
    <w:rsid w:val="00371C9F"/>
    <w:rsid w:val="00381CA6"/>
    <w:rsid w:val="00382294"/>
    <w:rsid w:val="00387231"/>
    <w:rsid w:val="00392AB5"/>
    <w:rsid w:val="00392C56"/>
    <w:rsid w:val="00393319"/>
    <w:rsid w:val="00393BFC"/>
    <w:rsid w:val="00396543"/>
    <w:rsid w:val="003A159C"/>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1034"/>
    <w:rsid w:val="00403C92"/>
    <w:rsid w:val="00410DF2"/>
    <w:rsid w:val="00412C64"/>
    <w:rsid w:val="00414042"/>
    <w:rsid w:val="00415715"/>
    <w:rsid w:val="00417158"/>
    <w:rsid w:val="004173F1"/>
    <w:rsid w:val="00421D2A"/>
    <w:rsid w:val="0043366A"/>
    <w:rsid w:val="004342CC"/>
    <w:rsid w:val="00443E03"/>
    <w:rsid w:val="00447C60"/>
    <w:rsid w:val="00455CFD"/>
    <w:rsid w:val="00460191"/>
    <w:rsid w:val="00464F25"/>
    <w:rsid w:val="00465868"/>
    <w:rsid w:val="00467B2D"/>
    <w:rsid w:val="004762FA"/>
    <w:rsid w:val="004821D3"/>
    <w:rsid w:val="004849E7"/>
    <w:rsid w:val="00494362"/>
    <w:rsid w:val="00494838"/>
    <w:rsid w:val="00494B7D"/>
    <w:rsid w:val="004A1FFF"/>
    <w:rsid w:val="004A5924"/>
    <w:rsid w:val="004A5E77"/>
    <w:rsid w:val="004B13C9"/>
    <w:rsid w:val="004B4D2C"/>
    <w:rsid w:val="004C5D71"/>
    <w:rsid w:val="004C602D"/>
    <w:rsid w:val="004C74F2"/>
    <w:rsid w:val="004D2834"/>
    <w:rsid w:val="004D5B23"/>
    <w:rsid w:val="004E36AF"/>
    <w:rsid w:val="004E45B3"/>
    <w:rsid w:val="004E5292"/>
    <w:rsid w:val="004E779D"/>
    <w:rsid w:val="004E7CE9"/>
    <w:rsid w:val="004F18BF"/>
    <w:rsid w:val="004F1DAD"/>
    <w:rsid w:val="004F63CA"/>
    <w:rsid w:val="004F67C7"/>
    <w:rsid w:val="005020FB"/>
    <w:rsid w:val="005135D4"/>
    <w:rsid w:val="00514047"/>
    <w:rsid w:val="00515607"/>
    <w:rsid w:val="0051612F"/>
    <w:rsid w:val="00523671"/>
    <w:rsid w:val="00524420"/>
    <w:rsid w:val="005264A2"/>
    <w:rsid w:val="005379D5"/>
    <w:rsid w:val="0054328A"/>
    <w:rsid w:val="0054338F"/>
    <w:rsid w:val="0054364E"/>
    <w:rsid w:val="005455E1"/>
    <w:rsid w:val="005466E1"/>
    <w:rsid w:val="0054756B"/>
    <w:rsid w:val="00550B57"/>
    <w:rsid w:val="00554B15"/>
    <w:rsid w:val="0056508A"/>
    <w:rsid w:val="00565551"/>
    <w:rsid w:val="005662BB"/>
    <w:rsid w:val="005665C4"/>
    <w:rsid w:val="00566E7F"/>
    <w:rsid w:val="00567217"/>
    <w:rsid w:val="00567BD3"/>
    <w:rsid w:val="005721FB"/>
    <w:rsid w:val="00576C06"/>
    <w:rsid w:val="0057762D"/>
    <w:rsid w:val="00581E24"/>
    <w:rsid w:val="00582576"/>
    <w:rsid w:val="0059017F"/>
    <w:rsid w:val="005922C3"/>
    <w:rsid w:val="0059417D"/>
    <w:rsid w:val="0059456F"/>
    <w:rsid w:val="005A231F"/>
    <w:rsid w:val="005A2B40"/>
    <w:rsid w:val="005A5CA7"/>
    <w:rsid w:val="005A5D88"/>
    <w:rsid w:val="005A7362"/>
    <w:rsid w:val="005B0745"/>
    <w:rsid w:val="005B309B"/>
    <w:rsid w:val="005B5C22"/>
    <w:rsid w:val="005D05F5"/>
    <w:rsid w:val="005D5826"/>
    <w:rsid w:val="005D584D"/>
    <w:rsid w:val="005D5C2B"/>
    <w:rsid w:val="005D7175"/>
    <w:rsid w:val="005E14F8"/>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95C"/>
    <w:rsid w:val="00634257"/>
    <w:rsid w:val="006448F1"/>
    <w:rsid w:val="00646185"/>
    <w:rsid w:val="006504B9"/>
    <w:rsid w:val="00654030"/>
    <w:rsid w:val="00655951"/>
    <w:rsid w:val="00661259"/>
    <w:rsid w:val="00661EE5"/>
    <w:rsid w:val="006736C6"/>
    <w:rsid w:val="006748EF"/>
    <w:rsid w:val="00674E19"/>
    <w:rsid w:val="0067531A"/>
    <w:rsid w:val="0068527B"/>
    <w:rsid w:val="00686DF5"/>
    <w:rsid w:val="00690A5B"/>
    <w:rsid w:val="006910F2"/>
    <w:rsid w:val="00694AE6"/>
    <w:rsid w:val="00695376"/>
    <w:rsid w:val="006953A8"/>
    <w:rsid w:val="006A2048"/>
    <w:rsid w:val="006A651E"/>
    <w:rsid w:val="006A716B"/>
    <w:rsid w:val="006A7A13"/>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0D"/>
    <w:rsid w:val="00790848"/>
    <w:rsid w:val="00791621"/>
    <w:rsid w:val="007927E0"/>
    <w:rsid w:val="00796737"/>
    <w:rsid w:val="00796A21"/>
    <w:rsid w:val="007A0B37"/>
    <w:rsid w:val="007A10DF"/>
    <w:rsid w:val="007A6CE2"/>
    <w:rsid w:val="007A711B"/>
    <w:rsid w:val="007B04C2"/>
    <w:rsid w:val="007B2E0D"/>
    <w:rsid w:val="007B695B"/>
    <w:rsid w:val="007C1355"/>
    <w:rsid w:val="007C291A"/>
    <w:rsid w:val="007D1ECB"/>
    <w:rsid w:val="007D251B"/>
    <w:rsid w:val="007D75C8"/>
    <w:rsid w:val="007D7BD4"/>
    <w:rsid w:val="007E035C"/>
    <w:rsid w:val="007E0D31"/>
    <w:rsid w:val="007E5E42"/>
    <w:rsid w:val="007E6749"/>
    <w:rsid w:val="007E6E7D"/>
    <w:rsid w:val="007E7055"/>
    <w:rsid w:val="007E7291"/>
    <w:rsid w:val="007F0E05"/>
    <w:rsid w:val="007F30FE"/>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FCB"/>
    <w:rsid w:val="00851C2D"/>
    <w:rsid w:val="00857B5E"/>
    <w:rsid w:val="00860632"/>
    <w:rsid w:val="00861743"/>
    <w:rsid w:val="00865DBA"/>
    <w:rsid w:val="0086633C"/>
    <w:rsid w:val="008762B8"/>
    <w:rsid w:val="008763B2"/>
    <w:rsid w:val="00877F9B"/>
    <w:rsid w:val="008828CA"/>
    <w:rsid w:val="00882C7E"/>
    <w:rsid w:val="00884B4E"/>
    <w:rsid w:val="00884E53"/>
    <w:rsid w:val="00886A9A"/>
    <w:rsid w:val="00891B22"/>
    <w:rsid w:val="008A0AB4"/>
    <w:rsid w:val="008A69FF"/>
    <w:rsid w:val="008B3B51"/>
    <w:rsid w:val="008B5D7A"/>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3999"/>
    <w:rsid w:val="00A24EE5"/>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947CD"/>
    <w:rsid w:val="00AA3CA5"/>
    <w:rsid w:val="00AB45D4"/>
    <w:rsid w:val="00AB5EBE"/>
    <w:rsid w:val="00AB606F"/>
    <w:rsid w:val="00AB61BB"/>
    <w:rsid w:val="00AC22D2"/>
    <w:rsid w:val="00AC463C"/>
    <w:rsid w:val="00AD597E"/>
    <w:rsid w:val="00AE4D5A"/>
    <w:rsid w:val="00AE661A"/>
    <w:rsid w:val="00AF21E5"/>
    <w:rsid w:val="00AF6FFA"/>
    <w:rsid w:val="00AF7F76"/>
    <w:rsid w:val="00B145BA"/>
    <w:rsid w:val="00B2073B"/>
    <w:rsid w:val="00B2491A"/>
    <w:rsid w:val="00B24AF1"/>
    <w:rsid w:val="00B33BCE"/>
    <w:rsid w:val="00B3517F"/>
    <w:rsid w:val="00B359B2"/>
    <w:rsid w:val="00B4108E"/>
    <w:rsid w:val="00B424B4"/>
    <w:rsid w:val="00B45085"/>
    <w:rsid w:val="00B46246"/>
    <w:rsid w:val="00B538E4"/>
    <w:rsid w:val="00B53C6E"/>
    <w:rsid w:val="00B54358"/>
    <w:rsid w:val="00B57B88"/>
    <w:rsid w:val="00B57EEA"/>
    <w:rsid w:val="00B64F8A"/>
    <w:rsid w:val="00B66636"/>
    <w:rsid w:val="00B6703F"/>
    <w:rsid w:val="00B801A1"/>
    <w:rsid w:val="00B82CFC"/>
    <w:rsid w:val="00B834C7"/>
    <w:rsid w:val="00B83F9C"/>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14B"/>
    <w:rsid w:val="00C42A81"/>
    <w:rsid w:val="00C45A08"/>
    <w:rsid w:val="00C47665"/>
    <w:rsid w:val="00C514D7"/>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1802"/>
    <w:rsid w:val="00CC2B7B"/>
    <w:rsid w:val="00CC6E88"/>
    <w:rsid w:val="00CC7131"/>
    <w:rsid w:val="00CD176C"/>
    <w:rsid w:val="00CD2114"/>
    <w:rsid w:val="00CD5E4E"/>
    <w:rsid w:val="00CD6540"/>
    <w:rsid w:val="00CD67F1"/>
    <w:rsid w:val="00CE4746"/>
    <w:rsid w:val="00CE5E61"/>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381B"/>
    <w:rsid w:val="00D86449"/>
    <w:rsid w:val="00D87C46"/>
    <w:rsid w:val="00D90316"/>
    <w:rsid w:val="00D909E0"/>
    <w:rsid w:val="00D9139A"/>
    <w:rsid w:val="00D9293E"/>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1CF"/>
    <w:rsid w:val="00E15979"/>
    <w:rsid w:val="00E16C8C"/>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80AC3"/>
    <w:rsid w:val="00E82D31"/>
    <w:rsid w:val="00E851FB"/>
    <w:rsid w:val="00E92B72"/>
    <w:rsid w:val="00E94AFD"/>
    <w:rsid w:val="00E955F0"/>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C08CF"/>
    <w:rsid w:val="00FC4EEB"/>
    <w:rsid w:val="00FC5737"/>
    <w:rsid w:val="00FC63B2"/>
    <w:rsid w:val="00FC7BBD"/>
    <w:rsid w:val="00FD1751"/>
    <w:rsid w:val="00FD2585"/>
    <w:rsid w:val="00FD411A"/>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ootprint.org/tool/home/" TargetMode="External"/><Relationship Id="rId5" Type="http://schemas.openxmlformats.org/officeDocument/2006/relationships/settings" Target="settings.xml"/><Relationship Id="rId15" Type="http://schemas.openxmlformats.org/officeDocument/2006/relationships/image" Target="media/image4.tif"/><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163B3-9DE2-4B20-81AB-C69714DD7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32</Pages>
  <Words>28156</Words>
  <Characters>160494</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188274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NREL</cp:lastModifiedBy>
  <cp:revision>20</cp:revision>
  <cp:lastPrinted>2013-12-19T16:40:00Z</cp:lastPrinted>
  <dcterms:created xsi:type="dcterms:W3CDTF">2014-07-14T23:20:00Z</dcterms:created>
  <dcterms:modified xsi:type="dcterms:W3CDTF">2014-07-17T17:06:00Z</dcterms:modified>
</cp:coreProperties>
</file>